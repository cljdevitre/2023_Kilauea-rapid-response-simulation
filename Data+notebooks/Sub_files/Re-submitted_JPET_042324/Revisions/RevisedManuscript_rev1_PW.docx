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62F39E31"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del w:id="0" w:author="Charlotte Devitre" w:date="2024-07-24T10:40:00Z" w16du:dateUtc="2024-07-24T17:40:00Z">
        <w:r w:rsidR="00834561" w:rsidDel="004F2B3A">
          <w:rPr>
            <w:rFonts w:ascii="Times New Roman" w:hAnsi="Times New Roman" w:cs="Times New Roman"/>
            <w:b/>
            <w:sz w:val="32"/>
            <w:lang w:val="en-GB"/>
          </w:rPr>
          <w:delText>-inclusion</w:delText>
        </w:r>
      </w:del>
      <w:ins w:id="1" w:author="Charlotte Devitre" w:date="2024-07-24T10:40:00Z" w16du:dateUtc="2024-07-24T17:40:00Z">
        <w:r w:rsidR="004F2B3A">
          <w:rPr>
            <w:rFonts w:ascii="Times New Roman" w:hAnsi="Times New Roman" w:cs="Times New Roman"/>
            <w:b/>
            <w:sz w:val="32"/>
            <w:lang w:val="en-GB"/>
          </w:rPr>
          <w:t xml:space="preserve"> inclusion</w:t>
        </w:r>
      </w:ins>
      <w:r w:rsidRPr="001F7D93">
        <w:rPr>
          <w:rFonts w:ascii="Times New Roman" w:hAnsi="Times New Roman" w:cs="Times New Roman"/>
          <w:b/>
          <w:sz w:val="32"/>
          <w:lang w:val="en-GB"/>
        </w:rPr>
        <w:t>s</w:t>
      </w:r>
      <w:r w:rsidR="00A863E8" w:rsidRPr="001F7D93">
        <w:rPr>
          <w:rFonts w:ascii="Times New Roman" w:hAnsi="Times New Roman" w:cs="Times New Roman"/>
          <w:b/>
          <w:sz w:val="32"/>
          <w:szCs w:val="32"/>
          <w:lang w:val="en-GB"/>
        </w:rPr>
        <w:t>.</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0693156B"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9146AE" w:rsidRPr="001F7D93">
        <w:rPr>
          <w:rFonts w:ascii="Times New Roman" w:hAnsi="Times New Roman" w:cs="Times New Roman"/>
          <w:sz w:val="24"/>
        </w:rPr>
        <w:t>Berenise</w:t>
      </w:r>
      <w:proofErr w:type="spellEnd"/>
      <w:r w:rsidR="009146AE" w:rsidRPr="001F7D93">
        <w:rPr>
          <w:rFonts w:ascii="Times New Roman" w:hAnsi="Times New Roman" w:cs="Times New Roman"/>
          <w:sz w:val="24"/>
        </w:rPr>
        <w:t xml:space="preserv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 xml:space="preserve">LM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776C092A">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4CEE9236">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0D854682">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606493C1">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2CD77307">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77EBD1AB">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00E54DF1">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74EB45E5">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3C4493E1"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B90F91">
        <w:rPr>
          <w:rFonts w:ascii="Times New Roman" w:hAnsi="Times New Roman" w:cs="Times New Roman"/>
        </w:rPr>
        <w:t>148</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9B32AB">
        <w:rPr>
          <w:rFonts w:ascii="Times New Roman" w:hAnsi="Times New Roman" w:cs="Times New Roman"/>
        </w:rPr>
        <w:t>3990</w:t>
      </w:r>
      <w:r w:rsidRPr="001F7D93">
        <w:rPr>
          <w:rFonts w:ascii="Times New Roman" w:hAnsi="Times New Roman" w:cs="Times New Roman"/>
          <w:color w:val="000000"/>
          <w:sz w:val="24"/>
        </w:rPr>
        <w:br w:type="page"/>
      </w:r>
    </w:p>
    <w:p w14:paraId="4F5A2187" w14:textId="27F11D94"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ins w:id="2" w:author="Charlotte Devitre" w:date="2024-07-26T12:07:00Z" w16du:dateUtc="2024-07-26T19:07:00Z">
        <w:r w:rsidR="00BE014B">
          <w:rPr>
            <w:rFonts w:ascii="Times New Roman" w:hAnsi="Times New Roman" w:cs="Times New Roman"/>
            <w:b/>
            <w:color w:val="000000"/>
            <w:sz w:val="24"/>
          </w:rPr>
          <w:t xml:space="preserve"> </w:t>
        </w:r>
        <w:r w:rsidR="00BE014B" w:rsidRPr="00BE014B">
          <w:rPr>
            <w:rFonts w:ascii="Times New Roman" w:hAnsi="Times New Roman" w:cs="Times New Roman"/>
            <w:b/>
            <w:color w:val="000000"/>
            <w:sz w:val="24"/>
            <w:highlight w:val="yellow"/>
            <w:rPrChange w:id="3" w:author="Charlotte Devitre" w:date="2024-07-26T12:08:00Z" w16du:dateUtc="2024-07-26T19:08:00Z">
              <w:rPr>
                <w:rFonts w:ascii="Times New Roman" w:hAnsi="Times New Roman" w:cs="Times New Roman"/>
                <w:b/>
                <w:color w:val="000000"/>
                <w:sz w:val="24"/>
              </w:rPr>
            </w:rPrChange>
          </w:rPr>
          <w:t>(now max 500, prefer 200-300)</w:t>
        </w:r>
      </w:ins>
    </w:p>
    <w:p w14:paraId="0D1EDFC9" w14:textId="5E6C21C7"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4" w:name="_Hlk164077167"/>
      <w:r w:rsidRPr="00B90F91">
        <w:rPr>
          <w:rFonts w:ascii="Times New Roman" w:hAnsi="Times New Roman" w:cs="Times New Roman"/>
          <w:color w:val="000000"/>
          <w:sz w:val="24"/>
          <w:lang w:val="en-GB"/>
        </w:rPr>
        <w:t>Rapid-response petrological monitoring is a major advance for volcano observatories</w:t>
      </w:r>
      <w:r w:rsidR="007C2DC1">
        <w:rPr>
          <w:rFonts w:ascii="Times New Roman" w:hAnsi="Times New Roman" w:cs="Times New Roman"/>
          <w:color w:val="000000"/>
          <w:sz w:val="24"/>
          <w:lang w:val="en-GB"/>
        </w:rPr>
        <w:t>, allowing them</w:t>
      </w:r>
      <w:r w:rsidRPr="00B90F91">
        <w:rPr>
          <w:rFonts w:ascii="Times New Roman" w:hAnsi="Times New Roman" w:cs="Times New Roman"/>
          <w:color w:val="000000"/>
          <w:sz w:val="24"/>
          <w:lang w:val="en-GB"/>
        </w:rPr>
        <w:t xml:space="preserve"> to build and validate models of the plumbing systems that supply eruptions in near-real-time. The depth of magma storage has recently been identified as high-priority information for volcanic observatories</w:t>
      </w:r>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is not currently obtainable</w:t>
      </w:r>
      <w:r w:rsidR="00521385">
        <w:rPr>
          <w:rFonts w:ascii="Times New Roman" w:hAnsi="Times New Roman" w:cs="Times New Roman"/>
          <w:color w:val="000000"/>
          <w:sz w:val="24"/>
          <w:lang w:val="en-GB"/>
        </w:rPr>
        <w:t xml:space="preserve"> via petrological monitoring methods</w:t>
      </w:r>
      <w:r w:rsidRPr="00B90F91">
        <w:rPr>
          <w:rFonts w:ascii="Times New Roman" w:hAnsi="Times New Roman" w:cs="Times New Roman"/>
          <w:color w:val="000000"/>
          <w:sz w:val="24"/>
          <w:lang w:val="en-GB"/>
        </w:rPr>
        <w:t xml:space="preserve"> on timescales relevant to eruption response. </w:t>
      </w:r>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To address this deficiency, we performed a </w:t>
      </w:r>
      <w:r w:rsidR="00D32207">
        <w:rPr>
          <w:rFonts w:ascii="Times New Roman" w:hAnsi="Times New Roman" w:cs="Times New Roman"/>
          <w:color w:val="000000"/>
          <w:sz w:val="24"/>
          <w:lang w:val="en-GB"/>
        </w:rPr>
        <w:t xml:space="preserve">near-real-time </w:t>
      </w:r>
      <w:r w:rsidRPr="00B90F91">
        <w:rPr>
          <w:rFonts w:ascii="Times New Roman" w:hAnsi="Times New Roman" w:cs="Times New Roman"/>
          <w:color w:val="000000"/>
          <w:sz w:val="24"/>
          <w:lang w:val="en-GB"/>
        </w:rPr>
        <w:t>rapid-response simulation for the September 2023 eruption of Kīlauea. We show that Raman-based fluid</w:t>
      </w:r>
      <w:r w:rsidR="004F2B3A">
        <w:rPr>
          <w:rFonts w:ascii="Times New Roman" w:hAnsi="Times New Roman" w:cs="Times New Roman"/>
          <w:color w:val="000000"/>
          <w:sz w:val="24"/>
          <w:lang w:val="en-GB"/>
        </w:rPr>
        <w:t xml:space="preserve"> inclusion</w:t>
      </w:r>
      <w:r w:rsidRPr="00B90F91">
        <w:rPr>
          <w:rFonts w:ascii="Times New Roman" w:hAnsi="Times New Roman" w:cs="Times New Roman"/>
          <w:color w:val="000000"/>
          <w:sz w:val="24"/>
          <w:lang w:val="en-GB"/>
        </w:rPr>
        <w:t xml:space="preserve"> barometry can robustly determine reservoir depths within a day of receiving samples - a transformative timescale 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w:t>
      </w:r>
      <w:proofErr w:type="spellStart"/>
      <w:r w:rsidR="00C63326">
        <w:rPr>
          <w:rFonts w:ascii="Times New Roman" w:hAnsi="Times New Roman" w:cs="Times New Roman"/>
          <w:color w:val="000000"/>
          <w:sz w:val="24"/>
          <w:lang w:val="en-GB"/>
        </w:rPr>
        <w:t>microthermometric</w:t>
      </w:r>
      <w:proofErr w:type="spellEnd"/>
      <w:r w:rsidR="00C63326">
        <w:rPr>
          <w:rFonts w:ascii="Times New Roman" w:hAnsi="Times New Roman" w:cs="Times New Roman"/>
          <w:color w:val="000000"/>
          <w:sz w:val="24"/>
          <w:lang w:val="en-GB"/>
        </w:rPr>
        <w:t xml:space="preserve">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w:t>
      </w:r>
      <w:r w:rsidR="008A4F05">
        <w:rPr>
          <w:rFonts w:ascii="Times New Roman" w:hAnsi="Times New Roman" w:cs="Times New Roman"/>
          <w:color w:val="000000"/>
          <w:sz w:val="24"/>
          <w:lang w:val="en-GB"/>
        </w:rPr>
        <w:t>(&gt;~ 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given that</w:t>
      </w:r>
      <w:r w:rsidR="008A4F05">
        <w:rPr>
          <w:rFonts w:ascii="Times New Roman" w:hAnsi="Times New Roman" w:cs="Times New Roman"/>
          <w:color w:val="000000"/>
          <w:sz w:val="24"/>
          <w:lang w:val="en-GB"/>
        </w:rPr>
        <w:t xml:space="preserve"> </w:t>
      </w:r>
      <w:r w:rsidR="008A4F05">
        <w:rPr>
          <w:rFonts w:ascii="Times New Roman" w:hAnsi="Times New Roman" w:cs="Times New Roman"/>
          <w:color w:val="000000"/>
          <w:sz w:val="24"/>
          <w:lang w:val="en-GB"/>
        </w:rPr>
        <w:t xml:space="preserve">the </w:t>
      </w:r>
      <w:r w:rsidR="008A4F05">
        <w:rPr>
          <w:rFonts w:ascii="Times New Roman" w:hAnsi="Times New Roman" w:cs="Times New Roman"/>
          <w:color w:val="000000"/>
          <w:sz w:val="24"/>
          <w:lang w:val="en-GB"/>
        </w:rPr>
        <w:t>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w:t>
      </w:r>
      <w:r w:rsidR="008A4F05">
        <w:rPr>
          <w:rFonts w:ascii="Times New Roman" w:hAnsi="Times New Roman" w:cs="Times New Roman"/>
          <w:color w:val="000000"/>
          <w:sz w:val="24"/>
          <w:lang w:val="en-GB"/>
        </w:rPr>
        <w:t>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fraction of H</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O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00D32207" w:rsidRPr="00B90F91">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global melt</w:t>
      </w:r>
      <w:r w:rsidR="004F2B3A">
        <w:rPr>
          <w:rFonts w:ascii="Times New Roman" w:hAnsi="Times New Roman" w:cs="Times New Roman"/>
          <w:color w:val="000000"/>
          <w:sz w:val="24"/>
          <w:lang w:val="en-GB"/>
        </w:rPr>
        <w:t xml:space="preserve"> inclusion</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dataset (&gt;4000 samples)</w:t>
      </w:r>
      <w:r w:rsidR="00D32207" w:rsidRPr="00B90F91">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for which we calculated fluid composition at the point of vapour saturation</w:t>
      </w:r>
      <w:r w:rsidR="00D32207">
        <w:rPr>
          <w:rFonts w:ascii="Times New Roman" w:hAnsi="Times New Roman" w:cs="Times New Roman"/>
          <w:color w:val="000000"/>
          <w:sz w:val="24"/>
          <w:lang w:val="en-GB"/>
        </w:rPr>
        <w:t xml:space="preserve"> (XH</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xml:space="preserve">O).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lastRenderedPageBreak/>
        <w:t xml:space="preserve">show that fluid inclusions in crystal-hosts from mafic compositions (&lt;57 </w:t>
      </w:r>
      <w:proofErr w:type="spellStart"/>
      <w:r w:rsidR="00D32207">
        <w:rPr>
          <w:rFonts w:ascii="Times New Roman" w:hAnsi="Times New Roman" w:cs="Times New Roman"/>
          <w:color w:val="000000"/>
          <w:sz w:val="24"/>
          <w:lang w:val="en-GB"/>
        </w:rPr>
        <w:t>wt</w:t>
      </w:r>
      <w:proofErr w:type="spellEnd"/>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 likely representative of recharge magmas worldwide –</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may trap fluids with XH</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xml:space="preserve">O low enough to make fluid inclusion barometry useful </w:t>
      </w:r>
      <w:r w:rsidRPr="00B90F91">
        <w:rPr>
          <w:rFonts w:ascii="Times New Roman" w:hAnsi="Times New Roman" w:cs="Times New Roman"/>
          <w:color w:val="000000"/>
          <w:sz w:val="24"/>
          <w:lang w:val="en-GB"/>
        </w:rPr>
        <w:t xml:space="preserve">at many of the world’s most active and hazardous mafic volcanic systems (e.g. Iceland, Hawai’i, Galápagos, East African Rift, Réunion, Canary Islands, Azores, Cabo Verde).  </w:t>
      </w:r>
    </w:p>
    <w:bookmarkEnd w:id="4"/>
    <w:p w14:paraId="2947AB14" w14:textId="61D1260C"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r w:rsidR="004F2B3A">
        <w:rPr>
          <w:rFonts w:ascii="Times New Roman" w:hAnsi="Times New Roman" w:cs="Times New Roman"/>
          <w:color w:val="000000"/>
          <w:sz w:val="24"/>
          <w:szCs w:val="24"/>
          <w:lang w:val="en-GB"/>
        </w:rPr>
        <w:t xml:space="preserve"> 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180DA5BC"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r w:rsidR="0073265F">
        <w:rPr>
          <w:lang w:val="en-GB"/>
        </w:rPr>
        <w:instrText xml:space="preserve"> ADDIN ZOTERO_ITEM CSL_CITATION {"citationID":"m6t22j26","properties":{"formattedCitation":"(Gansecki {\\i{}et al.}, 2019; Re {\\i{}et al.}, 2021; Pankhurst {\\i{}et al.}, 2022)","plainCitation":"(Gansecki et al., 2019; Re et al., 2021; Pankhurst et al., 2022)","noteIndex":0},"citationItems":[{"id":"OQjauoEz/ZHQjxvUf","uris":["http://zotero.org/users/9451925/items/3MFT747E"],"itemData":{"id":2026,"type":"article-journal","abstract":"Changes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P."},{"family":"Hon","given":"Ken"},{"family":"Parcheta","given":"Carolyn"}],"issued":{"date-parts":[["2019",12,6]]}}},{"id":"OQjauoEz/tGYythWO","uris":["http://zotero.org/users/9451925/items/44GVML4T"],"itemData":{"id":2035,"type":"article-journal","abstract":"A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Anna"},{"family":"D'Oriano","given":"Claudia"},{"family":"Pompilio","given":"Massimo"}],"issued":{"date-parts":[["2021",11,1]]}}},{"id":"OQjauoEz/COpsrLxl","uris":["http://zotero.org/users/9451925/items/SFSE8JP6"],"itemData":{"id":2033,"type":"article-journal","abstract":"How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w:t>
      </w:r>
      <w:proofErr w:type="spellStart"/>
      <w:r w:rsidR="00C3296A" w:rsidRPr="000171B5">
        <w:t>Gansecki</w:t>
      </w:r>
      <w:proofErr w:type="spellEnd"/>
      <w:r w:rsidR="00C3296A" w:rsidRPr="000171B5">
        <w:t xml:space="preserve">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work so far has focused on the chemistry of erupted lavas and crystal cargoes </w:t>
      </w:r>
      <w:r w:rsidRPr="00E92B49">
        <w:rPr>
          <w:lang w:val="en-GB"/>
        </w:rPr>
        <w:fldChar w:fldCharType="begin"/>
      </w:r>
      <w:r w:rsidR="0073265F">
        <w:rPr>
          <w:lang w:val="en-GB"/>
        </w:rPr>
        <w:instrText xml:space="preserve"> ADDIN ZOTERO_ITEM CSL_CITATION {"citationID":"xInzlsTa","properties":{"formattedCitation":"(Pankhurst {\\i{}et al.}, 2022)","plainCitation":"(Pankhurst et al., 2022)","noteIndex":0},"citationItems":[{"id":"OQjauoEz/COpsrLxl","uris":["http://zotero.org/users/9451925/items/SFSE8JP6"],"itemData":{"id":2033,"type":"article-journal","abstract":"How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 and rheological properties </w:t>
      </w:r>
      <w:r w:rsidRPr="007B522C">
        <w:rPr>
          <w:lang w:val="en-GB"/>
        </w:rPr>
        <w:fldChar w:fldCharType="begin"/>
      </w:r>
      <w:r w:rsidR="0073265F">
        <w:rPr>
          <w:lang w:val="en-GB"/>
        </w:rPr>
        <w:instrText xml:space="preserve"> ADDIN ZOTERO_ITEM CSL_CITATION {"citationID":"d6PoOAOW","properties":{"formattedCitation":"(Gansecki {\\i{}et al.}, 2019)","plainCitation":"(Gansecki et al., 2019)","noteIndex":0},"citationItems":[{"id":"OQjauoEz/ZHQjxvUf","uris":["http://zotero.org/users/9451925/items/3MFT747E"],"itemData":{"id":2026,"type":"article-journal","abstract":"Changes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However, up until now, petrological monitoring has been unable to address the high-priority question– </w:t>
      </w:r>
      <w:r w:rsidRPr="00E92B49">
        <w:rPr>
          <w:i/>
          <w:lang w:val="en-GB"/>
        </w:rPr>
        <w:t>Where is the magma coming from?</w:t>
      </w:r>
      <w:r w:rsidRPr="00E92B49">
        <w:rPr>
          <w:lang w:val="en-GB"/>
        </w:rPr>
        <w:t xml:space="preserve"> </w:t>
      </w:r>
      <w:r w:rsidRPr="00E92B49">
        <w:rPr>
          <w:lang w:val="en-GB"/>
        </w:rPr>
        <w:fldChar w:fldCharType="begin"/>
      </w:r>
      <w:r w:rsidR="0073265F">
        <w:rPr>
          <w:lang w:val="en-GB"/>
        </w:rPr>
        <w:instrText xml:space="preserve"> ADDIN ZOTERO_ITEM CSL_CITATION {"citationID":"QOjMjbJ4","properties":{"formattedCitation":"(Re {\\i{}et al.}, 2021)","plainCitation":"(Re et al., 2021)","noteIndex":0},"citationItems":[{"id":"OQjauoEz/tGYythWO","uris":["http://zotero.org/users/9451925/items/44GVML4T"],"itemData":{"id":2035,"type":"article-journal","abstract":"A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At well-monitored volcanoes, such information can be used to draw analogies to previous eruptive episodes associated with specific storage reservoirs (e.g., vigour, pathway, or length of eruption), and to help interpret geophysical signals of ongoing activity. At poorly</w:t>
      </w:r>
      <w:r w:rsidR="004F2B3A">
        <w:rPr>
          <w:lang w:val="en-GB"/>
        </w:rPr>
        <w:t xml:space="preserve"> </w:t>
      </w:r>
      <w:r w:rsidRPr="00E92B49">
        <w:rPr>
          <w:lang w:val="en-GB"/>
        </w:rPr>
        <w:t xml:space="preserve">monitored volcanoes, where there may be no prior constraints on magma storage geometry </w:t>
      </w:r>
      <w:r w:rsidRPr="00E92B49">
        <w:rPr>
          <w:lang w:val="en-GB"/>
        </w:rPr>
        <w:fldChar w:fldCharType="begin"/>
      </w:r>
      <w:r w:rsidR="0073265F">
        <w:rPr>
          <w:lang w:val="en-GB"/>
        </w:rPr>
        <w:instrText xml:space="preserve"> ADDIN ZOTERO_ITEM CSL_CITATION {"citationID":"Jja7Xexh","properties":{"formattedCitation":"(Wieser {\\i{}et al.}, 2023b)","plainCitation":"(Wieser et al., 2023b)","noteIndex":0},"citationItems":[{"id":"OQjauoEz/uPeU6SnX","uris":["http://zotero.org/users/9451925/items/VKWQXY2G"],"itemData":{"id":2028,"type":"article","abstract":"The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2023b)</w:t>
      </w:r>
      <w:r w:rsidRPr="00E92B49">
        <w:fldChar w:fldCharType="end"/>
      </w:r>
      <w:r w:rsidRPr="00E92B49">
        <w:rPr>
          <w:lang w:val="en-GB"/>
        </w:rPr>
        <w:t xml:space="preserve">, depths of storage are a vital parameter to begin interpreting </w:t>
      </w:r>
      <w:r w:rsidRPr="007B522C">
        <w:rPr>
          <w:lang w:val="en-GB"/>
        </w:rPr>
        <w:t xml:space="preserve">unrest associated with a new episode of eruptive activity </w:t>
      </w:r>
      <w:r w:rsidRPr="007B522C">
        <w:rPr>
          <w:lang w:val="en-GB"/>
        </w:rPr>
        <w:fldChar w:fldCharType="begin"/>
      </w:r>
      <w:r w:rsidR="0073265F">
        <w:rPr>
          <w:lang w:val="en-GB"/>
        </w:rPr>
        <w:instrText xml:space="preserve"> ADDIN ZOTERO_ITEM CSL_CITATION {"citationID":"eyqjPFqG","properties":{"formattedCitation":"(Pritchard {\\i{}et al.}, 2019)","plainCitation":"(Pritchard et al., 2019)","noteIndex":0},"citationItems":[{"id":"OQjauoEz/yuY1tMB2","uris":["http://zotero.org/users/9451925/items/6CM3IF68"],"itemData":{"id":2113,"type":"article-journal","abstract":"As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Pr="007B522C">
        <w:t xml:space="preserve">For example, the return of eruptive activity at Kīlauea in 2020 was accompanied by many questions about how the magmatic plumbing system had changed following the summit collapse in 2018 </w:t>
      </w:r>
      <w:r w:rsidRPr="007B522C">
        <w:fldChar w:fldCharType="begin"/>
      </w:r>
      <w:r w:rsidR="0073265F">
        <w:instrText xml:space="preserve"> ADDIN ZOTERO_ITEM CSL_CITATION {"citationID":"ECbTTtQs","properties":{"formattedCitation":"(Lynn {\\i{}et al.}, 2024)","plainCitation":"(Lynn et al., 2024)","noteIndex":0},"citationItems":[{"id":"OQjauoEz/pHZLpv0Z","uris":["http://zotero.org/users/9451925/items/S5X8A2K4"],"itemData":{"id":2264,"type":"article-journal","abstract":"The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p>
    <w:p w14:paraId="6664F69B" w14:textId="249839CD" w:rsidR="00B90F91" w:rsidRPr="00E92B49" w:rsidRDefault="00834561" w:rsidP="00E92B49">
      <w:pPr>
        <w:pStyle w:val="Text"/>
        <w:spacing w:line="480" w:lineRule="auto"/>
        <w:jc w:val="both"/>
        <w:rPr>
          <w:lang w:val="en-GB"/>
        </w:rPr>
      </w:pPr>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73265F">
        <w:rPr>
          <w:lang w:val="en-GB"/>
        </w:rPr>
        <w:instrText xml:space="preserve"> ADDIN ZOTERO_ITEM CSL_CITATION {"citationID":"SMcLjzCz","properties":{"formattedCitation":"(Re {\\i{}et al.}, 2021)","plainCitation":"(Re et al., 2021)","noteIndex":0},"citationItems":[{"id":"OQjauoEz/tGYythWO","uris":["http://zotero.org/users/9451925/items/44GVML4T"],"itemData":{"id":2035,"type":"article-journal","abstract":"A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713AFA">
        <w:rPr>
          <w:lang w:val="en-GB"/>
        </w:rPr>
        <w:t xml:space="preserve"> (e.g., </w:t>
      </w:r>
      <w:r w:rsidR="00713AFA">
        <w:rPr>
          <w:lang w:val="en-GB"/>
        </w:rPr>
        <w:fldChar w:fldCharType="begin"/>
      </w:r>
      <w:r w:rsidR="0073265F">
        <w:rPr>
          <w:lang w:val="en-GB"/>
        </w:rPr>
        <w:instrText xml:space="preserve"> ADDIN ZOTERO_ITEM CSL_CITATION {"citationID":"OpoJftvE","properties":{"formattedCitation":"(Lerner {\\i{}et al.}, 2021; Wieser {\\i{}et al.}, 2021)","plainCitation":"(Lerner et al., 2021; Wieser et al., 2021)","dontUpdate":true,"noteIndex":0},"citationItems":[{"id":"OQjauoEz/YHvm7BdY","uris":["http://zotero.org/users/9451925/items/MK6E7YHU"],"itemData":{"id":"YRNO6Sw0/bjZ2y9Ld","type":"article-journal","container-title":"Bulletin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E."},{"family":"Gansecki","given":"Cheryl"}],"issued":{"date-parts":[["2021"]]}}},{"id":"OQjauoEz/PWQdAVhw","uris":["http://zotero.org/users/9451925/items/68HCIF2C"],"itemData":{"id":"YRNO6Sw0/iLzjJ8f2","type":"article-journal","abstract":"The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3265F">
        <w:rPr>
          <w:rFonts w:ascii="Cambria Math" w:hAnsi="Cambria Math" w:cs="Cambria Math"/>
          <w:lang w:val="en-GB"/>
        </w:rPr>
        <w:instrText>∼</w:instrText>
      </w:r>
      <w:r w:rsidR="0073265F">
        <w:rPr>
          <w:lang w:val="en-GB"/>
        </w:rPr>
        <w:instrText>2-km depth), while many high-Fo olivines (&gt;Fo81.5; far from equilibrium with their carrier melts) crystallized within the South Caldera reservoir (</w:instrText>
      </w:r>
      <w:r w:rsidR="0073265F">
        <w:rPr>
          <w:rFonts w:ascii="Cambria Math" w:hAnsi="Cambria Math" w:cs="Cambria Math"/>
          <w:lang w:val="en-GB"/>
        </w:rPr>
        <w:instrText>∼</w:instrText>
      </w:r>
      <w:r w:rsidR="0073265F">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t>
      </w:r>
      <w:proofErr w:type="spellStart"/>
      <w:r w:rsidR="007C554B" w:rsidRPr="007C554B">
        <w:t>Wieser</w:t>
      </w:r>
      <w:proofErr w:type="spellEnd"/>
      <w:r w:rsidR="007C554B" w:rsidRPr="007C554B">
        <w:t xml:space="preserve">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were both submitted ~1 year and published two years after the 2018 LERZ eruption of Kīlauea 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 </w:t>
      </w:r>
      <w:r w:rsidR="00B90F91" w:rsidRPr="007B522C">
        <w:rPr>
          <w:lang w:val="en-GB"/>
        </w:rPr>
        <w:t xml:space="preserve">than </w:t>
      </w:r>
      <w:r w:rsidR="00CA026A">
        <w:rPr>
          <w:lang w:val="en-GB"/>
        </w:rPr>
        <w:t>this</w:t>
      </w:r>
      <w:r w:rsidR="00B90F91" w:rsidRPr="007B522C">
        <w:rPr>
          <w:lang w:val="en-GB"/>
        </w:rPr>
        <w:t>,</w:t>
      </w:r>
      <w:r w:rsidR="00B90F91" w:rsidRPr="00E92B49">
        <w:rPr>
          <w:lang w:val="en-GB"/>
        </w:rPr>
        <w:t xml:space="preserve"> it is imprecise </w:t>
      </w:r>
      <w:r w:rsidR="00B90F91" w:rsidRPr="00E92B49">
        <w:rPr>
          <w:lang w:val="en-GB"/>
        </w:rPr>
        <w:fldChar w:fldCharType="begin"/>
      </w:r>
      <w:r w:rsidR="0073265F">
        <w:rPr>
          <w:lang w:val="en-GB"/>
        </w:rPr>
        <w:instrText xml:space="preserve"> ADDIN ZOTERO_ITEM CSL_CITATION {"citationID":"AV8E5NeI","properties":{"formattedCitation":"(Wieser {\\i{}et al.}, 2023a)","plainCitation":"(Wieser et al., 2023a)","noteIndex":0},"citationItems":[{"id":"OQjauoEz/P6u7D8vz","uris":["http://zotero.org/users/9451925/items/W4LHA48G"],"itemData":{"id":2030,"type":"article-journal","abstract":"The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B90F91" w:rsidRPr="007B522C">
        <w:rPr>
          <w:lang w:val="en-GB"/>
        </w:rPr>
        <w:t>regions</w:t>
      </w:r>
      <w:r w:rsidR="00B90F91" w:rsidRPr="00E92B49">
        <w:rPr>
          <w:lang w:val="en-GB"/>
        </w:rPr>
        <w:t xml:space="preserve"> (e.g., crust </w:t>
      </w:r>
      <w:r w:rsidR="00B90F91" w:rsidRPr="00E92B49">
        <w:rPr>
          <w:lang w:val="en-GB"/>
        </w:rPr>
        <w:lastRenderedPageBreak/>
        <w:t xml:space="preserve">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lavas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B90F91" w:rsidRPr="00E92B49">
        <w:rPr>
          <w:lang w:val="en-GB"/>
        </w:rPr>
        <w:fldChar w:fldCharType="begin"/>
      </w:r>
      <w:r w:rsidR="0073265F">
        <w:rPr>
          <w:lang w:val="en-GB"/>
        </w:rPr>
        <w:instrText xml:space="preserve"> ADDIN ZOTERO_ITEM CSL_CITATION {"citationID":"XblM5Ymy","properties":{"formattedCitation":"(Baker and Amelung, 2012; Anderson and Poland, 2016)","plainCitation":"(Baker and Amelung, 2012; Anderson and Poland, 2016)","noteIndex":0},"citationItems":[{"id":"OQjauoEz/GwwPoqlC","uris":["http://zotero.org/users/9451925/items/AVM9PSS7"],"itemData":{"id":2004,"type":"article-journal","abstract":"Estimating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P."}],"issued":{"date-parts":[["2016",8,1]]}}},{"id":"OQjauoEz/7YLiGRdj","uris":["http://zotero.org/users/9451925/items/FQW6YRR6"],"itemData":{"id":2006,"type":"article-journal","abstract":"We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 xml:space="preserve">(Baker and </w:t>
      </w:r>
      <w:proofErr w:type="spellStart"/>
      <w:r w:rsidR="00C3296A" w:rsidRPr="000171B5">
        <w:t>Amelung</w:t>
      </w:r>
      <w:proofErr w:type="spellEnd"/>
      <w:r w:rsidR="00C3296A" w:rsidRPr="000171B5">
        <w:t>, 2012; Anderson and Poland, 2016)</w:t>
      </w:r>
      <w:r w:rsidR="00B90F91" w:rsidRPr="00E92B49">
        <w:fldChar w:fldCharType="end"/>
      </w:r>
      <w:r w:rsidR="00B90F91" w:rsidRPr="00E92B49">
        <w:rPr>
          <w:lang w:val="en-GB"/>
        </w:rPr>
        <w:t>.</w:t>
      </w:r>
    </w:p>
    <w:p w14:paraId="1CE7C96D" w14:textId="5DF13167" w:rsidR="00AA17DA" w:rsidRDefault="00137DC1" w:rsidP="00B90F91">
      <w:pPr>
        <w:pStyle w:val="Text"/>
        <w:spacing w:line="480" w:lineRule="auto"/>
        <w:jc w:val="both"/>
        <w:rPr>
          <w:lang w:val="en-GB"/>
        </w:rPr>
      </w:pPr>
      <w:r>
        <w:rPr>
          <w:lang w:val="en-GB"/>
        </w:rPr>
        <w:t xml:space="preserve">Fluid inclusion barometry via micro-thermometry and Raman spectroscopy is a well-established technique that has regularly been applied to determine the structure of </w:t>
      </w:r>
      <w:r w:rsidR="00E430E2">
        <w:rPr>
          <w:lang w:val="en-GB"/>
        </w:rPr>
        <w:t xml:space="preserve">certain </w:t>
      </w:r>
      <w:r>
        <w:rPr>
          <w:lang w:val="en-GB"/>
        </w:rPr>
        <w:t>magma plumbing systems</w:t>
      </w:r>
      <w:r w:rsidR="00A444A5">
        <w:rPr>
          <w:lang w:val="en-GB"/>
        </w:rPr>
        <w:t xml:space="preserve"> over the past four decades</w:t>
      </w:r>
      <w:r>
        <w:rPr>
          <w:lang w:val="en-GB"/>
        </w:rPr>
        <w:t xml:space="preserve"> </w:t>
      </w:r>
      <w:r w:rsidR="00E56FD9">
        <w:rPr>
          <w:lang w:val="en-GB"/>
        </w:rPr>
        <w:fldChar w:fldCharType="begin"/>
      </w:r>
      <w:r w:rsidR="0073265F">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73265F">
        <w:rPr>
          <w:rFonts w:ascii="Cambria Math" w:hAnsi="Cambria Math" w:cs="Cambria Math"/>
          <w:lang w:val="en-GB"/>
        </w:rPr>
        <w:instrText>∼</w:instrText>
      </w:r>
      <w:r w:rsidR="0073265F">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73265F">
        <w:rPr>
          <w:rFonts w:ascii="Cambria Math" w:hAnsi="Cambria Math" w:cs="Cambria Math"/>
          <w:lang w:val="en-GB"/>
        </w:rPr>
        <w:instrText>∼</w:instrText>
      </w:r>
      <w:r w:rsidR="0073265F">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73265F">
        <w:rPr>
          <w:rFonts w:ascii="Cambria Math" w:hAnsi="Cambria Math" w:cs="Cambria Math"/>
          <w:lang w:val="en-GB"/>
        </w:rPr>
        <w:instrText>∼</w:instrText>
      </w:r>
      <w:r w:rsidR="0073265F">
        <w:rPr>
          <w:lang w:val="en-GB"/>
        </w:rPr>
        <w:instrText xml:space="preserve"> 1200°C and hydrostatic pressure from a liquid lava column, extrapolation of CO2 P-V-T data indicates that the primary inclusions were trapped at </w:instrText>
      </w:r>
      <w:r w:rsidR="0073265F">
        <w:rPr>
          <w:rFonts w:ascii="Cambria Math" w:hAnsi="Cambria Math" w:cs="Cambria Math"/>
          <w:lang w:val="en-GB"/>
        </w:rPr>
        <w:instrText>∼</w:instrText>
      </w:r>
      <w:r w:rsidR="0073265F">
        <w:rPr>
          <w:lang w:val="en-GB"/>
        </w:rPr>
        <w:instrText xml:space="preserve"> 220–470 MPa (2200–4700 bars), or </w:instrText>
      </w:r>
      <w:r w:rsidR="0073265F">
        <w:rPr>
          <w:rFonts w:ascii="Cambria Math" w:hAnsi="Cambria Math" w:cs="Cambria Math"/>
          <w:lang w:val="en-GB"/>
        </w:rPr>
        <w:instrText>∼</w:instrText>
      </w:r>
      <w:r w:rsidR="0073265F">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73265F">
        <w:rPr>
          <w:rFonts w:ascii="Cambria Math" w:hAnsi="Cambria Math" w:cs="Cambria Math"/>
          <w:lang w:val="en-GB"/>
        </w:rPr>
        <w:instrText>≫</w:instrText>
      </w:r>
      <w:r w:rsidR="0073265F">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L."}],"issued":{"date-parts":[["2023",9,20]]}}},{"id":"OQjauoEz/nO7S1caU","uris":["http://zotero.org/users/9451925/items/E29P4B6S"],"itemData":{"id":"YRNO6Sw0/dYe0fgGr","type":"article-journal","abstract":"The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proofErr w:type="spellStart"/>
      <w:r w:rsidR="0073265F" w:rsidRPr="0073265F">
        <w:t>Roedder</w:t>
      </w:r>
      <w:proofErr w:type="spellEnd"/>
      <w:r w:rsidR="0073265F" w:rsidRPr="0073265F">
        <w:t xml:space="preserve"> and Bodnar, 1980; </w:t>
      </w:r>
      <w:proofErr w:type="spellStart"/>
      <w:r w:rsidR="0073265F" w:rsidRPr="0073265F">
        <w:t>Roedder</w:t>
      </w:r>
      <w:proofErr w:type="spellEnd"/>
      <w:r w:rsidR="0073265F" w:rsidRPr="0073265F">
        <w:t xml:space="preserve">, 1983, 1984; Belkin </w:t>
      </w:r>
      <w:r w:rsidR="0073265F" w:rsidRPr="0073265F">
        <w:rPr>
          <w:i/>
          <w:iCs/>
        </w:rPr>
        <w:t>et al.</w:t>
      </w:r>
      <w:r w:rsidR="0073265F" w:rsidRPr="0073265F">
        <w:t xml:space="preserve">, 1985;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1991; Andersen </w:t>
      </w:r>
      <w:r w:rsidR="0073265F" w:rsidRPr="0073265F">
        <w:rPr>
          <w:i/>
          <w:iCs/>
        </w:rPr>
        <w:t>et al.</w:t>
      </w:r>
      <w:r w:rsidR="0073265F" w:rsidRPr="0073265F">
        <w:t xml:space="preserve">, 1995;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1998; Yamamoto </w:t>
      </w:r>
      <w:r w:rsidR="0073265F" w:rsidRPr="0073265F">
        <w:rPr>
          <w:i/>
          <w:iCs/>
        </w:rPr>
        <w:t>et al.</w:t>
      </w:r>
      <w:r w:rsidR="0073265F" w:rsidRPr="0073265F">
        <w:t xml:space="preserve">, 2002; </w:t>
      </w:r>
      <w:proofErr w:type="spellStart"/>
      <w:r w:rsidR="0073265F" w:rsidRPr="0073265F">
        <w:t>Frezzotti</w:t>
      </w:r>
      <w:proofErr w:type="spellEnd"/>
      <w:r w:rsidR="0073265F" w:rsidRPr="0073265F">
        <w:t xml:space="preserve"> </w:t>
      </w:r>
      <w:r w:rsidR="0073265F" w:rsidRPr="0073265F">
        <w:rPr>
          <w:i/>
          <w:iCs/>
        </w:rPr>
        <w:t>et al.</w:t>
      </w:r>
      <w:r w:rsidR="0073265F" w:rsidRPr="0073265F">
        <w:t xml:space="preserve">, 2003;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xml:space="preserve">, 2008; </w:t>
      </w:r>
      <w:proofErr w:type="spellStart"/>
      <w:r w:rsidR="0073265F" w:rsidRPr="0073265F">
        <w:t>Ladenberger</w:t>
      </w:r>
      <w:proofErr w:type="spellEnd"/>
      <w:r w:rsidR="0073265F" w:rsidRPr="0073265F">
        <w:t xml:space="preserve"> </w:t>
      </w:r>
      <w:r w:rsidR="0073265F" w:rsidRPr="0073265F">
        <w:rPr>
          <w:i/>
          <w:iCs/>
        </w:rPr>
        <w:t>et al.</w:t>
      </w:r>
      <w:r w:rsidR="0073265F" w:rsidRPr="0073265F">
        <w:t xml:space="preserve">, 2009; </w:t>
      </w:r>
      <w:proofErr w:type="spellStart"/>
      <w:r w:rsidR="0073265F" w:rsidRPr="0073265F">
        <w:t>Hildner</w:t>
      </w:r>
      <w:proofErr w:type="spellEnd"/>
      <w:r w:rsidR="0073265F" w:rsidRPr="0073265F">
        <w:t xml:space="preserve"> </w:t>
      </w:r>
      <w:r w:rsidR="0073265F" w:rsidRPr="0073265F">
        <w:rPr>
          <w:i/>
          <w:iCs/>
        </w:rPr>
        <w:t>et al.</w:t>
      </w:r>
      <w:r w:rsidR="0073265F" w:rsidRPr="0073265F">
        <w:t xml:space="preserve">, 2011, 2012; </w:t>
      </w:r>
      <w:proofErr w:type="spellStart"/>
      <w:r w:rsidR="0073265F" w:rsidRPr="0073265F">
        <w:t>Zanon</w:t>
      </w:r>
      <w:proofErr w:type="spellEnd"/>
      <w:r w:rsidR="0073265F" w:rsidRPr="0073265F">
        <w:t xml:space="preserve"> and </w:t>
      </w:r>
      <w:proofErr w:type="spellStart"/>
      <w:r w:rsidR="0073265F" w:rsidRPr="0073265F">
        <w:t>Frezzotti</w:t>
      </w:r>
      <w:proofErr w:type="spellEnd"/>
      <w:r w:rsidR="0073265F" w:rsidRPr="0073265F">
        <w:t xml:space="preserve">, 2013; </w:t>
      </w:r>
      <w:proofErr w:type="spellStart"/>
      <w:r w:rsidR="0073265F" w:rsidRPr="0073265F">
        <w:t>Levresse</w:t>
      </w:r>
      <w:proofErr w:type="spellEnd"/>
      <w:r w:rsidR="0073265F" w:rsidRPr="0073265F">
        <w:t xml:space="preserve"> </w:t>
      </w:r>
      <w:r w:rsidR="0073265F" w:rsidRPr="0073265F">
        <w:rPr>
          <w:i/>
          <w:iCs/>
        </w:rPr>
        <w:t>et al.</w:t>
      </w:r>
      <w:r w:rsidR="0073265F" w:rsidRPr="0073265F">
        <w:t xml:space="preserve">, 2016;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2020; </w:t>
      </w:r>
      <w:proofErr w:type="spellStart"/>
      <w:r w:rsidR="0073265F" w:rsidRPr="0073265F">
        <w:t>Boudoire</w:t>
      </w:r>
      <w:proofErr w:type="spellEnd"/>
      <w:r w:rsidR="0073265F" w:rsidRPr="0073265F">
        <w:t xml:space="preserve"> </w:t>
      </w:r>
      <w:r w:rsidR="0073265F" w:rsidRPr="0073265F">
        <w:rPr>
          <w:i/>
          <w:iCs/>
        </w:rPr>
        <w:t>et al.</w:t>
      </w:r>
      <w:r w:rsidR="0073265F" w:rsidRPr="0073265F">
        <w:t xml:space="preserve">, 2023; Dayton </w:t>
      </w:r>
      <w:r w:rsidR="0073265F" w:rsidRPr="0073265F">
        <w:rPr>
          <w:i/>
          <w:iCs/>
        </w:rPr>
        <w:t>et al.</w:t>
      </w:r>
      <w:r w:rsidR="0073265F" w:rsidRPr="0073265F">
        <w:t xml:space="preserve">, 2023; </w:t>
      </w:r>
      <w:proofErr w:type="spellStart"/>
      <w:r w:rsidR="0073265F" w:rsidRPr="0073265F">
        <w:t>Zanon</w:t>
      </w:r>
      <w:proofErr w:type="spellEnd"/>
      <w:r w:rsidR="0073265F" w:rsidRPr="0073265F">
        <w:t xml:space="preserve">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 which </w:t>
      </w:r>
      <w:r w:rsidR="003839AC">
        <w:rPr>
          <w:lang w:val="en-GB"/>
        </w:rPr>
        <w:t>consists of measuring the temperature at which phase changes occur in a fluid under a microscope</w:t>
      </w:r>
      <w:ins w:id="5" w:author="Charlotte Devitre" w:date="2024-07-30T13:50:00Z" w16du:dateUtc="2024-07-30T20:50:00Z">
        <w:r w:rsidR="0073265F">
          <w:rPr>
            <w:lang w:val="en-GB"/>
          </w:rPr>
          <w:t xml:space="preserve"> </w:t>
        </w:r>
      </w:ins>
      <w:r w:rsidR="005B0ABA">
        <w:rPr>
          <w:lang w:val="en-GB"/>
        </w:rPr>
        <w:t>–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2008; Bakker, 2021)</w:t>
      </w:r>
      <w:r w:rsidR="00632C29">
        <w:rPr>
          <w:lang w:val="en-GB"/>
        </w:rPr>
        <w:fldChar w:fldCharType="end"/>
      </w:r>
      <w:ins w:id="6" w:author="Charlotte Devitre" w:date="2024-07-26T14:51:00Z" w16du:dateUtc="2024-07-26T21:51:00Z">
        <w:r w:rsidR="00632C29">
          <w:rPr>
            <w:lang w:val="en-GB"/>
          </w:rPr>
          <w:t>.</w:t>
        </w:r>
      </w:ins>
      <w:ins w:id="7" w:author="Charlotte Devitre" w:date="2024-07-26T14:46:00Z" w16du:dateUtc="2024-07-26T21:46:00Z">
        <w:r w:rsidR="005B0ABA">
          <w:rPr>
            <w:lang w:val="en-GB"/>
          </w:rPr>
          <w:t xml:space="preserve"> </w:t>
        </w:r>
      </w:ins>
      <w:ins w:id="8" w:author="Charlotte Devitre" w:date="2024-07-26T14:51:00Z" w16du:dateUtc="2024-07-26T21:51:00Z">
        <w:r w:rsidR="00632C29">
          <w:rPr>
            <w:lang w:val="en-GB"/>
          </w:rPr>
          <w:t>However, it</w:t>
        </w:r>
      </w:ins>
      <w:ins w:id="9" w:author="Charlotte Devitre" w:date="2024-07-26T14:49:00Z" w16du:dateUtc="2024-07-26T21:49:00Z">
        <w:r w:rsidR="00632C29">
          <w:rPr>
            <w:lang w:val="en-GB"/>
          </w:rPr>
          <w:t xml:space="preserve"> is difficult </w:t>
        </w:r>
      </w:ins>
      <w:ins w:id="10" w:author="Charlotte Devitre" w:date="2024-07-26T14:52:00Z" w16du:dateUtc="2024-07-26T21:52:00Z">
        <w:r w:rsidR="00632C29">
          <w:rPr>
            <w:lang w:val="en-GB"/>
          </w:rPr>
          <w:t>to observe the</w:t>
        </w:r>
      </w:ins>
      <w:ins w:id="11" w:author="Charlotte Devitre" w:date="2024-07-26T14:53:00Z" w16du:dateUtc="2024-07-26T21:53:00Z">
        <w:r w:rsidR="00632C29">
          <w:rPr>
            <w:lang w:val="en-GB"/>
          </w:rPr>
          <w:t xml:space="preserve"> </w:t>
        </w:r>
      </w:ins>
      <w:ins w:id="12" w:author="Charlotte Devitre" w:date="2024-07-30T14:17:00Z" w16du:dateUtc="2024-07-30T21:17:00Z">
        <w:r w:rsidR="003B1F4E">
          <w:rPr>
            <w:lang w:val="en-GB"/>
          </w:rPr>
          <w:t xml:space="preserve">evaporation of </w:t>
        </w:r>
      </w:ins>
      <w:ins w:id="13" w:author="Charlotte Devitre" w:date="2024-07-30T14:18:00Z" w16du:dateUtc="2024-07-30T21:18:00Z">
        <w:r w:rsidR="003B1F4E">
          <w:rPr>
            <w:lang w:val="en-GB"/>
          </w:rPr>
          <w:t>a thin liquid film</w:t>
        </w:r>
      </w:ins>
      <w:ins w:id="14" w:author="Charlotte Devitre" w:date="2024-07-26T14:52:00Z" w16du:dateUtc="2024-07-26T21:52:00Z">
        <w:r w:rsidR="00632C29">
          <w:rPr>
            <w:lang w:val="en-GB"/>
          </w:rPr>
          <w:t xml:space="preserve"> in fluid inclusions t</w:t>
        </w:r>
      </w:ins>
      <w:ins w:id="15" w:author="Charlotte Devitre" w:date="2024-07-26T14:50:00Z" w16du:dateUtc="2024-07-26T21:50:00Z">
        <w:r w:rsidR="00632C29">
          <w:rPr>
            <w:lang w:val="en-GB"/>
          </w:rPr>
          <w:t xml:space="preserve">hat homogenize to </w:t>
        </w:r>
      </w:ins>
      <w:ins w:id="16" w:author="Charlotte Devitre" w:date="2024-07-26T14:52:00Z" w16du:dateUtc="2024-07-26T21:52:00Z">
        <w:r w:rsidR="00632C29">
          <w:rPr>
            <w:lang w:val="en-GB"/>
          </w:rPr>
          <w:t>the</w:t>
        </w:r>
      </w:ins>
      <w:ins w:id="17" w:author="Charlotte Devitre" w:date="2024-07-26T14:53:00Z" w16du:dateUtc="2024-07-26T21:53:00Z">
        <w:r w:rsidR="00632C29">
          <w:rPr>
            <w:lang w:val="en-GB"/>
          </w:rPr>
          <w:t xml:space="preserve"> </w:t>
        </w:r>
      </w:ins>
      <w:ins w:id="18" w:author="Charlotte Devitre" w:date="2024-07-26T14:50:00Z" w16du:dateUtc="2024-07-26T21:50:00Z">
        <w:r w:rsidR="00632C29">
          <w:rPr>
            <w:lang w:val="en-GB"/>
          </w:rPr>
          <w:t>vapour</w:t>
        </w:r>
      </w:ins>
      <w:ins w:id="19" w:author="Charlotte Devitre" w:date="2024-07-26T14:53:00Z" w16du:dateUtc="2024-07-26T21:53:00Z">
        <w:r w:rsidR="00632C29">
          <w:rPr>
            <w:lang w:val="en-GB"/>
          </w:rPr>
          <w:t xml:space="preserve"> </w:t>
        </w:r>
        <w:commentRangeStart w:id="20"/>
        <w:r w:rsidR="00632C29">
          <w:rPr>
            <w:lang w:val="en-GB"/>
          </w:rPr>
          <w:t>phase</w:t>
        </w:r>
      </w:ins>
      <w:commentRangeEnd w:id="20"/>
      <w:r w:rsidR="00C63326">
        <w:rPr>
          <w:rStyle w:val="CommentReference"/>
        </w:rPr>
        <w:commentReference w:id="20"/>
      </w:r>
      <w:ins w:id="21" w:author="Charlotte Devitre" w:date="2024-07-26T14:50:00Z" w16du:dateUtc="2024-07-26T21:50:00Z">
        <w:r w:rsidR="00632C29">
          <w:rPr>
            <w:lang w:val="en-GB"/>
          </w:rPr>
          <w:t xml:space="preserve"> </w:t>
        </w:r>
      </w:ins>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w:t>
      </w:r>
      <w:proofErr w:type="spellStart"/>
      <w:r w:rsidR="003B1F4E" w:rsidRPr="003B1F4E">
        <w:t>Hansteen</w:t>
      </w:r>
      <w:proofErr w:type="spellEnd"/>
      <w:r w:rsidR="003B1F4E" w:rsidRPr="003B1F4E">
        <w:t xml:space="preserve"> and </w:t>
      </w:r>
      <w:proofErr w:type="spellStart"/>
      <w:r w:rsidR="003B1F4E" w:rsidRPr="003B1F4E">
        <w:t>Klügel</w:t>
      </w:r>
      <w:proofErr w:type="spellEnd"/>
      <w:r w:rsidR="003B1F4E" w:rsidRPr="003B1F4E">
        <w:t>, 2008)</w:t>
      </w:r>
      <w:r w:rsidR="003B1F4E">
        <w:rPr>
          <w:lang w:val="en-GB"/>
        </w:rPr>
        <w:fldChar w:fldCharType="end"/>
      </w:r>
      <w:ins w:id="22" w:author="Charlotte Devitre" w:date="2024-07-30T14:18:00Z" w16du:dateUtc="2024-07-30T21:18:00Z">
        <w:r w:rsidR="003B1F4E">
          <w:rPr>
            <w:lang w:val="en-GB"/>
          </w:rPr>
          <w:t xml:space="preserve"> </w:t>
        </w:r>
      </w:ins>
      <w:ins w:id="23" w:author="Charlotte Devitre" w:date="2024-07-26T14:50:00Z" w16du:dateUtc="2024-07-26T21:50:00Z">
        <w:r w:rsidR="00632C29">
          <w:rPr>
            <w:lang w:val="en-GB"/>
          </w:rPr>
          <w:t xml:space="preserve">and therefore </w:t>
        </w:r>
      </w:ins>
      <w:ins w:id="24" w:author="Charlotte Devitre" w:date="2024-07-26T14:53:00Z" w16du:dateUtc="2024-07-26T21:53:00Z">
        <w:r w:rsidR="00632C29">
          <w:rPr>
            <w:lang w:val="en-GB"/>
          </w:rPr>
          <w:t xml:space="preserve">the technique is </w:t>
        </w:r>
      </w:ins>
      <w:ins w:id="25" w:author="Charlotte Devitre" w:date="2024-07-26T14:50:00Z" w16du:dateUtc="2024-07-26T21:50:00Z">
        <w:r w:rsidR="00632C29">
          <w:rPr>
            <w:lang w:val="en-GB"/>
          </w:rPr>
          <w:t xml:space="preserve">limited in its applicability to </w:t>
        </w:r>
      </w:ins>
      <w:ins w:id="26" w:author="Charlotte Devitre" w:date="2024-07-26T14:57:00Z" w16du:dateUtc="2024-07-26T21:57:00Z">
        <w:r w:rsidR="00632C29">
          <w:rPr>
            <w:lang w:val="en-GB"/>
          </w:rPr>
          <w:t xml:space="preserve">estimate </w:t>
        </w:r>
      </w:ins>
      <w:ins w:id="27" w:author="Charlotte Devitre" w:date="2024-07-26T14:50:00Z" w16du:dateUtc="2024-07-26T21:50:00Z">
        <w:r w:rsidR="00632C29">
          <w:rPr>
            <w:lang w:val="en-GB"/>
          </w:rPr>
          <w:t>the shallow structure of magmatic plum</w:t>
        </w:r>
      </w:ins>
      <w:ins w:id="28" w:author="Charlotte Devitre" w:date="2024-07-26T14:51:00Z" w16du:dateUtc="2024-07-26T21:51:00Z">
        <w:r w:rsidR="00632C29">
          <w:rPr>
            <w:lang w:val="en-GB"/>
          </w:rPr>
          <w:t>bing systems (&lt;5-7 km)</w:t>
        </w:r>
      </w:ins>
      <w:ins w:id="29" w:author="Charlotte Devitre" w:date="2024-07-30T14:17:00Z" w16du:dateUtc="2024-07-30T21:17:00Z">
        <w:r w:rsidR="003B1F4E">
          <w:rPr>
            <w:lang w:val="en-GB"/>
          </w:rPr>
          <w:t xml:space="preserve">, except perhaps in the case of large inclusions in clear host phases </w:t>
        </w:r>
      </w:ins>
      <w:ins w:id="30" w:author="Charlotte Devitre" w:date="2024-07-30T14:18:00Z" w16du:dateUtc="2024-07-30T21:18:00Z">
        <w:r w:rsidR="003B1F4E">
          <w:rPr>
            <w:lang w:val="en-GB"/>
          </w:rPr>
          <w:t>such as</w:t>
        </w:r>
      </w:ins>
      <w:ins w:id="31" w:author="Charlotte Devitre" w:date="2024-07-30T14:17:00Z" w16du:dateUtc="2024-07-30T21:17:00Z">
        <w:r w:rsidR="003B1F4E">
          <w:rPr>
            <w:lang w:val="en-GB"/>
          </w:rPr>
          <w:t xml:space="preserve"> quartz </w:t>
        </w:r>
      </w:ins>
      <w:r w:rsidR="003B1F4E">
        <w:rPr>
          <w:lang w:val="en-GB"/>
        </w:rPr>
        <w:fldChar w:fldCharType="begin"/>
      </w:r>
      <w:r w:rsidR="003B1F4E">
        <w:rPr>
          <w:lang w:val="en-GB"/>
        </w:rPr>
        <w:instrText xml:space="preserve"> ADDIN ZOTERO_ITEM CSL_CITATION {"citationID":"MtkfIEMO","properties":{"formattedCitation":"(Clocchiatti {\\i{}et al.}, 1994; Zanon {\\i{}et al.}, 2003)","plainCitation":"(Clocchiatti et al., 1994; Zanon et al., 2003)","noteIndex":0},"citationItems":[{"id":1447,"uris":["http://zotero.org/users/local/qHue8ZtB/items/CCIXNZD9"],"itemData":{"id":1447,"type":"article-journal","abstract":"The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ins w:id="32" w:author="Charlotte Devitre" w:date="2024-07-30T14:24:00Z" w16du:dateUtc="2024-07-30T21:24:00Z">
        <w:r w:rsidR="003B1F4E">
          <w:t xml:space="preserve">e.g., </w:t>
        </w:r>
      </w:ins>
      <w:proofErr w:type="spellStart"/>
      <w:r w:rsidR="003B1F4E" w:rsidRPr="003B1F4E">
        <w:t>Clocchiatti</w:t>
      </w:r>
      <w:proofErr w:type="spellEnd"/>
      <w:r w:rsidR="003B1F4E" w:rsidRPr="003B1F4E">
        <w:t xml:space="preserve"> </w:t>
      </w:r>
      <w:r w:rsidR="003B1F4E" w:rsidRPr="003B1F4E">
        <w:rPr>
          <w:i/>
          <w:iCs/>
        </w:rPr>
        <w:t>et al.</w:t>
      </w:r>
      <w:r w:rsidR="003B1F4E" w:rsidRPr="003B1F4E">
        <w:t xml:space="preserve">, 1994; </w:t>
      </w:r>
      <w:proofErr w:type="spellStart"/>
      <w:r w:rsidR="003B1F4E" w:rsidRPr="003B1F4E">
        <w:t>Zanon</w:t>
      </w:r>
      <w:proofErr w:type="spellEnd"/>
      <w:r w:rsidR="003B1F4E" w:rsidRPr="003B1F4E">
        <w:t xml:space="preserve"> </w:t>
      </w:r>
      <w:r w:rsidR="003B1F4E" w:rsidRPr="003B1F4E">
        <w:rPr>
          <w:i/>
          <w:iCs/>
        </w:rPr>
        <w:t>et al.</w:t>
      </w:r>
      <w:r w:rsidR="003B1F4E" w:rsidRPr="003B1F4E">
        <w:t>, 2003)</w:t>
      </w:r>
      <w:r w:rsidR="003B1F4E">
        <w:rPr>
          <w:lang w:val="en-GB"/>
        </w:rPr>
        <w:fldChar w:fldCharType="end"/>
      </w:r>
      <w:ins w:id="33" w:author="Charlotte Devitre" w:date="2024-07-26T14:51:00Z" w16du:dateUtc="2024-07-26T21:51:00Z">
        <w:r w:rsidR="00632C29">
          <w:rPr>
            <w:lang w:val="en-GB"/>
          </w:rPr>
          <w:t>.</w:t>
        </w:r>
      </w:ins>
      <w:ins w:id="34" w:author="Charlotte Devitre" w:date="2024-07-26T14:55:00Z" w16du:dateUtc="2024-07-26T21:55:00Z">
        <w:r w:rsidR="00632C29" w:rsidDel="00E56FD9">
          <w:rPr>
            <w:lang w:val="en-GB"/>
          </w:rPr>
          <w:t xml:space="preserve"> </w:t>
        </w:r>
      </w:ins>
      <w:del w:id="35" w:author="Charlotte Devitre" w:date="2024-07-26T15:11:00Z" w16du:dateUtc="2024-07-26T22:11:00Z">
        <w:r w:rsidR="00E67341" w:rsidDel="00E67341">
          <w:fldChar w:fldCharType="begin"/>
        </w:r>
        <w:r w:rsidR="00E67341" w:rsidDel="00E67341">
          <w:delInstrText xml:space="preserve"> ADDIN ZOTERO_ITEM CSL_CITATION {"citationID":"IkIQPKht","properties":{"formattedCitation":"(DeVitre and Wieser, 2024)","plainCitation":"(DeVitre and Wieser, 2024)","noteIndex":0},"citationItems":[{"id":"YRNO6Sw0/6BPk5OmJ","uris":["http://zotero.org/users/9451925/items/FWZK55EA"],"itemData":{"id":"YRNO6Sw0/6BPk5OmJ","type":"article-journal","abstract":"Interpreting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00E67341" w:rsidDel="00E67341">
          <w:fldChar w:fldCharType="separate"/>
        </w:r>
        <w:r w:rsidR="00E67341" w:rsidDel="00E67341">
          <w:rPr>
            <w:noProof/>
          </w:rPr>
          <w:delText>(DeVitre and Wieser, 2024)</w:delText>
        </w:r>
        <w:r w:rsidR="00E67341" w:rsidDel="00E67341">
          <w:fldChar w:fldCharType="end"/>
        </w:r>
      </w:del>
      <w:del w:id="36" w:author="Charlotte Devitre" w:date="2024-07-26T13:36:00Z" w16du:dateUtc="2024-07-26T20:36:00Z">
        <w:r w:rsidDel="00E56FD9">
          <w:rPr>
            <w:lang w:val="en-GB"/>
          </w:rPr>
          <w:fldChar w:fldCharType="begin"/>
        </w:r>
        <w:r w:rsidDel="00E56FD9">
          <w:rPr>
            <w:lang w:val="en-GB"/>
          </w:rPr>
          <w:delInstrText xml:space="preserve"> ADDIN ZOTERO_TEMP </w:delInstrText>
        </w:r>
        <w:r w:rsidDel="00E56FD9">
          <w:rPr>
            <w:lang w:val="en-GB"/>
          </w:rPr>
          <w:fldChar w:fldCharType="separate"/>
        </w:r>
        <w:r w:rsidDel="00E56FD9">
          <w:rPr>
            <w:noProof/>
            <w:lang w:val="en-GB"/>
          </w:rPr>
          <w:delText>{Citation}</w:delText>
        </w:r>
        <w:r w:rsidDel="00E56FD9">
          <w:rPr>
            <w:lang w:val="en-GB"/>
          </w:rPr>
          <w:fldChar w:fldCharType="end"/>
        </w:r>
      </w:del>
      <w:del w:id="37" w:author="Charlotte Devitre" w:date="2024-07-26T14:55:00Z" w16du:dateUtc="2024-07-26T21:55:00Z">
        <w:r w:rsidR="00B90F91" w:rsidRPr="00E92B49" w:rsidDel="00632C29">
          <w:rPr>
            <w:lang w:val="en-GB"/>
          </w:rPr>
          <w:delText>Recent</w:delText>
        </w:r>
      </w:del>
      <w:ins w:id="38" w:author="Charlotte Devitre" w:date="2024-07-26T14:55:00Z" w16du:dateUtc="2024-07-26T21:55:00Z">
        <w:r w:rsidR="00632C29">
          <w:rPr>
            <w:lang w:val="en-GB"/>
          </w:rPr>
          <w:t>D</w:t>
        </w:r>
      </w:ins>
      <w:del w:id="39" w:author="Charlotte Devitre" w:date="2024-07-26T14:55:00Z" w16du:dateUtc="2024-07-26T21:55:00Z">
        <w:r w:rsidR="00B90F91" w:rsidRPr="00E92B49" w:rsidDel="00632C29">
          <w:rPr>
            <w:lang w:val="en-GB"/>
          </w:rPr>
          <w:delText xml:space="preserve"> d</w:delText>
        </w:r>
      </w:del>
      <w:r w:rsidR="00B90F91" w:rsidRPr="00E92B49">
        <w:rPr>
          <w:lang w:val="en-GB"/>
        </w:rPr>
        <w:t>evelopments</w:t>
      </w:r>
      <w:ins w:id="40" w:author="Charlotte Devitre" w:date="2024-07-26T14:55:00Z" w16du:dateUtc="2024-07-26T21:55:00Z">
        <w:r w:rsidR="00632C29">
          <w:rPr>
            <w:lang w:val="en-GB"/>
          </w:rPr>
          <w:t xml:space="preserve"> </w:t>
        </w:r>
      </w:ins>
      <w:ins w:id="41" w:author="Charlotte Devitre" w:date="2024-07-26T14:56:00Z" w16du:dateUtc="2024-07-26T21:56:00Z">
        <w:r w:rsidR="00632C29">
          <w:rPr>
            <w:lang w:val="en-GB"/>
          </w:rPr>
          <w:t>in the past</w:t>
        </w:r>
      </w:ins>
      <w:ins w:id="42" w:author="Charlotte Devitre" w:date="2024-07-26T14:55:00Z" w16du:dateUtc="2024-07-26T21:55:00Z">
        <w:r w:rsidR="00632C29">
          <w:rPr>
            <w:lang w:val="en-GB"/>
          </w:rPr>
          <w:t xml:space="preserve"> </w:t>
        </w:r>
      </w:ins>
      <w:ins w:id="43" w:author="Charlotte Devitre" w:date="2024-07-26T14:59:00Z" w16du:dateUtc="2024-07-26T21:59:00Z">
        <w:r w:rsidR="003839AC">
          <w:rPr>
            <w:lang w:val="en-GB"/>
          </w:rPr>
          <w:t xml:space="preserve">two </w:t>
        </w:r>
      </w:ins>
      <w:ins w:id="44" w:author="Charlotte Devitre" w:date="2024-07-26T14:55:00Z" w16du:dateUtc="2024-07-26T21:55:00Z">
        <w:r w:rsidR="00632C29">
          <w:rPr>
            <w:lang w:val="en-GB"/>
          </w:rPr>
          <w:t>decade</w:t>
        </w:r>
      </w:ins>
      <w:ins w:id="45" w:author="Charlotte Devitre" w:date="2024-07-26T14:59:00Z" w16du:dateUtc="2024-07-26T21:59:00Z">
        <w:r w:rsidR="003839AC">
          <w:rPr>
            <w:lang w:val="en-GB"/>
          </w:rPr>
          <w:t>s</w:t>
        </w:r>
      </w:ins>
      <w:ins w:id="46" w:author="Charlotte Devitre" w:date="2024-07-26T14:56:00Z" w16du:dateUtc="2024-07-26T21:56:00Z">
        <w:r w:rsidR="00632C29">
          <w:rPr>
            <w:lang w:val="en-GB"/>
          </w:rPr>
          <w:t xml:space="preserve"> in the accuracy and precision of Raman</w:t>
        </w:r>
      </w:ins>
      <w:ins w:id="47" w:author="Charlotte Devitre" w:date="2024-07-26T15:08:00Z" w16du:dateUtc="2024-07-26T22:08:00Z">
        <w:r w:rsidR="003839AC">
          <w:rPr>
            <w:lang w:val="en-GB"/>
          </w:rPr>
          <w:t xml:space="preserve"> spectroscopy</w:t>
        </w:r>
      </w:ins>
      <w:ins w:id="48" w:author="Charlotte Devitre" w:date="2024-07-26T14:56:00Z" w16du:dateUtc="2024-07-26T21:56:00Z">
        <w:r w:rsidR="00632C29">
          <w:rPr>
            <w:lang w:val="en-GB"/>
          </w:rPr>
          <w:t xml:space="preserve"> measurements of CO</w:t>
        </w:r>
        <w:r w:rsidR="00632C29" w:rsidRPr="00632C29">
          <w:rPr>
            <w:vertAlign w:val="subscript"/>
            <w:lang w:val="en-GB"/>
            <w:rPrChange w:id="49" w:author="Charlotte Devitre" w:date="2024-07-26T14:56:00Z" w16du:dateUtc="2024-07-26T21:56:00Z">
              <w:rPr>
                <w:lang w:val="en-GB"/>
              </w:rPr>
            </w:rPrChange>
          </w:rPr>
          <w:t xml:space="preserve">2 </w:t>
        </w:r>
        <w:r w:rsidR="00632C29">
          <w:rPr>
            <w:lang w:val="en-GB"/>
          </w:rPr>
          <w:t>density</w:t>
        </w:r>
      </w:ins>
      <w:ins w:id="50" w:author="Penny Wieser" w:date="2024-07-29T14:13:00Z" w16du:dateUtc="2024-07-29T21:13:00Z">
        <w:r w:rsidR="00C63326">
          <w:rPr>
            <w:lang w:val="en-GB"/>
          </w:rPr>
          <w:t xml:space="preserve">, </w:t>
        </w:r>
      </w:ins>
      <w:ins w:id="51" w:author="Charlotte Devitre" w:date="2024-07-26T15:00:00Z" w16du:dateUtc="2024-07-26T22:00:00Z">
        <w:del w:id="52" w:author="Penny Wieser" w:date="2024-07-29T14:13:00Z" w16du:dateUtc="2024-07-29T21:13:00Z">
          <w:r w:rsidR="003839AC" w:rsidDel="00C63326">
            <w:rPr>
              <w:lang w:val="en-GB"/>
            </w:rPr>
            <w:delText xml:space="preserve"> </w:delText>
          </w:r>
        </w:del>
      </w:ins>
      <w:ins w:id="53" w:author="Charlotte Devitre" w:date="2024-07-26T15:11:00Z" w16du:dateUtc="2024-07-26T22:11:00Z">
        <w:del w:id="54" w:author="Penny Wieser" w:date="2024-07-29T14:13:00Z" w16du:dateUtc="2024-07-29T21:13:00Z">
          <w:r w:rsidR="00E67341" w:rsidDel="00C63326">
            <w:rPr>
              <w:lang w:val="en-GB"/>
            </w:rPr>
            <w:delText xml:space="preserve">– </w:delText>
          </w:r>
        </w:del>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del w:id="55" w:author="Penny Wieser" w:date="2024-07-29T14:13:00Z" w16du:dateUtc="2024-07-29T21:13:00Z">
          <w:r w:rsidR="00E67341" w:rsidDel="00C63326">
            <w:rPr>
              <w:lang w:val="en-GB"/>
            </w:rPr>
            <w:delText>–</w:delText>
          </w:r>
        </w:del>
        <w:r w:rsidR="00E67341">
          <w:rPr>
            <w:lang w:val="en-GB"/>
          </w:rPr>
          <w:t xml:space="preserve">  </w:t>
        </w:r>
      </w:ins>
      <w:r w:rsidR="003839AC">
        <w:rPr>
          <w:lang w:val="en-GB"/>
        </w:rPr>
        <w:fldChar w:fldCharType="begin"/>
      </w:r>
      <w:r w:rsidR="0073265F">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J."}],"issued":{"date-parts":[["2020"]]}}},{"id":"OQjauoEz/edLB1qYv","uris":["http://zotero.org/users/9451925/items/2A38GRRP"],"itemData":{"id":"YRNO6Sw0/jHwxL1Ha","type":"article-journal","abstract":"Fluid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ins w:id="56" w:author="Charlotte Devitre" w:date="2024-07-26T15:25:00Z" w16du:dateUtc="2024-07-26T22:25:00Z">
        <w:r w:rsidR="00516909">
          <w:t xml:space="preserve">e.g., </w:t>
        </w:r>
      </w:ins>
      <w:r w:rsidR="00516909" w:rsidRPr="00516909">
        <w:t xml:space="preserve">Rosso and Bodnar, </w:t>
      </w:r>
      <w:r w:rsidR="00516909" w:rsidRPr="00516909">
        <w:lastRenderedPageBreak/>
        <w:t xml:space="preserve">1995; Kawakami </w:t>
      </w:r>
      <w:r w:rsidR="00516909" w:rsidRPr="00516909">
        <w:rPr>
          <w:i/>
          <w:iCs/>
        </w:rPr>
        <w:t>et al.</w:t>
      </w:r>
      <w:r w:rsidR="00516909" w:rsidRPr="00516909">
        <w:t xml:space="preserve">, 2003; Yamamoto and </w:t>
      </w:r>
      <w:proofErr w:type="spellStart"/>
      <w:r w:rsidR="00516909" w:rsidRPr="00516909">
        <w:t>Kagi</w:t>
      </w:r>
      <w:proofErr w:type="spellEnd"/>
      <w:r w:rsidR="00516909" w:rsidRPr="00516909">
        <w:t xml:space="preserve">,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w:t>
      </w:r>
      <w:proofErr w:type="spellStart"/>
      <w:r w:rsidR="00516909" w:rsidRPr="00516909">
        <w:t>Lamadrid</w:t>
      </w:r>
      <w:proofErr w:type="spellEnd"/>
      <w:r w:rsidR="00516909" w:rsidRPr="00516909">
        <w:t xml:space="preserve"> </w:t>
      </w:r>
      <w:r w:rsidR="00516909" w:rsidRPr="00516909">
        <w:rPr>
          <w:i/>
          <w:iCs/>
        </w:rPr>
        <w:t>et al.</w:t>
      </w:r>
      <w:r w:rsidR="00516909" w:rsidRPr="00516909">
        <w:t xml:space="preserve">, 2017; </w:t>
      </w:r>
      <w:proofErr w:type="spellStart"/>
      <w:r w:rsidR="00516909" w:rsidRPr="00516909">
        <w:t>Sublett</w:t>
      </w:r>
      <w:proofErr w:type="spellEnd"/>
      <w:r w:rsidR="00516909" w:rsidRPr="00516909">
        <w:t xml:space="preserve"> </w:t>
      </w:r>
      <w:r w:rsidR="00516909" w:rsidRPr="00516909">
        <w:rPr>
          <w:i/>
          <w:iCs/>
        </w:rPr>
        <w:t>et al.</w:t>
      </w:r>
      <w:r w:rsidR="00516909" w:rsidRPr="00516909">
        <w:t xml:space="preserve">, 2020; </w:t>
      </w:r>
      <w:proofErr w:type="spellStart"/>
      <w:r w:rsidR="00516909" w:rsidRPr="00516909">
        <w:t>DeVitre</w:t>
      </w:r>
      <w:proofErr w:type="spellEnd"/>
      <w:r w:rsidR="00516909" w:rsidRPr="00516909">
        <w:t xml:space="preserv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work </w:t>
      </w:r>
      <w:r w:rsidR="003839AC">
        <w:rPr>
          <w:lang w:val="en-GB"/>
        </w:rPr>
        <w:t>demonstrated</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 xml:space="preserve">returns the same results as melt inclusion barometry and </w:t>
      </w:r>
      <w:r w:rsidR="00B90F91" w:rsidRPr="00E92B49">
        <w:rPr>
          <w:lang w:val="en-GB"/>
        </w:rPr>
        <w:t>provide</w:t>
      </w:r>
      <w:r w:rsidR="004F2B3A">
        <w:rPr>
          <w:lang w:val="en-GB"/>
        </w:rPr>
        <w:t xml:space="preserve"> </w:t>
      </w:r>
      <w:r w:rsidR="00B90F91" w:rsidRPr="00E92B49">
        <w:rPr>
          <w:lang w:val="en-GB"/>
        </w:rPr>
        <w:t xml:space="preserve">much smaller uncertainties than mineral barometry,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 </w:t>
      </w:r>
      <w:r w:rsidR="00B90F91" w:rsidRPr="007B522C">
        <w:rPr>
          <w:lang w:val="en-GB"/>
        </w:rPr>
        <w:fldChar w:fldCharType="begin"/>
      </w:r>
      <w:r w:rsidR="005368EE">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5368EE">
        <w:rPr>
          <w:rFonts w:ascii="Cambria Math" w:hAnsi="Cambria Math" w:cs="Cambria Math"/>
          <w:lang w:val="en-GB"/>
        </w:rPr>
        <w:instrText>∼</w:instrText>
      </w:r>
      <w:r w:rsidR="005368EE">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OQjauoEz/u6rEYAmR","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5368EE">
        <w:rPr>
          <w:rFonts w:ascii="Cambria Math" w:hAnsi="Cambria Math" w:cs="Cambria Math"/>
          <w:lang w:val="en-GB"/>
        </w:rPr>
        <w:instrText>∼</w:instrText>
      </w:r>
      <w:r w:rsidR="005368EE">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5368EE">
        <w:rPr>
          <w:rFonts w:ascii="Cambria Math" w:hAnsi="Cambria Math" w:cs="Cambria Math"/>
          <w:lang w:val="en-GB"/>
        </w:rPr>
        <w:instrText>∼</w:instrText>
      </w:r>
      <w:r w:rsidR="005368EE">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w:t>
      </w:r>
      <w:proofErr w:type="spellStart"/>
      <w:r w:rsidR="005368EE" w:rsidRPr="005368EE">
        <w:t>DeVitre</w:t>
      </w:r>
      <w:proofErr w:type="spellEnd"/>
      <w:r w:rsidR="005368EE" w:rsidRPr="005368EE">
        <w:t xml:space="preserve"> and </w:t>
      </w:r>
      <w:proofErr w:type="spellStart"/>
      <w:r w:rsidR="005368EE" w:rsidRPr="005368EE">
        <w:t>Wieser</w:t>
      </w:r>
      <w:proofErr w:type="spellEnd"/>
      <w:r w:rsidR="005368EE" w:rsidRPr="005368EE">
        <w:t xml:space="preserve">,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 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5368EE">
        <w:instrText xml:space="preserve"> ADDIN ZOTERO_ITEM CSL_CITATION {"citationID":"yonXLz74","properties":{"formattedCitation":"(Bakker, 2021)","plainCitation":"(Bakker, 2021)","noteIndex":0},"citationItems":[{"id":1119,"uris":["http://zotero.org/users/local/qHue8ZtB/items/YGSLX9MQ"],"itemData":{"id":1119,"type":"article-journal","abstract":"Raman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Raman spectroscopy has the advantage of being able to easily probe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of State (EOS</w:t>
      </w:r>
      <w:r w:rsidR="00B90F91" w:rsidRPr="007B522C">
        <w:rPr>
          <w:lang w:val="en-GB"/>
        </w:rPr>
        <w:t>, Fig. 1</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-H</w:t>
      </w:r>
      <w:r w:rsidR="00C63326" w:rsidRPr="008E4946">
        <w:rPr>
          <w:vertAlign w:val="subscript"/>
          <w:lang w:val="en-GB"/>
        </w:rPr>
        <w:t>2</w:t>
      </w:r>
      <w:r w:rsidR="00C63326">
        <w:rPr>
          <w:lang w:val="en-GB"/>
        </w:rPr>
        <w:t>O).</w:t>
      </w:r>
      <w:r w:rsidR="00B90F91" w:rsidRPr="007B522C">
        <w:rPr>
          <w:lang w:val="en-GB"/>
        </w:rPr>
        <w:t xml:space="preserve"> </w:t>
      </w:r>
    </w:p>
    <w:p w14:paraId="68F83765" w14:textId="59F77EA8" w:rsidR="00AA17DA" w:rsidRPr="008E4946" w:rsidRDefault="00AA17DA" w:rsidP="008E4946">
      <w:pPr>
        <w:pStyle w:val="Heading-Main"/>
        <w:spacing w:line="480" w:lineRule="auto"/>
        <w:jc w:val="both"/>
      </w:pPr>
      <w:r>
        <w:t xml:space="preserve">Advantages and </w:t>
      </w:r>
      <w:del w:id="57" w:author="Charlotte Devitre" w:date="2024-07-30T15:41:00Z" w16du:dateUtc="2024-07-30T22:41:00Z">
        <w:r w:rsidDel="00AB24ED">
          <w:delText xml:space="preserve">disadvantages </w:delText>
        </w:r>
      </w:del>
      <w:ins w:id="58" w:author="Charlotte Devitre" w:date="2024-07-30T15:41:00Z" w16du:dateUtc="2024-07-30T22:41:00Z">
        <w:r w:rsidR="00AB24ED">
          <w:t>limitations</w:t>
        </w:r>
        <w:r w:rsidR="00AB24ED">
          <w:t xml:space="preserve"> </w:t>
        </w:r>
      </w:ins>
      <w:r>
        <w:t>of fluid inclusion barometry.</w:t>
      </w:r>
    </w:p>
    <w:p w14:paraId="4A558FE5" w14:textId="55820719" w:rsidR="00B90F91" w:rsidRDefault="00AB24ED" w:rsidP="00B90F91">
      <w:pPr>
        <w:pStyle w:val="Text"/>
        <w:spacing w:line="480" w:lineRule="auto"/>
        <w:jc w:val="both"/>
        <w:rPr>
          <w:ins w:id="59" w:author="Charlotte Devitre" w:date="2024-07-30T15:41:00Z" w16du:dateUtc="2024-07-30T22:41:00Z"/>
          <w:lang w:val="en-GB"/>
        </w:rPr>
      </w:pPr>
      <w:ins w:id="60" w:author="Charlotte Devitre" w:date="2024-07-30T15:42:00Z" w16du:dateUtc="2024-07-30T22:42:00Z">
        <w:r>
          <w:rPr>
            <w:lang w:val="en-GB"/>
          </w:rPr>
          <w:t xml:space="preserve">Fluid inclusion barometry, using either </w:t>
        </w:r>
      </w:ins>
      <w:ins w:id="61" w:author="Charlotte Devitre" w:date="2024-07-30T15:47:00Z" w16du:dateUtc="2024-07-30T22:47:00Z">
        <w:r>
          <w:rPr>
            <w:lang w:val="en-GB"/>
          </w:rPr>
          <w:t>micro thermometry</w:t>
        </w:r>
      </w:ins>
      <w:ins w:id="62" w:author="Charlotte Devitre" w:date="2024-07-30T15:42:00Z" w16du:dateUtc="2024-07-30T22:42:00Z">
        <w:r>
          <w:rPr>
            <w:lang w:val="en-GB"/>
          </w:rPr>
          <w:t xml:space="preserve"> or Raman spectroscopy, requires very little preparation.</w:t>
        </w:r>
      </w:ins>
      <w:ins w:id="63" w:author="Charlotte Devitre" w:date="2024-07-30T15:43:00Z" w16du:dateUtc="2024-07-30T22:43:00Z">
        <w:r>
          <w:rPr>
            <w:lang w:val="en-GB"/>
          </w:rPr>
          <w:t xml:space="preserve"> In the case of Raman spectroscopy, a single polished crystal, with FI within ~50 µm of the surface is sufficient to per</w:t>
        </w:r>
      </w:ins>
      <w:ins w:id="64" w:author="Charlotte Devitre" w:date="2024-07-30T15:44:00Z" w16du:dateUtc="2024-07-30T22:44:00Z">
        <w:r>
          <w:rPr>
            <w:lang w:val="en-GB"/>
          </w:rPr>
          <w:t xml:space="preserve">form high quality analyses. For </w:t>
        </w:r>
      </w:ins>
      <w:ins w:id="65" w:author="Charlotte Devitre" w:date="2024-07-30T15:45:00Z" w16du:dateUtc="2024-07-30T22:45:00Z">
        <w:r>
          <w:rPr>
            <w:lang w:val="en-GB"/>
          </w:rPr>
          <w:t>micro thermometry</w:t>
        </w:r>
      </w:ins>
      <w:ins w:id="66" w:author="Charlotte Devitre" w:date="2024-07-30T15:44:00Z" w16du:dateUtc="2024-07-30T22:44:00Z">
        <w:r>
          <w:rPr>
            <w:lang w:val="en-GB"/>
          </w:rPr>
          <w:t xml:space="preserve"> a doubly polished crystal</w:t>
        </w:r>
      </w:ins>
      <w:ins w:id="67" w:author="Charlotte Devitre" w:date="2024-07-30T15:45:00Z" w16du:dateUtc="2024-07-30T22:45:00Z">
        <w:r>
          <w:rPr>
            <w:lang w:val="en-GB"/>
          </w:rPr>
          <w:t xml:space="preserve"> or slab is</w:t>
        </w:r>
      </w:ins>
      <w:ins w:id="68" w:author="Charlotte Devitre" w:date="2024-07-30T15:46:00Z" w16du:dateUtc="2024-07-30T22:46:00Z">
        <w:r>
          <w:rPr>
            <w:lang w:val="en-GB"/>
          </w:rPr>
          <w:t xml:space="preserve"> all that is</w:t>
        </w:r>
      </w:ins>
      <w:ins w:id="69" w:author="Charlotte Devitre" w:date="2024-07-30T15:45:00Z" w16du:dateUtc="2024-07-30T22:45:00Z">
        <w:r>
          <w:rPr>
            <w:lang w:val="en-GB"/>
          </w:rPr>
          <w:t xml:space="preserve"> needed. Data obtained from either method can quickly be converted into pressures and depths </w:t>
        </w:r>
      </w:ins>
      <w:ins w:id="70" w:author="Charlotte Devitre" w:date="2024-07-30T15:46:00Z" w16du:dateUtc="2024-07-30T22:46:00Z">
        <w:r>
          <w:rPr>
            <w:lang w:val="en-GB"/>
          </w:rPr>
          <w:t>using an esti</w:t>
        </w:r>
      </w:ins>
      <w:ins w:id="71" w:author="Charlotte Devitre" w:date="2024-07-30T15:47:00Z" w16du:dateUtc="2024-07-30T22:47:00Z">
        <w:r>
          <w:rPr>
            <w:lang w:val="en-GB"/>
          </w:rPr>
          <w:t xml:space="preserve">mated entrapment temperature. </w:t>
        </w:r>
      </w:ins>
      <w:r w:rsidR="00B90F91" w:rsidRPr="007B522C">
        <w:rPr>
          <w:lang w:val="en-GB"/>
        </w:rPr>
        <w:t xml:space="preserve">One major advantage </w:t>
      </w:r>
      <w:r w:rsidR="00E67341">
        <w:rPr>
          <w:lang w:val="en-GB"/>
        </w:rPr>
        <w:t xml:space="preserve">of fluid inclusion barometry </w:t>
      </w:r>
      <w:r w:rsidR="00B90F91" w:rsidRPr="007B522C">
        <w:rPr>
          <w:lang w:val="en-GB"/>
        </w:rPr>
        <w:t>is that the conversion of CO</w:t>
      </w:r>
      <w:r w:rsidR="00B90F91" w:rsidRPr="007B522C">
        <w:rPr>
          <w:vertAlign w:val="subscript"/>
          <w:lang w:val="en-GB"/>
        </w:rPr>
        <w:t>2</w:t>
      </w:r>
      <w:r w:rsidR="00B90F91" w:rsidRPr="007B522C">
        <w:t xml:space="preserve"> density to pressure is relatively insensitive to </w:t>
      </w:r>
      <w:r w:rsidR="00B90F91" w:rsidRPr="007B522C">
        <w:rPr>
          <w:lang w:val="en-GB"/>
        </w:rPr>
        <w:t xml:space="preserve">the choice of entrapment temperature, a parameter which may not be known at the onset of a new eruptive episode </w:t>
      </w:r>
      <w:r w:rsidR="00B90F91" w:rsidRPr="007B522C">
        <w:rPr>
          <w:lang w:val="en-GB"/>
        </w:rPr>
        <w:lastRenderedPageBreak/>
        <w:t>(Fig. 1a</w:t>
      </w:r>
      <w:r w:rsidR="00B90F91" w:rsidRPr="007B522C">
        <w:t>-b</w:t>
      </w:r>
      <w:r w:rsidR="00B90F91" w:rsidRPr="007B522C">
        <w:rPr>
          <w:lang w:val="en-GB"/>
        </w:rPr>
        <w:t>).</w:t>
      </w:r>
      <w:r w:rsidR="007D29B0">
        <w:rPr>
          <w:lang w:val="en-GB"/>
        </w:rPr>
        <w:t xml:space="preserve"> The difference in pressure for EOS calculations considering </w:t>
      </w:r>
      <w:r w:rsidR="00B90F91" w:rsidRPr="007B522C">
        <w:rPr>
          <w:lang w:val="en-GB"/>
        </w:rPr>
        <w:t xml:space="preserve">the lower and upper limit of liquidus temperatures for olivine-saturated melts erupted at Kīlauea volcano throughout its history (~1100 and 1350 ˚C; </w:t>
      </w:r>
      <w:r w:rsidR="00B90F91" w:rsidRPr="007B522C">
        <w:rPr>
          <w:lang w:val="en-GB"/>
        </w:rPr>
        <w:fldChar w:fldCharType="begin"/>
      </w:r>
      <w:r w:rsidR="0073265F">
        <w:rPr>
          <w:lang w:val="en-GB"/>
        </w:rPr>
        <w:instrText xml:space="preserve"> ADDIN ZOTERO_ITEM CSL_CITATION {"citationID":"ZxrqqlHJ","properties":{"formattedCitation":"(DeVitre and Wieser, 2024)","plainCitation":"(DeVitre and Wieser, 2024)","dontUpdate":true,"noteIndex":0},"citationItems":[{"id":"OQjauoEz/cWl4AKuJ","uris":["http://zotero.org/users/9451925/items/FWZK55EA"],"itemData":{"id":2108,"type":"article-journal","abstract":"Interpreting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90F91" w:rsidRPr="007B522C">
        <w:rPr>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00B90F91" w:rsidRPr="007B522C">
        <w:fldChar w:fldCharType="end"/>
      </w:r>
      <w:r w:rsidR="00B90F91" w:rsidRPr="007B522C">
        <w:rPr>
          <w:lang w:val="en-GB"/>
        </w:rPr>
        <w:t>)</w:t>
      </w:r>
      <w:r w:rsidR="007D29B0">
        <w:rPr>
          <w:lang w:val="en-GB"/>
        </w:rPr>
        <w:t xml:space="preserve"> </w:t>
      </w:r>
      <w:r w:rsidR="00B90F91" w:rsidRPr="007B522C">
        <w:rPr>
          <w:lang w:val="en-GB"/>
        </w:rPr>
        <w:t>is at most ~20 %, which corresponds to</w:t>
      </w:r>
      <w:r w:rsidR="00C63326">
        <w:rPr>
          <w:lang w:val="en-GB"/>
        </w:rPr>
        <w:t xml:space="preserve"> an error of</w:t>
      </w:r>
      <w:r w:rsidR="00B90F91" w:rsidRPr="007B522C">
        <w:rPr>
          <w:lang w:val="en-GB"/>
        </w:rPr>
        <w:t xml:space="preserve"> </w:t>
      </w:r>
      <w:r w:rsidR="008E4946">
        <w:rPr>
          <w:lang w:val="en-GB"/>
        </w:rPr>
        <w:t>about ±</w:t>
      </w:r>
      <w:commentRangeStart w:id="72"/>
      <w:commentRangeStart w:id="73"/>
      <w:r w:rsidR="00B90F91" w:rsidRPr="007B522C">
        <w:rPr>
          <w:lang w:val="en-GB"/>
        </w:rPr>
        <w:t>0</w:t>
      </w:r>
      <w:commentRangeEnd w:id="72"/>
      <w:r w:rsidR="00C63326">
        <w:rPr>
          <w:rStyle w:val="CommentReference"/>
        </w:rPr>
        <w:commentReference w:id="72"/>
      </w:r>
      <w:commentRangeEnd w:id="73"/>
      <w:r w:rsidR="008E4946">
        <w:rPr>
          <w:rStyle w:val="CommentReference"/>
        </w:rPr>
        <w:commentReference w:id="73"/>
      </w:r>
      <w:r w:rsidR="00B90F91" w:rsidRPr="007B522C">
        <w:rPr>
          <w:lang w:val="en-GB"/>
        </w:rPr>
        <w:t>.</w:t>
      </w:r>
      <w:r w:rsidR="008E4946">
        <w:rPr>
          <w:lang w:val="en-GB"/>
        </w:rPr>
        <w:t>1</w:t>
      </w:r>
      <w:r w:rsidR="007D29B0">
        <w:rPr>
          <w:lang w:val="en-GB"/>
        </w:rPr>
        <w:t>-</w:t>
      </w:r>
      <w:r w:rsidR="00B90F91" w:rsidRPr="007B522C">
        <w:rPr>
          <w:lang w:val="en-GB"/>
        </w:rPr>
        <w:t>0.</w:t>
      </w:r>
      <w:r w:rsidR="008E4946">
        <w:rPr>
          <w:lang w:val="en-GB"/>
        </w:rPr>
        <w:t>2</w:t>
      </w:r>
      <w:r w:rsidR="00B90F91" w:rsidRPr="007B522C">
        <w:rPr>
          <w:lang w:val="en-GB"/>
        </w:rPr>
        <w:t xml:space="preserve"> km at depths representative of the </w:t>
      </w:r>
      <w:proofErr w:type="spellStart"/>
      <w:r w:rsidR="00B90F91" w:rsidRPr="007B522C">
        <w:rPr>
          <w:lang w:val="en-GB"/>
        </w:rPr>
        <w:t>Halemaʻumaʻu</w:t>
      </w:r>
      <w:proofErr w:type="spellEnd"/>
      <w:r w:rsidR="00B90F91" w:rsidRPr="007B522C">
        <w:rPr>
          <w:lang w:val="en-GB"/>
        </w:rPr>
        <w:t xml:space="preserve"> reservoir </w:t>
      </w:r>
      <w:r w:rsidR="00CB6366">
        <w:rPr>
          <w:lang w:val="en-GB"/>
        </w:rPr>
        <w:t>(</w:t>
      </w:r>
      <w:r w:rsidR="00B90F91" w:rsidRPr="007B522C">
        <w:rPr>
          <w:lang w:val="en-GB"/>
        </w:rPr>
        <w:t xml:space="preserve">1-2 km), and </w:t>
      </w:r>
      <w:r w:rsidR="008E4946">
        <w:rPr>
          <w:lang w:val="en-GB"/>
        </w:rPr>
        <w:t xml:space="preserve">approximately </w:t>
      </w:r>
      <w:r w:rsidR="008E4946">
        <w:rPr>
          <w:lang w:val="en-GB"/>
        </w:rPr>
        <w:t>±</w:t>
      </w:r>
      <w:r w:rsidR="00B90F91" w:rsidRPr="007B522C">
        <w:rPr>
          <w:lang w:val="en-GB"/>
        </w:rPr>
        <w:t>0.</w:t>
      </w:r>
      <w:r w:rsidR="008E4946">
        <w:rPr>
          <w:lang w:val="en-GB"/>
        </w:rPr>
        <w:t>3</w:t>
      </w:r>
      <w:r w:rsidR="00B90F91" w:rsidRPr="007B522C">
        <w:rPr>
          <w:lang w:val="en-GB"/>
        </w:rPr>
        <w:t>-</w:t>
      </w:r>
      <w:r w:rsidR="008E4946">
        <w:rPr>
          <w:lang w:val="en-GB"/>
        </w:rPr>
        <w:t>0.</w:t>
      </w:r>
      <w:r w:rsidR="00754F5D">
        <w:rPr>
          <w:lang w:val="en-GB"/>
        </w:rPr>
        <w:t>5</w:t>
      </w:r>
      <w:r w:rsidR="00B90F91" w:rsidRPr="007B522C">
        <w:rPr>
          <w:lang w:val="en-GB"/>
        </w:rPr>
        <w:t xml:space="preserve"> km at the depths of the </w:t>
      </w:r>
      <w:r w:rsidR="004F2B3A">
        <w:rPr>
          <w:lang w:val="en-GB"/>
        </w:rPr>
        <w:t xml:space="preserve">South Caldera </w:t>
      </w:r>
      <w:r w:rsidR="00B90F91" w:rsidRPr="007B522C">
        <w:rPr>
          <w:lang w:val="en-GB"/>
        </w:rPr>
        <w:t>reservoir (3-5 km</w:t>
      </w:r>
      <w:r w:rsidR="007D29B0">
        <w:rPr>
          <w:lang w:val="en-GB"/>
        </w:rPr>
        <w:t>;</w:t>
      </w:r>
      <w:r w:rsidR="00B90F91" w:rsidRPr="007B522C">
        <w:rPr>
          <w:lang w:val="en-GB"/>
        </w:rPr>
        <w:t xml:space="preserve"> Fig. 1b and Fig. </w:t>
      </w:r>
      <w:r w:rsidR="00B90F91">
        <w:rPr>
          <w:lang w:val="en-GB"/>
        </w:rPr>
        <w:t>S3</w:t>
      </w:r>
      <w:r w:rsidR="00B90F91" w:rsidRPr="007B522C">
        <w:rPr>
          <w:lang w:val="en-GB"/>
        </w:rPr>
        <w:t>-</w:t>
      </w:r>
      <w:r w:rsidR="00B90F91">
        <w:rPr>
          <w:lang w:val="en-GB"/>
        </w:rPr>
        <w:t>S6</w:t>
      </w:r>
      <w:r w:rsidR="00B90F91" w:rsidRPr="007B522C">
        <w:rPr>
          <w:lang w:val="en-GB"/>
        </w:rPr>
        <w:t xml:space="preserve">). These errors are of similar magnitude to those associated with the conversion of pressures to depths through an estimate of crustal density (an issue affecting all petrological barometers). </w:t>
      </w:r>
    </w:p>
    <w:p w14:paraId="311305D2" w14:textId="7EF2CE45" w:rsidR="00AB24ED" w:rsidDel="00AB24ED" w:rsidRDefault="00AB24ED" w:rsidP="00B90F91">
      <w:pPr>
        <w:pStyle w:val="Text"/>
        <w:spacing w:line="480" w:lineRule="auto"/>
        <w:jc w:val="both"/>
        <w:rPr>
          <w:del w:id="74" w:author="Charlotte Devitre" w:date="2024-07-30T15:46:00Z" w16du:dateUtc="2024-07-30T22:46:00Z"/>
          <w:lang w:val="en-GB"/>
        </w:rPr>
      </w:pPr>
    </w:p>
    <w:p w14:paraId="00284DD7" w14:textId="12278FCF" w:rsidR="00062565" w:rsidRDefault="00754F5D" w:rsidP="00B90F91">
      <w:pPr>
        <w:pStyle w:val="Text"/>
        <w:spacing w:line="480" w:lineRule="auto"/>
        <w:jc w:val="both"/>
        <w:rPr>
          <w:ins w:id="75" w:author="Charlotte Devitre" w:date="2024-07-30T15:10:00Z" w16du:dateUtc="2024-07-30T22:10:00Z"/>
          <w:lang w:val="en-GB"/>
        </w:rPr>
      </w:pPr>
      <w:r>
        <w:rPr>
          <w:lang w:val="en-GB"/>
        </w:rPr>
        <w:t>There are</w:t>
      </w:r>
      <w:ins w:id="76" w:author="Charlotte Devitre" w:date="2024-07-30T15:47:00Z" w16du:dateUtc="2024-07-30T22:47:00Z">
        <w:r w:rsidR="00AB24ED">
          <w:rPr>
            <w:lang w:val="en-GB"/>
          </w:rPr>
          <w:t>, however,</w:t>
        </w:r>
      </w:ins>
      <w:r w:rsidR="008C0004">
        <w:rPr>
          <w:lang w:val="en-GB"/>
        </w:rPr>
        <w:t xml:space="preserve"> a few important </w:t>
      </w:r>
      <w:r w:rsidR="00AA17DA">
        <w:rPr>
          <w:lang w:val="en-GB"/>
        </w:rPr>
        <w:t>limitations of the fluid inclusion method. First, it requires</w:t>
      </w:r>
      <w:r w:rsidR="008C0004">
        <w:rPr>
          <w:lang w:val="en-GB"/>
        </w:rPr>
        <w:t xml:space="preserve"> the presence of exsolved near-pure CO</w:t>
      </w:r>
      <w:r w:rsidR="008C0004" w:rsidRPr="00754F5D">
        <w:rPr>
          <w:vertAlign w:val="subscript"/>
          <w:lang w:val="en-GB"/>
        </w:rPr>
        <w:t xml:space="preserve">2 </w:t>
      </w:r>
      <w:r w:rsidR="008C0004">
        <w:rPr>
          <w:lang w:val="en-GB"/>
        </w:rPr>
        <w:t xml:space="preserve">fluids </w:t>
      </w:r>
      <w:r>
        <w:rPr>
          <w:lang w:val="en-GB"/>
        </w:rPr>
        <w:t xml:space="preserve">which are </w:t>
      </w:r>
      <w:r w:rsidR="008C0004">
        <w:rPr>
          <w:lang w:val="en-GB"/>
        </w:rPr>
        <w:t>trapped in phenocrysts</w:t>
      </w:r>
      <w:r>
        <w:rPr>
          <w:lang w:val="en-GB"/>
        </w:rPr>
        <w:t xml:space="preserve">, </w:t>
      </w:r>
      <w:proofErr w:type="spellStart"/>
      <w:r>
        <w:rPr>
          <w:lang w:val="en-GB"/>
        </w:rPr>
        <w:t>antecrysts</w:t>
      </w:r>
      <w:proofErr w:type="spellEnd"/>
      <w:r>
        <w:rPr>
          <w:lang w:val="en-GB"/>
        </w:rPr>
        <w:t xml:space="preserve"> and/or xenocrysts entrained by an erupted magma</w:t>
      </w:r>
      <w:r w:rsidR="008C0004">
        <w:rPr>
          <w:lang w:val="en-GB"/>
        </w:rPr>
        <w:t xml:space="preserve">. </w:t>
      </w:r>
      <w:r w:rsidR="00062565">
        <w:rPr>
          <w:lang w:val="en-GB"/>
        </w:rPr>
        <w:t>Erupted x</w:t>
      </w:r>
      <w:r w:rsidR="00330379">
        <w:rPr>
          <w:lang w:val="en-GB"/>
        </w:rPr>
        <w:t>enoliths have traditionally been a prime target for fluid inclusion barometry as they often contain large numbers of secondary fluid inclusions trapped due to fracture and annealing of crystals under presence of CO</w:t>
      </w:r>
      <w:r w:rsidR="00330379" w:rsidRPr="00062565">
        <w:rPr>
          <w:vertAlign w:val="subscript"/>
          <w:lang w:val="en-GB"/>
        </w:rPr>
        <w:t>2</w:t>
      </w:r>
      <w:r w:rsidR="00330379">
        <w:rPr>
          <w:lang w:val="en-GB"/>
        </w:rPr>
        <w:t xml:space="preserve">-rich fluids in the wall-rocks of magmatic reservoirs </w:t>
      </w:r>
      <w:r w:rsidR="00330379">
        <w:rPr>
          <w:lang w:val="en-GB"/>
        </w:rPr>
        <w:fldChar w:fldCharType="begin"/>
      </w:r>
      <w:r w:rsidR="00062565">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30379">
        <w:rPr>
          <w:lang w:val="en-GB"/>
        </w:rPr>
        <w:fldChar w:fldCharType="separate"/>
      </w:r>
      <w:r w:rsidR="00062565" w:rsidRPr="00062565">
        <w:t>(</w:t>
      </w:r>
      <w:proofErr w:type="spellStart"/>
      <w:r w:rsidR="00062565" w:rsidRPr="00062565">
        <w:t>Roedder</w:t>
      </w:r>
      <w:proofErr w:type="spellEnd"/>
      <w:r w:rsidR="00062565" w:rsidRPr="00062565">
        <w:t xml:space="preserve">, 1965, 1984; Andersen and Neumann, 2001; </w:t>
      </w:r>
      <w:proofErr w:type="spellStart"/>
      <w:r w:rsidR="00062565" w:rsidRPr="00062565">
        <w:t>Hansteen</w:t>
      </w:r>
      <w:proofErr w:type="spellEnd"/>
      <w:r w:rsidR="00062565" w:rsidRPr="00062565">
        <w:t xml:space="preserve"> and </w:t>
      </w:r>
      <w:proofErr w:type="spellStart"/>
      <w:r w:rsidR="00062565" w:rsidRPr="00062565">
        <w:t>Klügel</w:t>
      </w:r>
      <w:proofErr w:type="spellEnd"/>
      <w:r w:rsidR="00062565" w:rsidRPr="00062565">
        <w:t>, 2008)</w:t>
      </w:r>
      <w:r w:rsidR="00330379">
        <w:rPr>
          <w:lang w:val="en-GB"/>
        </w:rPr>
        <w:fldChar w:fldCharType="end"/>
      </w:r>
      <w:r w:rsidR="00330379">
        <w:rPr>
          <w:lang w:val="en-GB"/>
        </w:rPr>
        <w:t xml:space="preserve">. </w:t>
      </w:r>
      <w:r w:rsidR="00AE584A">
        <w:rPr>
          <w:lang w:val="en-GB"/>
        </w:rPr>
        <w:t>Alt</w:t>
      </w:r>
      <w:r w:rsidR="008C0004">
        <w:rPr>
          <w:lang w:val="en-GB"/>
        </w:rPr>
        <w:t xml:space="preserve">hough </w:t>
      </w:r>
      <w:r w:rsidR="00AA17DA">
        <w:rPr>
          <w:lang w:val="en-GB"/>
        </w:rPr>
        <w:t>fluid inclusions</w:t>
      </w:r>
      <w:r w:rsidR="008C0004">
        <w:rPr>
          <w:lang w:val="en-GB"/>
        </w:rPr>
        <w:t xml:space="preserve"> are not uncommon</w:t>
      </w:r>
      <w:r w:rsidR="00062565">
        <w:rPr>
          <w:lang w:val="en-GB"/>
        </w:rPr>
        <w:t xml:space="preserve"> in phenocrysts</w:t>
      </w:r>
      <w:r w:rsidR="008C0004">
        <w:rPr>
          <w:lang w:val="en-GB"/>
        </w:rPr>
        <w:t xml:space="preserve">, they can be less frequent than melt inclusions </w:t>
      </w:r>
      <w:r w:rsidR="00AE584A">
        <w:rPr>
          <w:lang w:val="en-GB"/>
        </w:rPr>
        <w:t xml:space="preserve">and </w:t>
      </w:r>
      <w:r w:rsidR="008C0004">
        <w:rPr>
          <w:lang w:val="en-GB"/>
        </w:rPr>
        <w:t>this vastly depends on the sample. For example, in our sample suite, we found ~1/10</w:t>
      </w:r>
      <w:r w:rsidR="00AE584A">
        <w:rPr>
          <w:lang w:val="en-GB"/>
        </w:rPr>
        <w:t xml:space="preserve"> crystals bore FI</w:t>
      </w:r>
      <w:r w:rsidR="00AF613A">
        <w:rPr>
          <w:lang w:val="en-GB"/>
        </w:rPr>
        <w:t>.</w:t>
      </w:r>
      <w:r w:rsidR="00AA17DA">
        <w:rPr>
          <w:lang w:val="en-GB"/>
        </w:rPr>
        <w:t xml:space="preserve"> In CO</w:t>
      </w:r>
      <w:r w:rsidR="00AA17DA" w:rsidRPr="00754F5D">
        <w:rPr>
          <w:vertAlign w:val="subscript"/>
          <w:lang w:val="en-GB"/>
        </w:rPr>
        <w:t>2</w:t>
      </w:r>
      <w:r w:rsidR="00AA17DA">
        <w:rPr>
          <w:lang w:val="en-GB"/>
        </w:rPr>
        <w:t>-undersaturated systems, fluid inclusions will be absent, and they may be very spare in systems with a very low volume fraction of exsolved volatiles (e.g.</w:t>
      </w:r>
      <w:r>
        <w:rPr>
          <w:lang w:val="en-GB"/>
        </w:rPr>
        <w:t>,</w:t>
      </w:r>
      <w:r w:rsidR="00AA17DA">
        <w:rPr>
          <w:lang w:val="en-GB"/>
        </w:rPr>
        <w:t xml:space="preserve"> just saturated). </w:t>
      </w:r>
    </w:p>
    <w:p w14:paraId="015944A9" w14:textId="37F78104" w:rsidR="00CD0165" w:rsidRDefault="00062565" w:rsidP="00B90F91">
      <w:pPr>
        <w:pStyle w:val="Text"/>
        <w:spacing w:line="480" w:lineRule="auto"/>
        <w:jc w:val="both"/>
        <w:rPr>
          <w:ins w:id="77" w:author="Charlotte Devitre" w:date="2024-07-30T16:39:00Z" w16du:dateUtc="2024-07-30T23:39:00Z"/>
          <w:iCs/>
          <w:lang w:val="en-GB"/>
        </w:rPr>
      </w:pPr>
      <w:ins w:id="78" w:author="Charlotte Devitre" w:date="2024-07-30T15:15:00Z" w16du:dateUtc="2024-07-30T22:15:00Z">
        <w:r>
          <w:rPr>
            <w:lang w:val="en-GB"/>
          </w:rPr>
          <w:t xml:space="preserve">In principle, fluid inclusions can only reflect the conditions at time of entrapment </w:t>
        </w:r>
      </w:ins>
      <w:ins w:id="79" w:author="Charlotte Devitre" w:date="2024-07-30T15:16:00Z" w16du:dateUtc="2024-07-30T22:16:00Z">
        <w:r>
          <w:rPr>
            <w:lang w:val="en-GB"/>
          </w:rPr>
          <w:t xml:space="preserve">if they satisfy </w:t>
        </w:r>
      </w:ins>
      <w:ins w:id="80" w:author="Charlotte Devitre" w:date="2024-07-30T15:17:00Z" w16du:dateUtc="2024-07-30T22:17:00Z">
        <w:r w:rsidR="00ED7051">
          <w:rPr>
            <w:lang w:val="en-GB"/>
          </w:rPr>
          <w:t xml:space="preserve">what are commonly known as </w:t>
        </w:r>
      </w:ins>
      <w:ins w:id="81" w:author="Charlotte Devitre" w:date="2024-07-30T15:16:00Z" w16du:dateUtc="2024-07-30T22:16:00Z">
        <w:r>
          <w:rPr>
            <w:lang w:val="en-GB"/>
          </w:rPr>
          <w:t>“</w:t>
        </w:r>
        <w:proofErr w:type="spellStart"/>
        <w:r>
          <w:rPr>
            <w:lang w:val="en-GB"/>
          </w:rPr>
          <w:t>Roedder</w:t>
        </w:r>
      </w:ins>
      <w:ins w:id="82" w:author="Charlotte Devitre" w:date="2024-07-30T15:17:00Z" w16du:dateUtc="2024-07-30T22:17:00Z">
        <w:r w:rsidR="00ED7051">
          <w:rPr>
            <w:lang w:val="en-GB"/>
          </w:rPr>
          <w:t>’s</w:t>
        </w:r>
      </w:ins>
      <w:proofErr w:type="spellEnd"/>
      <w:ins w:id="83" w:author="Charlotte Devitre" w:date="2024-07-30T15:16:00Z" w16du:dateUtc="2024-07-30T22:16:00Z">
        <w:r>
          <w:rPr>
            <w:lang w:val="en-GB"/>
          </w:rPr>
          <w:t xml:space="preserve"> rules” </w:t>
        </w:r>
      </w:ins>
      <w:r>
        <w:rPr>
          <w:lang w:val="en-GB"/>
        </w:rPr>
        <w:fldChar w:fldCharType="begin"/>
      </w:r>
      <w:r w:rsidR="00ED7051">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sidR="00ED7051">
        <w:rPr>
          <w:noProof/>
          <w:lang w:val="en-GB"/>
        </w:rPr>
        <w:t>(Roedder, 1984)</w:t>
      </w:r>
      <w:r>
        <w:rPr>
          <w:lang w:val="en-GB"/>
        </w:rPr>
        <w:fldChar w:fldCharType="end"/>
      </w:r>
      <w:ins w:id="84" w:author="Charlotte Devitre" w:date="2024-07-30T15:17:00Z" w16du:dateUtc="2024-07-30T22:17:00Z">
        <w:r w:rsidR="00ED7051">
          <w:rPr>
            <w:lang w:val="en-GB"/>
          </w:rPr>
          <w:t xml:space="preserve">. </w:t>
        </w:r>
      </w:ins>
      <w:ins w:id="85" w:author="Charlotte Devitre" w:date="2024-07-30T15:19:00Z" w16du:dateUtc="2024-07-30T22:19:00Z">
        <w:r w:rsidR="00ED7051">
          <w:rPr>
            <w:lang w:val="en-GB"/>
          </w:rPr>
          <w:t xml:space="preserve">That is, </w:t>
        </w:r>
      </w:ins>
      <w:ins w:id="86" w:author="Charlotte Devitre" w:date="2024-07-30T15:20:00Z" w16du:dateUtc="2024-07-30T22:20:00Z">
        <w:r w:rsidR="00ED7051">
          <w:rPr>
            <w:lang w:val="en-GB"/>
          </w:rPr>
          <w:t>a</w:t>
        </w:r>
      </w:ins>
      <w:ins w:id="87" w:author="Charlotte Devitre" w:date="2024-07-30T15:17:00Z" w16du:dateUtc="2024-07-30T22:17:00Z">
        <w:r w:rsidR="00ED7051">
          <w:rPr>
            <w:lang w:val="en-GB"/>
          </w:rPr>
          <w:t>t</w:t>
        </w:r>
      </w:ins>
      <w:ins w:id="88" w:author="Charlotte Devitre" w:date="2024-07-30T15:18:00Z" w16du:dateUtc="2024-07-30T22:18:00Z">
        <w:r w:rsidR="00ED7051">
          <w:rPr>
            <w:lang w:val="en-GB"/>
          </w:rPr>
          <w:t xml:space="preserve"> the</w:t>
        </w:r>
      </w:ins>
      <w:ins w:id="89" w:author="Charlotte Devitre" w:date="2024-07-30T15:17:00Z" w16du:dateUtc="2024-07-30T22:17:00Z">
        <w:r w:rsidR="00ED7051">
          <w:rPr>
            <w:lang w:val="en-GB"/>
          </w:rPr>
          <w:t xml:space="preserve"> time of entrapment, a single homogenous fluid phase </w:t>
        </w:r>
      </w:ins>
      <w:ins w:id="90" w:author="Charlotte Devitre" w:date="2024-07-30T15:18:00Z" w16du:dateUtc="2024-07-30T22:18:00Z">
        <w:r w:rsidR="00ED7051">
          <w:rPr>
            <w:lang w:val="en-GB"/>
          </w:rPr>
          <w:t xml:space="preserve">must have been trapped (e.g., </w:t>
        </w:r>
        <w:r w:rsidR="00ED7051">
          <w:rPr>
            <w:lang w:val="en-GB"/>
          </w:rPr>
          <w:lastRenderedPageBreak/>
          <w:t>pure vapor/liquid CO</w:t>
        </w:r>
        <w:r w:rsidR="00ED7051" w:rsidRPr="00ED7051">
          <w:rPr>
            <w:vertAlign w:val="subscript"/>
            <w:lang w:val="en-GB"/>
            <w:rPrChange w:id="91" w:author="Charlotte Devitre" w:date="2024-07-30T15:18:00Z" w16du:dateUtc="2024-07-30T22:18:00Z">
              <w:rPr>
                <w:lang w:val="en-GB"/>
              </w:rPr>
            </w:rPrChange>
          </w:rPr>
          <w:t>2</w:t>
        </w:r>
        <w:r w:rsidR="00ED7051">
          <w:rPr>
            <w:lang w:val="en-GB"/>
          </w:rPr>
          <w:t>)</w:t>
        </w:r>
      </w:ins>
      <w:ins w:id="92" w:author="Charlotte Devitre" w:date="2024-07-30T15:19:00Z" w16du:dateUtc="2024-07-30T22:19:00Z">
        <w:r w:rsidR="00ED7051">
          <w:rPr>
            <w:lang w:val="en-GB"/>
          </w:rPr>
          <w:t xml:space="preserve">. </w:t>
        </w:r>
      </w:ins>
      <w:ins w:id="93" w:author="Charlotte Devitre" w:date="2024-07-30T15:20:00Z" w16du:dateUtc="2024-07-30T22:20:00Z">
        <w:r w:rsidR="00ED7051">
          <w:rPr>
            <w:lang w:val="en-GB"/>
          </w:rPr>
          <w:t>Then, a</w:t>
        </w:r>
      </w:ins>
      <w:ins w:id="94" w:author="Charlotte Devitre" w:date="2024-07-30T15:19:00Z" w16du:dateUtc="2024-07-30T22:19:00Z">
        <w:r w:rsidR="00ED7051">
          <w:rPr>
            <w:lang w:val="en-GB"/>
          </w:rPr>
          <w:t xml:space="preserve">fter trapping, </w:t>
        </w:r>
      </w:ins>
      <w:ins w:id="95" w:author="Charlotte Devitre" w:date="2024-07-30T15:18:00Z" w16du:dateUtc="2024-07-30T22:18:00Z">
        <w:r w:rsidR="00ED7051">
          <w:rPr>
            <w:lang w:val="en-GB"/>
          </w:rPr>
          <w:t xml:space="preserve">the inclusion </w:t>
        </w:r>
      </w:ins>
      <w:ins w:id="96" w:author="Charlotte Devitre" w:date="2024-07-30T15:19:00Z" w16du:dateUtc="2024-07-30T22:19:00Z">
        <w:r w:rsidR="00ED7051">
          <w:rPr>
            <w:lang w:val="en-GB"/>
          </w:rPr>
          <w:t xml:space="preserve">must have retained its </w:t>
        </w:r>
      </w:ins>
      <w:ins w:id="97" w:author="Charlotte Devitre" w:date="2024-07-30T15:20:00Z" w16du:dateUtc="2024-07-30T22:20:00Z">
        <w:r w:rsidR="00ED7051">
          <w:rPr>
            <w:lang w:val="en-GB"/>
          </w:rPr>
          <w:t>volume,</w:t>
        </w:r>
      </w:ins>
      <w:ins w:id="98" w:author="Charlotte Devitre" w:date="2024-07-30T15:19:00Z" w16du:dateUtc="2024-07-30T22:19:00Z">
        <w:r w:rsidR="00ED7051">
          <w:rPr>
            <w:lang w:val="en-GB"/>
          </w:rPr>
          <w:t xml:space="preserve"> and nothing must have been added or removed</w:t>
        </w:r>
      </w:ins>
      <w:ins w:id="99" w:author="Charlotte Devitre" w:date="2024-07-30T15:20:00Z" w16du:dateUtc="2024-07-30T22:20:00Z">
        <w:r w:rsidR="00ED7051">
          <w:rPr>
            <w:lang w:val="en-GB"/>
          </w:rPr>
          <w:t xml:space="preserve"> </w:t>
        </w:r>
      </w:ins>
      <w:r w:rsidR="00ED7051">
        <w:rPr>
          <w:lang w:val="en-GB"/>
        </w:rPr>
        <w:fldChar w:fldCharType="begin"/>
      </w:r>
      <w:r w:rsidR="00ED7051">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ED7051">
        <w:rPr>
          <w:lang w:val="en-GB"/>
        </w:rPr>
        <w:fldChar w:fldCharType="separate"/>
      </w:r>
      <w:r w:rsidR="00ED7051" w:rsidRPr="00ED7051">
        <w:t>(</w:t>
      </w:r>
      <w:proofErr w:type="spellStart"/>
      <w:r w:rsidR="00ED7051" w:rsidRPr="00ED7051">
        <w:t>Roedder</w:t>
      </w:r>
      <w:proofErr w:type="spellEnd"/>
      <w:r w:rsidR="00ED7051" w:rsidRPr="00ED7051">
        <w:t xml:space="preserve">, 1984; </w:t>
      </w:r>
      <w:proofErr w:type="spellStart"/>
      <w:r w:rsidR="00ED7051" w:rsidRPr="00ED7051">
        <w:t>Hansteen</w:t>
      </w:r>
      <w:proofErr w:type="spellEnd"/>
      <w:r w:rsidR="00ED7051" w:rsidRPr="00ED7051">
        <w:t xml:space="preserve"> and </w:t>
      </w:r>
      <w:proofErr w:type="spellStart"/>
      <w:r w:rsidR="00ED7051" w:rsidRPr="00ED7051">
        <w:t>Klügel</w:t>
      </w:r>
      <w:proofErr w:type="spellEnd"/>
      <w:r w:rsidR="00ED7051" w:rsidRPr="00ED7051">
        <w:t>, 2008)</w:t>
      </w:r>
      <w:r w:rsidR="00ED7051">
        <w:rPr>
          <w:lang w:val="en-GB"/>
        </w:rPr>
        <w:fldChar w:fldCharType="end"/>
      </w:r>
      <w:ins w:id="100" w:author="Charlotte Devitre" w:date="2024-07-30T15:19:00Z" w16du:dateUtc="2024-07-30T22:19:00Z">
        <w:r w:rsidR="00ED7051">
          <w:rPr>
            <w:lang w:val="en-GB"/>
          </w:rPr>
          <w:t xml:space="preserve">. </w:t>
        </w:r>
      </w:ins>
      <w:ins w:id="101" w:author="Charlotte Devitre" w:date="2024-07-30T15:23:00Z" w16du:dateUtc="2024-07-30T22:23:00Z">
        <w:r w:rsidR="00ED7051">
          <w:rPr>
            <w:lang w:val="en-GB"/>
          </w:rPr>
          <w:t xml:space="preserve">Several challenges arise from </w:t>
        </w:r>
      </w:ins>
      <w:ins w:id="102" w:author="Charlotte Devitre" w:date="2024-07-30T15:27:00Z" w16du:dateUtc="2024-07-30T22:27:00Z">
        <w:r w:rsidR="00ED7051">
          <w:rPr>
            <w:lang w:val="en-GB"/>
          </w:rPr>
          <w:t xml:space="preserve">natural </w:t>
        </w:r>
      </w:ins>
      <w:ins w:id="103" w:author="Charlotte Devitre" w:date="2024-07-30T15:23:00Z" w16du:dateUtc="2024-07-30T22:23:00Z">
        <w:r w:rsidR="00ED7051">
          <w:rPr>
            <w:lang w:val="en-GB"/>
          </w:rPr>
          <w:t xml:space="preserve">deviations to these rules. </w:t>
        </w:r>
      </w:ins>
      <w:ins w:id="104" w:author="Charlotte Devitre" w:date="2024-07-30T16:46:00Z" w16du:dateUtc="2024-07-30T23:46:00Z">
        <w:r w:rsidR="005335D5">
          <w:rPr>
            <w:lang w:val="en-GB"/>
          </w:rPr>
          <w:t>First</w:t>
        </w:r>
      </w:ins>
      <w:ins w:id="105" w:author="Charlotte Devitre" w:date="2024-07-30T15:23:00Z" w16du:dateUtc="2024-07-30T22:23:00Z">
        <w:r w:rsidR="00ED7051">
          <w:rPr>
            <w:lang w:val="en-GB"/>
          </w:rPr>
          <w:t>,</w:t>
        </w:r>
      </w:ins>
      <w:ins w:id="106" w:author="Charlotte Devitre" w:date="2024-07-30T15:24:00Z" w16du:dateUtc="2024-07-30T22:24:00Z">
        <w:r w:rsidR="00ED7051">
          <w:rPr>
            <w:lang w:val="en-GB"/>
          </w:rPr>
          <w:t xml:space="preserve"> magmatic</w:t>
        </w:r>
      </w:ins>
      <w:ins w:id="107" w:author="Charlotte Devitre" w:date="2024-07-30T15:23:00Z" w16du:dateUtc="2024-07-30T22:23:00Z">
        <w:r w:rsidR="00ED7051">
          <w:rPr>
            <w:lang w:val="en-GB"/>
          </w:rPr>
          <w:t xml:space="preserve"> fluid inclusions can often trap mixtures of fluids (</w:t>
        </w:r>
      </w:ins>
      <w:ins w:id="108" w:author="Charlotte Devitre" w:date="2024-07-30T15:24:00Z" w16du:dateUtc="2024-07-30T22:24:00Z">
        <w:r w:rsidR="00ED7051">
          <w:rPr>
            <w:lang w:val="en-GB"/>
          </w:rPr>
          <w:t>e.g., H</w:t>
        </w:r>
        <w:r w:rsidR="00ED7051" w:rsidRPr="00ED7051">
          <w:rPr>
            <w:vertAlign w:val="subscript"/>
            <w:lang w:val="en-GB"/>
            <w:rPrChange w:id="109" w:author="Charlotte Devitre" w:date="2024-07-30T15:25:00Z" w16du:dateUtc="2024-07-30T22:25:00Z">
              <w:rPr>
                <w:lang w:val="en-GB"/>
              </w:rPr>
            </w:rPrChange>
          </w:rPr>
          <w:t>2</w:t>
        </w:r>
        <w:r w:rsidR="00ED7051">
          <w:rPr>
            <w:lang w:val="en-GB"/>
          </w:rPr>
          <w:t>O-CO</w:t>
        </w:r>
        <w:r w:rsidR="00ED7051" w:rsidRPr="00ED7051">
          <w:rPr>
            <w:vertAlign w:val="subscript"/>
            <w:lang w:val="en-GB"/>
            <w:rPrChange w:id="110" w:author="Charlotte Devitre" w:date="2024-07-30T15:25:00Z" w16du:dateUtc="2024-07-30T22:25:00Z">
              <w:rPr>
                <w:lang w:val="en-GB"/>
              </w:rPr>
            </w:rPrChange>
          </w:rPr>
          <w:t>2</w:t>
        </w:r>
        <w:r w:rsidR="00ED7051">
          <w:rPr>
            <w:lang w:val="en-GB"/>
          </w:rPr>
          <w:t>, SO</w:t>
        </w:r>
        <w:r w:rsidR="00ED7051" w:rsidRPr="00ED7051">
          <w:rPr>
            <w:vertAlign w:val="subscript"/>
            <w:lang w:val="en-GB"/>
            <w:rPrChange w:id="111" w:author="Charlotte Devitre" w:date="2024-07-30T15:25:00Z" w16du:dateUtc="2024-07-30T22:25:00Z">
              <w:rPr>
                <w:lang w:val="en-GB"/>
              </w:rPr>
            </w:rPrChange>
          </w:rPr>
          <w:t>2</w:t>
        </w:r>
        <w:r w:rsidR="00ED7051">
          <w:rPr>
            <w:lang w:val="en-GB"/>
          </w:rPr>
          <w:t>-CO</w:t>
        </w:r>
        <w:r w:rsidR="00ED7051" w:rsidRPr="00ED7051">
          <w:rPr>
            <w:vertAlign w:val="subscript"/>
            <w:lang w:val="en-GB"/>
            <w:rPrChange w:id="112" w:author="Charlotte Devitre" w:date="2024-07-30T15:25:00Z" w16du:dateUtc="2024-07-30T22:25:00Z">
              <w:rPr>
                <w:lang w:val="en-GB"/>
              </w:rPr>
            </w:rPrChange>
          </w:rPr>
          <w:t>2</w:t>
        </w:r>
        <w:r w:rsidR="00ED7051">
          <w:rPr>
            <w:lang w:val="en-GB"/>
          </w:rPr>
          <w:t>, SO</w:t>
        </w:r>
        <w:r w:rsidR="00ED7051" w:rsidRPr="00ED7051">
          <w:rPr>
            <w:vertAlign w:val="subscript"/>
            <w:lang w:val="en-GB"/>
            <w:rPrChange w:id="113" w:author="Charlotte Devitre" w:date="2024-07-30T15:25:00Z" w16du:dateUtc="2024-07-30T22:25:00Z">
              <w:rPr>
                <w:lang w:val="en-GB"/>
              </w:rPr>
            </w:rPrChange>
          </w:rPr>
          <w:t>2</w:t>
        </w:r>
        <w:r w:rsidR="00ED7051">
          <w:rPr>
            <w:lang w:val="en-GB"/>
          </w:rPr>
          <w:t>-H</w:t>
        </w:r>
        <w:r w:rsidR="00ED7051" w:rsidRPr="00ED7051">
          <w:rPr>
            <w:vertAlign w:val="subscript"/>
            <w:lang w:val="en-GB"/>
            <w:rPrChange w:id="114" w:author="Charlotte Devitre" w:date="2024-07-30T15:25:00Z" w16du:dateUtc="2024-07-30T22:25:00Z">
              <w:rPr>
                <w:lang w:val="en-GB"/>
              </w:rPr>
            </w:rPrChange>
          </w:rPr>
          <w:t>2</w:t>
        </w:r>
        <w:r w:rsidR="00ED7051">
          <w:rPr>
            <w:lang w:val="en-GB"/>
          </w:rPr>
          <w:t>O-CO</w:t>
        </w:r>
        <w:r w:rsidR="00ED7051" w:rsidRPr="00ED7051">
          <w:rPr>
            <w:vertAlign w:val="subscript"/>
            <w:lang w:val="en-GB"/>
            <w:rPrChange w:id="115" w:author="Charlotte Devitre" w:date="2024-07-30T15:25:00Z" w16du:dateUtc="2024-07-30T22:25:00Z">
              <w:rPr>
                <w:lang w:val="en-GB"/>
              </w:rPr>
            </w:rPrChange>
          </w:rPr>
          <w:t>2</w:t>
        </w:r>
        <w:r w:rsidR="00ED7051">
          <w:rPr>
            <w:lang w:val="en-GB"/>
          </w:rPr>
          <w:t>, etc)</w:t>
        </w:r>
      </w:ins>
      <w:ins w:id="116" w:author="Charlotte Devitre" w:date="2024-07-30T15:25:00Z" w16du:dateUtc="2024-07-30T22:25:00Z">
        <w:r w:rsidR="00ED7051">
          <w:rPr>
            <w:lang w:val="en-GB"/>
          </w:rPr>
          <w:t xml:space="preserve">. It is generally accepted that </w:t>
        </w:r>
      </w:ins>
      <w:ins w:id="117" w:author="Charlotte Devitre" w:date="2024-07-30T15:26:00Z" w16du:dateUtc="2024-07-30T22:26:00Z">
        <w:r w:rsidR="00ED7051">
          <w:rPr>
            <w:lang w:val="en-GB"/>
          </w:rPr>
          <w:t>a few mol% of a different fluid does not have significant effects on fluid inclusion barometry</w:t>
        </w:r>
      </w:ins>
      <w:ins w:id="118" w:author="Charlotte Devitre" w:date="2024-07-30T15:27:00Z" w16du:dateUtc="2024-07-30T22:27:00Z">
        <w:r w:rsidR="00ED7051">
          <w:rPr>
            <w:lang w:val="en-GB"/>
          </w:rPr>
          <w:t xml:space="preserve">, but </w:t>
        </w:r>
      </w:ins>
      <w:ins w:id="119" w:author="Charlotte Devitre" w:date="2024-07-30T15:52:00Z" w16du:dateUtc="2024-07-30T22:52:00Z">
        <w:r w:rsidR="0097696E">
          <w:rPr>
            <w:lang w:val="en-GB"/>
          </w:rPr>
          <w:t xml:space="preserve">it </w:t>
        </w:r>
      </w:ins>
      <w:ins w:id="120" w:author="Charlotte Devitre" w:date="2024-07-30T15:27:00Z" w16du:dateUtc="2024-07-30T22:27:00Z">
        <w:r w:rsidR="0053750B">
          <w:rPr>
            <w:lang w:val="en-GB"/>
          </w:rPr>
          <w:t xml:space="preserve">can contribute to increased </w:t>
        </w:r>
      </w:ins>
      <w:ins w:id="121" w:author="Charlotte Devitre" w:date="2024-07-30T15:28:00Z" w16du:dateUtc="2024-07-30T22:28:00Z">
        <w:r w:rsidR="0053750B">
          <w:rPr>
            <w:lang w:val="en-GB"/>
          </w:rPr>
          <w:t>uncertainty</w:t>
        </w:r>
      </w:ins>
      <w:ins w:id="122" w:author="Charlotte Devitre" w:date="2024-07-30T15:39:00Z" w16du:dateUtc="2024-07-30T22:39:00Z">
        <w:r w:rsidR="00AB24ED">
          <w:rPr>
            <w:lang w:val="en-GB"/>
          </w:rPr>
          <w:t xml:space="preserve"> </w:t>
        </w:r>
      </w:ins>
      <w:r w:rsidR="00AB24ED">
        <w:rPr>
          <w:lang w:val="en-GB"/>
        </w:rPr>
        <w:fldChar w:fldCharType="begin"/>
      </w:r>
      <w:r w:rsidR="00AB24ED">
        <w:rPr>
          <w:lang w:val="en-GB"/>
        </w:rPr>
        <w:instrText xml:space="preserve"> ADDIN ZOTERO_ITEM CSL_CITATION {"citationID":"A7a2cvTh","properties":{"formattedCitation":"(Hansteen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AB24ED">
        <w:rPr>
          <w:lang w:val="en-GB"/>
        </w:rPr>
        <w:fldChar w:fldCharType="separate"/>
      </w:r>
      <w:r w:rsidR="00AB24ED" w:rsidRPr="00AB24ED">
        <w:t>(</w:t>
      </w:r>
      <w:ins w:id="123" w:author="Charlotte Devitre" w:date="2024-07-30T15:56:00Z" w16du:dateUtc="2024-07-30T22:56:00Z">
        <w:r w:rsidR="0097696E">
          <w:t xml:space="preserve">Fig. 1c-d; </w:t>
        </w:r>
      </w:ins>
      <w:proofErr w:type="spellStart"/>
      <w:r w:rsidR="00AB24ED" w:rsidRPr="00AB24ED">
        <w:t>Hansteen</w:t>
      </w:r>
      <w:proofErr w:type="spellEnd"/>
      <w:r w:rsidR="00AB24ED" w:rsidRPr="00AB24ED">
        <w:t xml:space="preserve"> and </w:t>
      </w:r>
      <w:proofErr w:type="spellStart"/>
      <w:r w:rsidR="00AB24ED" w:rsidRPr="00AB24ED">
        <w:t>Klügel</w:t>
      </w:r>
      <w:proofErr w:type="spellEnd"/>
      <w:r w:rsidR="00AB24ED" w:rsidRPr="00AB24ED">
        <w:t>, 2008)</w:t>
      </w:r>
      <w:r w:rsidR="00AB24ED">
        <w:rPr>
          <w:lang w:val="en-GB"/>
        </w:rPr>
        <w:fldChar w:fldCharType="end"/>
      </w:r>
      <w:ins w:id="124" w:author="Charlotte Devitre" w:date="2024-07-30T15:28:00Z" w16du:dateUtc="2024-07-30T22:28:00Z">
        <w:r w:rsidR="0053750B">
          <w:rPr>
            <w:lang w:val="en-GB"/>
          </w:rPr>
          <w:t>. For example, it is not uncommon for H</w:t>
        </w:r>
        <w:r w:rsidR="0053750B" w:rsidRPr="0053750B">
          <w:rPr>
            <w:vertAlign w:val="subscript"/>
            <w:lang w:val="en-GB"/>
            <w:rPrChange w:id="125" w:author="Charlotte Devitre" w:date="2024-07-30T15:28:00Z" w16du:dateUtc="2024-07-30T22:28:00Z">
              <w:rPr>
                <w:lang w:val="en-GB"/>
              </w:rPr>
            </w:rPrChange>
          </w:rPr>
          <w:t>2</w:t>
        </w:r>
        <w:r w:rsidR="0053750B">
          <w:rPr>
            <w:lang w:val="en-GB"/>
          </w:rPr>
          <w:t>O to be present in exsolved magmatic fluids trapped in fluid inclusions</w:t>
        </w:r>
      </w:ins>
      <w:ins w:id="126" w:author="Charlotte Devitre" w:date="2024-07-30T15:32:00Z" w16du:dateUtc="2024-07-30T22:32:00Z">
        <w:r w:rsidR="0053750B">
          <w:rPr>
            <w:lang w:val="en-GB"/>
          </w:rPr>
          <w:t xml:space="preserve">, </w:t>
        </w:r>
      </w:ins>
      <w:ins w:id="127" w:author="Charlotte Devitre" w:date="2024-07-30T15:33:00Z" w16du:dateUtc="2024-07-30T22:33:00Z">
        <w:r w:rsidR="0053750B">
          <w:rPr>
            <w:lang w:val="en-GB"/>
          </w:rPr>
          <w:t>making the use of a mixed H</w:t>
        </w:r>
        <w:r w:rsidR="0053750B" w:rsidRPr="0097696E">
          <w:rPr>
            <w:vertAlign w:val="subscript"/>
            <w:lang w:val="en-GB"/>
            <w:rPrChange w:id="128" w:author="Charlotte Devitre" w:date="2024-07-30T15:57:00Z" w16du:dateUtc="2024-07-30T22:57:00Z">
              <w:rPr>
                <w:lang w:val="en-GB"/>
              </w:rPr>
            </w:rPrChange>
          </w:rPr>
          <w:t>2</w:t>
        </w:r>
        <w:r w:rsidR="0053750B">
          <w:rPr>
            <w:lang w:val="en-GB"/>
          </w:rPr>
          <w:t>O-CO</w:t>
        </w:r>
        <w:r w:rsidR="0053750B" w:rsidRPr="0097696E">
          <w:rPr>
            <w:vertAlign w:val="subscript"/>
            <w:lang w:val="en-GB"/>
            <w:rPrChange w:id="129" w:author="Charlotte Devitre" w:date="2024-07-30T15:57:00Z" w16du:dateUtc="2024-07-30T22:57:00Z">
              <w:rPr>
                <w:lang w:val="en-GB"/>
              </w:rPr>
            </w:rPrChange>
          </w:rPr>
          <w:t>2</w:t>
        </w:r>
        <w:r w:rsidR="0053750B">
          <w:rPr>
            <w:lang w:val="en-GB"/>
          </w:rPr>
          <w:t xml:space="preserve"> equation of state necessary to calculate pressure from CO</w:t>
        </w:r>
        <w:r w:rsidR="0053750B" w:rsidRPr="0053750B">
          <w:rPr>
            <w:vertAlign w:val="subscript"/>
            <w:lang w:val="en-GB"/>
            <w:rPrChange w:id="130" w:author="Charlotte Devitre" w:date="2024-07-30T15:33:00Z" w16du:dateUtc="2024-07-30T22:33:00Z">
              <w:rPr>
                <w:lang w:val="en-GB"/>
              </w:rPr>
            </w:rPrChange>
          </w:rPr>
          <w:t>2</w:t>
        </w:r>
        <w:r w:rsidR="0053750B">
          <w:rPr>
            <w:lang w:val="en-GB"/>
          </w:rPr>
          <w:t xml:space="preserve"> density.</w:t>
        </w:r>
      </w:ins>
      <w:ins w:id="131" w:author="Charlotte Devitre" w:date="2024-07-30T15:34:00Z" w16du:dateUtc="2024-07-30T22:34:00Z">
        <w:r w:rsidR="0053750B">
          <w:rPr>
            <w:lang w:val="en-GB"/>
          </w:rPr>
          <w:t xml:space="preserve"> This of course requires estimating the mol% H</w:t>
        </w:r>
        <w:r w:rsidR="0053750B" w:rsidRPr="0097696E">
          <w:rPr>
            <w:vertAlign w:val="subscript"/>
            <w:lang w:val="en-GB"/>
            <w:rPrChange w:id="132" w:author="Charlotte Devitre" w:date="2024-07-30T15:57:00Z" w16du:dateUtc="2024-07-30T22:57:00Z">
              <w:rPr>
                <w:lang w:val="en-GB"/>
              </w:rPr>
            </w:rPrChange>
          </w:rPr>
          <w:t>2</w:t>
        </w:r>
        <w:r w:rsidR="0053750B">
          <w:rPr>
            <w:lang w:val="en-GB"/>
          </w:rPr>
          <w:t>O in the inclusion at time of entrapment which may not always be straightforward as the</w:t>
        </w:r>
      </w:ins>
      <w:ins w:id="133" w:author="Charlotte Devitre" w:date="2024-07-30T15:32:00Z" w16du:dateUtc="2024-07-30T22:32:00Z">
        <w:r w:rsidR="0053750B">
          <w:rPr>
            <w:lang w:val="en-GB"/>
          </w:rPr>
          <w:t xml:space="preserve"> H</w:t>
        </w:r>
        <w:r w:rsidR="0053750B" w:rsidRPr="0097696E">
          <w:rPr>
            <w:vertAlign w:val="subscript"/>
            <w:lang w:val="en-GB"/>
            <w:rPrChange w:id="134" w:author="Charlotte Devitre" w:date="2024-07-30T15:57:00Z" w16du:dateUtc="2024-07-30T22:57:00Z">
              <w:rPr>
                <w:lang w:val="en-GB"/>
              </w:rPr>
            </w:rPrChange>
          </w:rPr>
          <w:t>2</w:t>
        </w:r>
        <w:r w:rsidR="0053750B">
          <w:rPr>
            <w:lang w:val="en-GB"/>
          </w:rPr>
          <w:t xml:space="preserve">O can be lost via diffusion </w:t>
        </w:r>
      </w:ins>
      <w:ins w:id="135" w:author="Charlotte Devitre" w:date="2024-07-30T15:37:00Z" w16du:dateUtc="2024-07-30T22:37:00Z">
        <w:r w:rsidR="0053750B">
          <w:rPr>
            <w:lang w:val="en-GB"/>
          </w:rPr>
          <w:t>through</w:t>
        </w:r>
      </w:ins>
      <w:ins w:id="136" w:author="Charlotte Devitre" w:date="2024-07-30T15:34:00Z" w16du:dateUtc="2024-07-30T22:34:00Z">
        <w:r w:rsidR="0053750B">
          <w:rPr>
            <w:lang w:val="en-GB"/>
          </w:rPr>
          <w:t xml:space="preserve"> the host </w:t>
        </w:r>
      </w:ins>
      <w:ins w:id="137" w:author="Charlotte Devitre" w:date="2024-07-30T15:32:00Z" w16du:dateUtc="2024-07-30T22:32:00Z">
        <w:r w:rsidR="0053750B">
          <w:rPr>
            <w:lang w:val="en-GB"/>
          </w:rPr>
          <w:t xml:space="preserve">or </w:t>
        </w:r>
      </w:ins>
      <w:ins w:id="138" w:author="Charlotte Devitre" w:date="2024-07-30T15:48:00Z" w16du:dateUtc="2024-07-30T22:48:00Z">
        <w:r w:rsidR="00AB24ED">
          <w:rPr>
            <w:lang w:val="en-GB"/>
          </w:rPr>
          <w:t xml:space="preserve">have </w:t>
        </w:r>
      </w:ins>
      <w:ins w:id="139" w:author="Charlotte Devitre" w:date="2024-07-30T15:39:00Z" w16du:dateUtc="2024-07-30T22:39:00Z">
        <w:r w:rsidR="00AB24ED">
          <w:rPr>
            <w:lang w:val="en-GB"/>
          </w:rPr>
          <w:t xml:space="preserve">reacted with the host and </w:t>
        </w:r>
      </w:ins>
      <w:ins w:id="140" w:author="Charlotte Devitre" w:date="2024-07-30T15:48:00Z" w16du:dateUtc="2024-07-30T22:48:00Z">
        <w:r w:rsidR="00AB24ED">
          <w:rPr>
            <w:lang w:val="en-GB"/>
          </w:rPr>
          <w:t xml:space="preserve">be </w:t>
        </w:r>
      </w:ins>
      <w:ins w:id="141" w:author="Charlotte Devitre" w:date="2024-07-30T15:32:00Z" w16du:dateUtc="2024-07-30T22:32:00Z">
        <w:r w:rsidR="0053750B">
          <w:rPr>
            <w:lang w:val="en-GB"/>
          </w:rPr>
          <w:t>trapped in carbonate crystals</w:t>
        </w:r>
      </w:ins>
      <w:ins w:id="142" w:author="Charlotte Devitre" w:date="2024-07-30T15:29:00Z" w16du:dateUtc="2024-07-30T22:29:00Z">
        <w:r w:rsidR="0053750B">
          <w:rPr>
            <w:lang w:val="en-GB"/>
          </w:rPr>
          <w:t>.</w:t>
        </w:r>
      </w:ins>
      <w:ins w:id="143" w:author="Charlotte Devitre" w:date="2024-07-30T15:32:00Z" w16du:dateUtc="2024-07-30T22:32:00Z">
        <w:r w:rsidR="0053750B">
          <w:rPr>
            <w:lang w:val="en-GB"/>
          </w:rPr>
          <w:t xml:space="preserve"> When the H</w:t>
        </w:r>
        <w:r w:rsidR="0053750B" w:rsidRPr="00AB24ED">
          <w:rPr>
            <w:vertAlign w:val="subscript"/>
            <w:lang w:val="en-GB"/>
            <w:rPrChange w:id="144" w:author="Charlotte Devitre" w:date="2024-07-30T15:48:00Z" w16du:dateUtc="2024-07-30T22:48:00Z">
              <w:rPr>
                <w:lang w:val="en-GB"/>
              </w:rPr>
            </w:rPrChange>
          </w:rPr>
          <w:t>2</w:t>
        </w:r>
        <w:r w:rsidR="0053750B">
          <w:rPr>
            <w:lang w:val="en-GB"/>
          </w:rPr>
          <w:t>O has not been lost</w:t>
        </w:r>
      </w:ins>
      <w:ins w:id="145" w:author="Charlotte Devitre" w:date="2024-07-30T15:34:00Z" w16du:dateUtc="2024-07-30T22:34:00Z">
        <w:r w:rsidR="0053750B">
          <w:rPr>
            <w:lang w:val="en-GB"/>
          </w:rPr>
          <w:t>,</w:t>
        </w:r>
      </w:ins>
      <w:ins w:id="146" w:author="Charlotte Devitre" w:date="2024-07-30T15:29:00Z" w16du:dateUtc="2024-07-30T22:29:00Z">
        <w:r w:rsidR="0053750B">
          <w:rPr>
            <w:lang w:val="en-GB"/>
          </w:rPr>
          <w:t xml:space="preserve"> the mol% H</w:t>
        </w:r>
        <w:r w:rsidR="0053750B" w:rsidRPr="0053750B">
          <w:rPr>
            <w:vertAlign w:val="subscript"/>
            <w:lang w:val="en-GB"/>
            <w:rPrChange w:id="147" w:author="Charlotte Devitre" w:date="2024-07-30T15:31:00Z" w16du:dateUtc="2024-07-30T22:31:00Z">
              <w:rPr>
                <w:lang w:val="en-GB"/>
              </w:rPr>
            </w:rPrChange>
          </w:rPr>
          <w:t>2</w:t>
        </w:r>
        <w:r w:rsidR="0053750B">
          <w:rPr>
            <w:lang w:val="en-GB"/>
          </w:rPr>
          <w:t xml:space="preserve">O in the inclusion can </w:t>
        </w:r>
      </w:ins>
      <w:ins w:id="148" w:author="Charlotte Devitre" w:date="2024-07-30T15:35:00Z" w16du:dateUtc="2024-07-30T22:35:00Z">
        <w:r w:rsidR="0053750B">
          <w:rPr>
            <w:lang w:val="en-GB"/>
          </w:rPr>
          <w:t xml:space="preserve">sometimes </w:t>
        </w:r>
      </w:ins>
      <w:ins w:id="149" w:author="Charlotte Devitre" w:date="2024-07-30T15:29:00Z" w16du:dateUtc="2024-07-30T22:29:00Z">
        <w:r w:rsidR="0053750B">
          <w:rPr>
            <w:lang w:val="en-GB"/>
          </w:rPr>
          <w:t xml:space="preserve">be measured </w:t>
        </w:r>
      </w:ins>
      <w:ins w:id="150" w:author="Charlotte Devitre" w:date="2024-07-30T15:30:00Z" w16du:dateUtc="2024-07-30T22:30:00Z">
        <w:r w:rsidR="0053750B">
          <w:rPr>
            <w:lang w:val="en-GB"/>
          </w:rPr>
          <w:t xml:space="preserve">by Raman spectroscopy </w:t>
        </w:r>
      </w:ins>
      <w:ins w:id="151" w:author="Charlotte Devitre" w:date="2024-07-30T15:35:00Z" w16du:dateUtc="2024-07-30T22:35:00Z">
        <w:r w:rsidR="0053750B">
          <w:rPr>
            <w:lang w:val="en-GB"/>
          </w:rPr>
          <w:t>if the inclusion is heated &gt;</w:t>
        </w:r>
      </w:ins>
      <w:ins w:id="152" w:author="Charlotte Devitre" w:date="2024-07-30T15:30:00Z" w16du:dateUtc="2024-07-30T22:30:00Z">
        <w:r w:rsidR="0053750B">
          <w:rPr>
            <w:lang w:val="en-GB"/>
          </w:rPr>
          <w:t xml:space="preserve"> ~150 °C</w:t>
        </w:r>
      </w:ins>
      <w:ins w:id="153" w:author="Charlotte Devitre" w:date="2024-07-30T15:31:00Z" w16du:dateUtc="2024-07-30T22:31:00Z">
        <w:r w:rsidR="0053750B">
          <w:rPr>
            <w:lang w:val="en-GB"/>
          </w:rPr>
          <w:t>;</w:t>
        </w:r>
      </w:ins>
      <w:ins w:id="154" w:author="Charlotte Devitre" w:date="2024-07-30T15:30:00Z" w16du:dateUtc="2024-07-30T22:30:00Z">
        <w:r w:rsidR="0053750B">
          <w:rPr>
            <w:lang w:val="en-GB"/>
          </w:rPr>
          <w:t xml:space="preserve"> </w:t>
        </w:r>
      </w:ins>
      <w:ins w:id="155" w:author="Charlotte Devitre" w:date="2024-07-30T15:35:00Z" w16du:dateUtc="2024-07-30T22:35:00Z">
        <w:r w:rsidR="0053750B">
          <w:rPr>
            <w:lang w:val="en-GB"/>
          </w:rPr>
          <w:t>(</w:t>
        </w:r>
      </w:ins>
      <w:r w:rsidR="0053750B">
        <w:rPr>
          <w:lang w:val="en-GB"/>
        </w:rPr>
        <w:fldChar w:fldCharType="begin"/>
      </w:r>
      <w:r w:rsidR="0053750B">
        <w:rPr>
          <w:lang w:val="en-GB"/>
        </w:rPr>
        <w:instrText xml:space="preserve"> ADDIN ZOTERO_ITEM CSL_CITATION {"citationID":"kuivLK2a","properties":{"formattedCitation":"(Berkesi {\\i{}et al.}, 2012)","plainCitation":"(Berkesi et al., 2012)","noteIndex":0},"citationItems":[{"id":289,"uris":["http://zotero.org/users/local/qHue8ZtB/items/DZXD9PPX"],"itemData":{"id":289,"type":"article-journal","abstract":"Upper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sidR="0053750B">
        <w:rPr>
          <w:lang w:val="en-GB"/>
        </w:rPr>
        <w:fldChar w:fldCharType="separate"/>
      </w:r>
      <w:del w:id="156" w:author="Charlotte Devitre" w:date="2024-07-30T15:31:00Z" w16du:dateUtc="2024-07-30T22:31:00Z">
        <w:r w:rsidR="0053750B" w:rsidRPr="0053750B" w:rsidDel="0053750B">
          <w:delText>(</w:delText>
        </w:r>
      </w:del>
      <w:proofErr w:type="spellStart"/>
      <w:r w:rsidR="0053750B" w:rsidRPr="0053750B">
        <w:t>Berkesi</w:t>
      </w:r>
      <w:proofErr w:type="spellEnd"/>
      <w:r w:rsidR="0053750B" w:rsidRPr="0053750B">
        <w:t xml:space="preserve"> </w:t>
      </w:r>
      <w:r w:rsidR="0053750B" w:rsidRPr="0053750B">
        <w:rPr>
          <w:i/>
          <w:iCs/>
        </w:rPr>
        <w:t>et al.</w:t>
      </w:r>
      <w:r w:rsidR="0053750B" w:rsidRPr="0053750B">
        <w:t>, 2012</w:t>
      </w:r>
      <w:del w:id="157" w:author="Charlotte Devitre" w:date="2024-07-30T15:31:00Z" w16du:dateUtc="2024-07-30T22:31:00Z">
        <w:r w:rsidR="0053750B" w:rsidRPr="0053750B" w:rsidDel="0053750B">
          <w:delText>)</w:delText>
        </w:r>
      </w:del>
      <w:r w:rsidR="0053750B">
        <w:rPr>
          <w:lang w:val="en-GB"/>
        </w:rPr>
        <w:fldChar w:fldCharType="end"/>
      </w:r>
      <w:ins w:id="158" w:author="Charlotte Devitre" w:date="2024-07-30T15:30:00Z" w16du:dateUtc="2024-07-30T22:30:00Z">
        <w:r w:rsidR="0053750B">
          <w:rPr>
            <w:lang w:val="en-GB"/>
          </w:rPr>
          <w:t>)</w:t>
        </w:r>
      </w:ins>
      <w:ins w:id="159" w:author="Charlotte Devitre" w:date="2024-07-30T15:35:00Z" w16du:dateUtc="2024-07-30T22:35:00Z">
        <w:r w:rsidR="0053750B">
          <w:rPr>
            <w:lang w:val="en-GB"/>
          </w:rPr>
          <w:t xml:space="preserve">. </w:t>
        </w:r>
      </w:ins>
      <w:ins w:id="160" w:author="Charlotte Devitre" w:date="2024-07-30T15:40:00Z" w16du:dateUtc="2024-07-30T22:40:00Z">
        <w:r w:rsidR="00AB24ED">
          <w:rPr>
            <w:lang w:val="en-GB"/>
          </w:rPr>
          <w:t>In many cases</w:t>
        </w:r>
      </w:ins>
      <w:ins w:id="161" w:author="Charlotte Devitre" w:date="2024-07-30T15:48:00Z" w16du:dateUtc="2024-07-30T22:48:00Z">
        <w:r w:rsidR="00AB24ED">
          <w:rPr>
            <w:lang w:val="en-GB"/>
          </w:rPr>
          <w:t>,</w:t>
        </w:r>
      </w:ins>
      <w:ins w:id="162" w:author="Charlotte Devitre" w:date="2024-07-30T15:40:00Z" w16du:dateUtc="2024-07-30T22:40:00Z">
        <w:r w:rsidR="00AB24ED">
          <w:rPr>
            <w:lang w:val="en-GB"/>
          </w:rPr>
          <w:t xml:space="preserve"> studies have</w:t>
        </w:r>
      </w:ins>
      <w:ins w:id="163" w:author="Charlotte Devitre" w:date="2024-07-30T15:52:00Z" w16du:dateUtc="2024-07-30T22:52:00Z">
        <w:r w:rsidR="0097696E">
          <w:rPr>
            <w:lang w:val="en-GB"/>
          </w:rPr>
          <w:t xml:space="preserve"> often</w:t>
        </w:r>
      </w:ins>
      <w:ins w:id="164" w:author="Charlotte Devitre" w:date="2024-07-30T15:40:00Z" w16du:dateUtc="2024-07-30T22:40:00Z">
        <w:r w:rsidR="00AB24ED">
          <w:rPr>
            <w:lang w:val="en-GB"/>
          </w:rPr>
          <w:t xml:space="preserve"> </w:t>
        </w:r>
      </w:ins>
      <w:ins w:id="165" w:author="Charlotte Devitre" w:date="2024-07-30T15:36:00Z" w16du:dateUtc="2024-07-30T22:36:00Z">
        <w:r w:rsidR="0053750B">
          <w:rPr>
            <w:lang w:val="en-GB"/>
          </w:rPr>
          <w:t>simply</w:t>
        </w:r>
      </w:ins>
      <w:ins w:id="166" w:author="Charlotte Devitre" w:date="2024-07-30T15:35:00Z" w16du:dateUtc="2024-07-30T22:35:00Z">
        <w:r w:rsidR="0053750B">
          <w:rPr>
            <w:lang w:val="en-GB"/>
          </w:rPr>
          <w:t xml:space="preserve"> </w:t>
        </w:r>
      </w:ins>
      <w:ins w:id="167" w:author="Charlotte Devitre" w:date="2024-07-30T15:40:00Z" w16du:dateUtc="2024-07-30T22:40:00Z">
        <w:r w:rsidR="00AB24ED">
          <w:rPr>
            <w:lang w:val="en-GB"/>
          </w:rPr>
          <w:t xml:space="preserve">assumed </w:t>
        </w:r>
      </w:ins>
      <w:ins w:id="168" w:author="Charlotte Devitre" w:date="2024-07-30T15:53:00Z" w16du:dateUtc="2024-07-30T22:53:00Z">
        <w:r w:rsidR="0097696E">
          <w:rPr>
            <w:lang w:val="en-GB"/>
          </w:rPr>
          <w:t>the H</w:t>
        </w:r>
        <w:r w:rsidR="0097696E" w:rsidRPr="0097696E">
          <w:rPr>
            <w:vertAlign w:val="subscript"/>
            <w:lang w:val="en-GB"/>
            <w:rPrChange w:id="169" w:author="Charlotte Devitre" w:date="2024-07-30T15:54:00Z" w16du:dateUtc="2024-07-30T22:54:00Z">
              <w:rPr>
                <w:lang w:val="en-GB"/>
              </w:rPr>
            </w:rPrChange>
          </w:rPr>
          <w:t>2</w:t>
        </w:r>
        <w:r w:rsidR="0097696E">
          <w:rPr>
            <w:lang w:val="en-GB"/>
          </w:rPr>
          <w:t xml:space="preserve">O has been lost, and corrected the measured density based on </w:t>
        </w:r>
      </w:ins>
      <w:ins w:id="170" w:author="Charlotte Devitre" w:date="2024-07-30T16:19:00Z" w16du:dateUtc="2024-07-30T23:19:00Z">
        <w:r w:rsidR="00D61029">
          <w:rPr>
            <w:lang w:val="en-GB"/>
          </w:rPr>
          <w:t xml:space="preserve">the molar </w:t>
        </w:r>
      </w:ins>
      <w:ins w:id="171" w:author="Charlotte Devitre" w:date="2024-07-30T16:20:00Z" w16du:dateUtc="2024-07-30T23:20:00Z">
        <w:r w:rsidR="00D61029">
          <w:rPr>
            <w:lang w:val="en-GB"/>
          </w:rPr>
          <w:t>proportion</w:t>
        </w:r>
      </w:ins>
      <w:ins w:id="172" w:author="Charlotte Devitre" w:date="2024-07-30T16:19:00Z" w16du:dateUtc="2024-07-30T23:19:00Z">
        <w:r w:rsidR="00D61029">
          <w:rPr>
            <w:lang w:val="en-GB"/>
          </w:rPr>
          <w:t xml:space="preserve"> of</w:t>
        </w:r>
      </w:ins>
      <w:ins w:id="173" w:author="Charlotte Devitre" w:date="2024-07-30T15:35:00Z" w16du:dateUtc="2024-07-30T22:35:00Z">
        <w:r w:rsidR="0053750B">
          <w:rPr>
            <w:lang w:val="en-GB"/>
          </w:rPr>
          <w:t xml:space="preserve"> H</w:t>
        </w:r>
        <w:r w:rsidR="0053750B" w:rsidRPr="0053750B">
          <w:rPr>
            <w:vertAlign w:val="subscript"/>
            <w:lang w:val="en-GB"/>
            <w:rPrChange w:id="174" w:author="Charlotte Devitre" w:date="2024-07-30T15:35:00Z" w16du:dateUtc="2024-07-30T22:35:00Z">
              <w:rPr>
                <w:lang w:val="en-GB"/>
              </w:rPr>
            </w:rPrChange>
          </w:rPr>
          <w:t>2</w:t>
        </w:r>
        <w:r w:rsidR="0053750B">
          <w:rPr>
            <w:lang w:val="en-GB"/>
          </w:rPr>
          <w:t>O</w:t>
        </w:r>
      </w:ins>
      <w:ins w:id="175" w:author="Charlotte Devitre" w:date="2024-07-30T15:36:00Z" w16du:dateUtc="2024-07-30T22:36:00Z">
        <w:r w:rsidR="0053750B">
          <w:rPr>
            <w:lang w:val="en-GB"/>
          </w:rPr>
          <w:t xml:space="preserve"> (</w:t>
        </w:r>
      </w:ins>
      <w:ins w:id="176" w:author="Charlotte Devitre" w:date="2024-07-30T15:40:00Z" w16du:dateUtc="2024-07-30T22:40:00Z">
        <w:r w:rsidR="00AB24ED">
          <w:rPr>
            <w:lang w:val="en-GB"/>
          </w:rPr>
          <w:t>i.e.,</w:t>
        </w:r>
      </w:ins>
      <w:ins w:id="177" w:author="Charlotte Devitre" w:date="2024-07-30T15:36:00Z" w16du:dateUtc="2024-07-30T22:36:00Z">
        <w:r w:rsidR="0053750B">
          <w:rPr>
            <w:lang w:val="en-GB"/>
          </w:rPr>
          <w:t xml:space="preserve"> </w:t>
        </w:r>
      </w:ins>
      <m:oMath>
        <m:sSub>
          <m:sSubPr>
            <m:ctrlPr>
              <w:ins w:id="178" w:author="Charlotte Devitre" w:date="2024-07-30T16:21:00Z" w16du:dateUtc="2024-07-30T23:21:00Z">
                <w:rPr>
                  <w:rFonts w:ascii="Cambria Math" w:hAnsi="Cambria Math"/>
                  <w:b/>
                  <w:bCs/>
                  <w:i/>
                  <w:iCs/>
                  <w:lang w:val="en-GB"/>
                </w:rPr>
              </w:ins>
            </m:ctrlPr>
          </m:sSubPr>
          <m:e>
            <m:r>
              <w:ins w:id="179" w:author="Charlotte Devitre" w:date="2024-07-30T16:21:00Z" w16du:dateUtc="2024-07-30T23:21:00Z">
                <m:rPr>
                  <m:sty m:val="bi"/>
                </m:rPr>
                <w:rPr>
                  <w:rFonts w:ascii="Cambria Math" w:hAnsi="Cambria Math"/>
                  <w:lang w:val="en-GB"/>
                </w:rPr>
                <m:t>X</m:t>
              </w:ins>
            </m:r>
          </m:e>
          <m:sub>
            <m:sSub>
              <m:sSubPr>
                <m:ctrlPr>
                  <w:ins w:id="180" w:author="Charlotte Devitre" w:date="2024-07-30T16:21:00Z" w16du:dateUtc="2024-07-30T23:21:00Z">
                    <w:rPr>
                      <w:rFonts w:ascii="Cambria Math" w:hAnsi="Cambria Math"/>
                      <w:b/>
                      <w:bCs/>
                      <w:i/>
                      <w:iCs/>
                      <w:lang w:val="en-GB"/>
                    </w:rPr>
                  </w:ins>
                </m:ctrlPr>
              </m:sSubPr>
              <m:e>
                <m:r>
                  <w:ins w:id="181" w:author="Charlotte Devitre" w:date="2024-07-30T16:21:00Z" w16du:dateUtc="2024-07-30T23:21:00Z">
                    <m:rPr>
                      <m:sty m:val="bi"/>
                    </m:rPr>
                    <w:rPr>
                      <w:rFonts w:ascii="Cambria Math" w:hAnsi="Cambria Math"/>
                      <w:lang w:val="en-GB"/>
                    </w:rPr>
                    <m:t>H</m:t>
                  </w:ins>
                </m:r>
              </m:e>
              <m:sub>
                <m:r>
                  <w:ins w:id="182" w:author="Charlotte Devitre" w:date="2024-07-30T16:21:00Z" w16du:dateUtc="2024-07-30T23:21:00Z">
                    <m:rPr>
                      <m:sty m:val="bi"/>
                    </m:rPr>
                    <w:rPr>
                      <w:rFonts w:ascii="Cambria Math" w:hAnsi="Cambria Math"/>
                      <w:lang w:val="en-GB"/>
                    </w:rPr>
                    <m:t>2</m:t>
                  </w:ins>
                </m:r>
              </m:sub>
            </m:sSub>
            <m:r>
              <w:ins w:id="183" w:author="Charlotte Devitre" w:date="2024-07-30T16:21:00Z" w16du:dateUtc="2024-07-30T23:21:00Z">
                <m:rPr>
                  <m:sty m:val="bi"/>
                </m:rPr>
                <w:rPr>
                  <w:rFonts w:ascii="Cambria Math" w:hAnsi="Cambria Math"/>
                  <w:lang w:val="en-GB"/>
                </w:rPr>
                <m:t>O</m:t>
              </w:ins>
            </m:r>
          </m:sub>
        </m:sSub>
      </m:oMath>
      <w:ins w:id="184" w:author="Charlotte Devitre" w:date="2024-07-30T16:21:00Z" w16du:dateUtc="2024-07-30T23:21:00Z">
        <w:r w:rsidR="00D61029">
          <w:rPr>
            <w:b/>
            <w:bCs/>
            <w:i/>
            <w:iCs/>
            <w:lang w:val="en-GB"/>
          </w:rPr>
          <w:t xml:space="preserve"> </w:t>
        </w:r>
      </w:ins>
      <w:ins w:id="185" w:author="Charlotte Devitre" w:date="2024-07-30T15:36:00Z" w16du:dateUtc="2024-07-30T22:36:00Z">
        <w:r w:rsidR="0053750B">
          <w:rPr>
            <w:lang w:val="en-GB"/>
          </w:rPr>
          <w:t>~</w:t>
        </w:r>
      </w:ins>
      <w:ins w:id="186" w:author="Charlotte Devitre" w:date="2024-07-30T16:21:00Z" w16du:dateUtc="2024-07-30T23:21:00Z">
        <w:r w:rsidR="00D61029">
          <w:rPr>
            <w:lang w:val="en-GB"/>
          </w:rPr>
          <w:t>10</w:t>
        </w:r>
      </w:ins>
      <w:ins w:id="187" w:author="Charlotte Devitre" w:date="2024-07-30T15:36:00Z" w16du:dateUtc="2024-07-30T22:36:00Z">
        <w:r w:rsidR="0053750B">
          <w:rPr>
            <w:lang w:val="en-GB"/>
          </w:rPr>
          <w:t xml:space="preserve"> mol%)</w:t>
        </w:r>
      </w:ins>
      <w:ins w:id="188" w:author="Charlotte Devitre" w:date="2024-07-30T15:27:00Z" w16du:dateUtc="2024-07-30T22:27:00Z">
        <w:r w:rsidR="00ED7051">
          <w:rPr>
            <w:lang w:val="en-GB"/>
          </w:rPr>
          <w:t xml:space="preserve"> </w:t>
        </w:r>
      </w:ins>
      <w:ins w:id="189" w:author="Charlotte Devitre" w:date="2024-07-30T15:54:00Z" w16du:dateUtc="2024-07-30T22:54:00Z">
        <w:r w:rsidR="0097696E">
          <w:rPr>
            <w:lang w:val="en-GB"/>
          </w:rPr>
          <w:t>and molar ratios</w:t>
        </w:r>
      </w:ins>
      <w:ins w:id="190" w:author="Charlotte Devitre" w:date="2024-07-30T15:36:00Z" w16du:dateUtc="2024-07-30T22:36:00Z">
        <w:r w:rsidR="0053750B">
          <w:rPr>
            <w:lang w:val="en-GB"/>
          </w:rPr>
          <w:t xml:space="preserve"> (e.g., </w:t>
        </w:r>
      </w:ins>
      <w:r w:rsidR="0053750B">
        <w:rPr>
          <w:lang w:val="en-GB"/>
        </w:rPr>
        <w:fldChar w:fldCharType="begin"/>
      </w:r>
      <w:r w:rsidR="0053750B">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sidR="0053750B">
        <w:rPr>
          <w:lang w:val="en-GB"/>
        </w:rPr>
        <w:fldChar w:fldCharType="separate"/>
      </w:r>
      <w:del w:id="191" w:author="Charlotte Devitre" w:date="2024-07-30T15:37:00Z" w16du:dateUtc="2024-07-30T22:37:00Z">
        <w:r w:rsidR="0053750B" w:rsidRPr="0053750B" w:rsidDel="0053750B">
          <w:delText>(</w:delText>
        </w:r>
      </w:del>
      <w:proofErr w:type="spellStart"/>
      <w:r w:rsidR="0053750B" w:rsidRPr="0053750B">
        <w:t>Klügel</w:t>
      </w:r>
      <w:proofErr w:type="spellEnd"/>
      <w:r w:rsidR="0053750B" w:rsidRPr="0053750B">
        <w:t xml:space="preserve"> </w:t>
      </w:r>
      <w:r w:rsidR="0053750B" w:rsidRPr="0053750B">
        <w:rPr>
          <w:i/>
          <w:iCs/>
        </w:rPr>
        <w:t>et al.</w:t>
      </w:r>
      <w:r w:rsidR="0053750B" w:rsidRPr="0053750B">
        <w:t xml:space="preserve">, 2005; </w:t>
      </w:r>
      <w:proofErr w:type="spellStart"/>
      <w:r w:rsidR="0053750B" w:rsidRPr="0053750B">
        <w:t>Hansteen</w:t>
      </w:r>
      <w:proofErr w:type="spellEnd"/>
      <w:r w:rsidR="0053750B" w:rsidRPr="0053750B">
        <w:t xml:space="preserve"> and </w:t>
      </w:r>
      <w:proofErr w:type="spellStart"/>
      <w:r w:rsidR="0053750B" w:rsidRPr="0053750B">
        <w:t>Klügel</w:t>
      </w:r>
      <w:proofErr w:type="spellEnd"/>
      <w:r w:rsidR="0053750B" w:rsidRPr="0053750B">
        <w:t xml:space="preserve">, 2008; </w:t>
      </w:r>
      <w:proofErr w:type="spellStart"/>
      <w:r w:rsidR="0053750B" w:rsidRPr="0053750B">
        <w:t>Hildner</w:t>
      </w:r>
      <w:proofErr w:type="spellEnd"/>
      <w:r w:rsidR="0053750B" w:rsidRPr="0053750B">
        <w:t xml:space="preserve"> </w:t>
      </w:r>
      <w:r w:rsidR="0053750B" w:rsidRPr="0053750B">
        <w:rPr>
          <w:i/>
          <w:iCs/>
        </w:rPr>
        <w:t>et al.</w:t>
      </w:r>
      <w:r w:rsidR="0053750B" w:rsidRPr="0053750B">
        <w:t>, 2011, 2012)</w:t>
      </w:r>
      <w:r w:rsidR="0053750B">
        <w:rPr>
          <w:lang w:val="en-GB"/>
        </w:rPr>
        <w:fldChar w:fldCharType="end"/>
      </w:r>
      <w:ins w:id="192" w:author="Charlotte Devitre" w:date="2024-07-30T15:36:00Z" w16du:dateUtc="2024-07-30T22:36:00Z">
        <w:r w:rsidR="0053750B">
          <w:rPr>
            <w:lang w:val="en-GB"/>
          </w:rPr>
          <w:t>.</w:t>
        </w:r>
      </w:ins>
      <w:ins w:id="193" w:author="Charlotte Devitre" w:date="2024-07-30T15:24:00Z" w16du:dateUtc="2024-07-30T22:24:00Z">
        <w:r w:rsidR="00ED7051">
          <w:rPr>
            <w:lang w:val="en-GB"/>
          </w:rPr>
          <w:t xml:space="preserve"> </w:t>
        </w:r>
      </w:ins>
      <w:ins w:id="194" w:author="Charlotte Devitre" w:date="2024-07-30T15:54:00Z" w16du:dateUtc="2024-07-30T22:54:00Z">
        <w:r w:rsidR="0097696E">
          <w:rPr>
            <w:lang w:val="en-GB"/>
          </w:rPr>
          <w:t>From there, pressures can be calculated using a mixed H</w:t>
        </w:r>
        <w:r w:rsidR="0097696E" w:rsidRPr="0097696E">
          <w:rPr>
            <w:vertAlign w:val="subscript"/>
            <w:lang w:val="en-GB"/>
            <w:rPrChange w:id="195" w:author="Charlotte Devitre" w:date="2024-07-30T15:55:00Z" w16du:dateUtc="2024-07-30T22:55:00Z">
              <w:rPr>
                <w:lang w:val="en-GB"/>
              </w:rPr>
            </w:rPrChange>
          </w:rPr>
          <w:t>2</w:t>
        </w:r>
        <w:r w:rsidR="0097696E">
          <w:rPr>
            <w:lang w:val="en-GB"/>
          </w:rPr>
          <w:t>O-CO</w:t>
        </w:r>
        <w:r w:rsidR="0097696E" w:rsidRPr="0097696E">
          <w:rPr>
            <w:vertAlign w:val="subscript"/>
            <w:lang w:val="en-GB"/>
            <w:rPrChange w:id="196" w:author="Charlotte Devitre" w:date="2024-07-30T15:55:00Z" w16du:dateUtc="2024-07-30T22:55:00Z">
              <w:rPr>
                <w:lang w:val="en-GB"/>
              </w:rPr>
            </w:rPrChange>
          </w:rPr>
          <w:t>2</w:t>
        </w:r>
        <w:r w:rsidR="0097696E">
          <w:rPr>
            <w:lang w:val="en-GB"/>
          </w:rPr>
          <w:t xml:space="preserve"> equations of state.</w:t>
        </w:r>
      </w:ins>
      <w:ins w:id="197" w:author="Charlotte Devitre" w:date="2024-07-30T15:57:00Z" w16du:dateUtc="2024-07-30T22:57:00Z">
        <w:r w:rsidR="0097696E">
          <w:rPr>
            <w:lang w:val="en-GB"/>
          </w:rPr>
          <w:t xml:space="preserve"> In general, &lt;10 mol% </w:t>
        </w:r>
      </w:ins>
      <w:ins w:id="198" w:author="Charlotte Devitre" w:date="2024-07-30T15:58:00Z" w16du:dateUtc="2024-07-30T22:58:00Z">
        <w:r w:rsidR="0097696E">
          <w:rPr>
            <w:lang w:val="en-GB"/>
          </w:rPr>
          <w:t>H</w:t>
        </w:r>
        <w:r w:rsidR="0097696E" w:rsidRPr="0097696E">
          <w:rPr>
            <w:vertAlign w:val="subscript"/>
            <w:lang w:val="en-GB"/>
            <w:rPrChange w:id="199" w:author="Charlotte Devitre" w:date="2024-07-30T15:58:00Z" w16du:dateUtc="2024-07-30T22:58:00Z">
              <w:rPr>
                <w:lang w:val="en-GB"/>
              </w:rPr>
            </w:rPrChange>
          </w:rPr>
          <w:t>2</w:t>
        </w:r>
        <w:r w:rsidR="0097696E">
          <w:rPr>
            <w:lang w:val="en-GB"/>
          </w:rPr>
          <w:t xml:space="preserve">O in the fluid causes a </w:t>
        </w:r>
      </w:ins>
      <w:ins w:id="200" w:author="Charlotte Devitre" w:date="2024-07-30T16:01:00Z" w16du:dateUtc="2024-07-30T23:01:00Z">
        <w:r w:rsidR="00275242">
          <w:rPr>
            <w:lang w:val="en-GB"/>
          </w:rPr>
          <w:t>relatively small</w:t>
        </w:r>
      </w:ins>
      <w:ins w:id="201" w:author="Charlotte Devitre" w:date="2024-07-30T15:58:00Z" w16du:dateUtc="2024-07-30T22:58:00Z">
        <w:r w:rsidR="0097696E">
          <w:rPr>
            <w:lang w:val="en-GB"/>
          </w:rPr>
          <w:t xml:space="preserve"> </w:t>
        </w:r>
      </w:ins>
      <w:ins w:id="202" w:author="Charlotte Devitre" w:date="2024-07-30T15:59:00Z" w16du:dateUtc="2024-07-30T22:59:00Z">
        <w:r w:rsidR="0097696E">
          <w:rPr>
            <w:lang w:val="en-GB"/>
          </w:rPr>
          <w:t xml:space="preserve">difference </w:t>
        </w:r>
      </w:ins>
      <w:ins w:id="203" w:author="Charlotte Devitre" w:date="2024-07-30T15:58:00Z" w16du:dateUtc="2024-07-30T22:58:00Z">
        <w:r w:rsidR="0097696E">
          <w:rPr>
            <w:lang w:val="en-GB"/>
          </w:rPr>
          <w:t xml:space="preserve">on the calculated pressures </w:t>
        </w:r>
      </w:ins>
      <w:ins w:id="204" w:author="Charlotte Devitre" w:date="2024-07-30T16:01:00Z" w16du:dateUtc="2024-07-30T23:01:00Z">
        <w:r w:rsidR="00275242">
          <w:rPr>
            <w:lang w:val="en-GB"/>
          </w:rPr>
          <w:t>and depths, though the effect is more pronounced at higher CO</w:t>
        </w:r>
        <w:r w:rsidR="00275242" w:rsidRPr="00275242">
          <w:rPr>
            <w:vertAlign w:val="subscript"/>
            <w:lang w:val="en-GB"/>
            <w:rPrChange w:id="205" w:author="Charlotte Devitre" w:date="2024-07-30T16:01:00Z" w16du:dateUtc="2024-07-30T23:01:00Z">
              <w:rPr>
                <w:lang w:val="en-GB"/>
              </w:rPr>
            </w:rPrChange>
          </w:rPr>
          <w:t>2</w:t>
        </w:r>
        <w:r w:rsidR="00275242">
          <w:rPr>
            <w:lang w:val="en-GB"/>
          </w:rPr>
          <w:t xml:space="preserve"> densities (Fig. 1c-d).</w:t>
        </w:r>
      </w:ins>
      <w:ins w:id="206" w:author="Charlotte Devitre" w:date="2024-07-30T15:55:00Z" w16du:dateUtc="2024-07-30T22:55:00Z">
        <w:r w:rsidR="0097696E">
          <w:rPr>
            <w:lang w:val="en-GB"/>
          </w:rPr>
          <w:t xml:space="preserve"> </w:t>
        </w:r>
      </w:ins>
      <w:ins w:id="207" w:author="Charlotte Devitre" w:date="2024-07-30T16:19:00Z" w16du:dateUtc="2024-07-30T23:19:00Z">
        <w:r w:rsidR="00D61029">
          <w:rPr>
            <w:lang w:val="en-GB"/>
          </w:rPr>
          <w:t xml:space="preserve">For instance, with a </w:t>
        </w:r>
      </w:ins>
      <m:oMath>
        <m:sSub>
          <m:sSubPr>
            <m:ctrlPr>
              <w:ins w:id="208" w:author="Charlotte Devitre" w:date="2024-07-30T16:20:00Z" w16du:dateUtc="2024-07-30T23:20:00Z">
                <w:rPr>
                  <w:rFonts w:ascii="Cambria Math" w:hAnsi="Cambria Math"/>
                  <w:b/>
                  <w:bCs/>
                  <w:i/>
                  <w:iCs/>
                  <w:lang w:val="en-GB"/>
                </w:rPr>
              </w:ins>
            </m:ctrlPr>
          </m:sSubPr>
          <m:e>
            <m:r>
              <w:ins w:id="209" w:author="Charlotte Devitre" w:date="2024-07-30T16:20:00Z" w16du:dateUtc="2024-07-30T23:20:00Z">
                <m:rPr>
                  <m:sty m:val="bi"/>
                </m:rPr>
                <w:rPr>
                  <w:rFonts w:ascii="Cambria Math" w:hAnsi="Cambria Math"/>
                  <w:lang w:val="en-GB"/>
                </w:rPr>
                <m:t>X</m:t>
              </w:ins>
            </m:r>
          </m:e>
          <m:sub>
            <m:sSub>
              <m:sSubPr>
                <m:ctrlPr>
                  <w:ins w:id="210" w:author="Charlotte Devitre" w:date="2024-07-30T16:20:00Z" w16du:dateUtc="2024-07-30T23:20:00Z">
                    <w:rPr>
                      <w:rFonts w:ascii="Cambria Math" w:hAnsi="Cambria Math"/>
                      <w:b/>
                      <w:bCs/>
                      <w:i/>
                      <w:iCs/>
                      <w:lang w:val="en-GB"/>
                    </w:rPr>
                  </w:ins>
                </m:ctrlPr>
              </m:sSubPr>
              <m:e>
                <m:r>
                  <w:ins w:id="211" w:author="Charlotte Devitre" w:date="2024-07-30T16:20:00Z" w16du:dateUtc="2024-07-30T23:20:00Z">
                    <m:rPr>
                      <m:sty m:val="bi"/>
                    </m:rPr>
                    <w:rPr>
                      <w:rFonts w:ascii="Cambria Math" w:hAnsi="Cambria Math"/>
                      <w:lang w:val="en-GB"/>
                    </w:rPr>
                    <m:t>H</m:t>
                  </w:ins>
                </m:r>
              </m:e>
              <m:sub>
                <m:r>
                  <w:ins w:id="212" w:author="Charlotte Devitre" w:date="2024-07-30T16:20:00Z" w16du:dateUtc="2024-07-30T23:20:00Z">
                    <m:rPr>
                      <m:sty m:val="bi"/>
                    </m:rPr>
                    <w:rPr>
                      <w:rFonts w:ascii="Cambria Math" w:hAnsi="Cambria Math"/>
                      <w:lang w:val="en-GB"/>
                    </w:rPr>
                    <m:t>2</m:t>
                  </w:ins>
                </m:r>
              </m:sub>
            </m:sSub>
            <m:r>
              <w:ins w:id="213" w:author="Charlotte Devitre" w:date="2024-07-30T16:20:00Z" w16du:dateUtc="2024-07-30T23:20:00Z">
                <m:rPr>
                  <m:sty m:val="bi"/>
                </m:rPr>
                <w:rPr>
                  <w:rFonts w:ascii="Cambria Math" w:hAnsi="Cambria Math"/>
                  <w:lang w:val="en-GB"/>
                </w:rPr>
                <m:t>O</m:t>
              </w:ins>
            </m:r>
          </m:sub>
        </m:sSub>
      </m:oMath>
      <w:ins w:id="214" w:author="Charlotte Devitre" w:date="2024-07-30T16:21:00Z" w16du:dateUtc="2024-07-30T23:21:00Z">
        <w:r w:rsidR="00D61029">
          <w:rPr>
            <w:b/>
            <w:bCs/>
            <w:iCs/>
            <w:lang w:val="en-GB"/>
          </w:rPr>
          <w:t xml:space="preserve"> </w:t>
        </w:r>
        <w:r w:rsidR="00D61029" w:rsidRPr="00360085">
          <w:rPr>
            <w:iCs/>
            <w:lang w:val="en-GB"/>
            <w:rPrChange w:id="215" w:author="Charlotte Devitre" w:date="2024-07-30T16:26:00Z" w16du:dateUtc="2024-07-30T23:26:00Z">
              <w:rPr>
                <w:b/>
                <w:bCs/>
                <w:iCs/>
                <w:lang w:val="en-GB"/>
              </w:rPr>
            </w:rPrChange>
          </w:rPr>
          <w:t>of 10 mol%</w:t>
        </w:r>
      </w:ins>
      <w:ins w:id="216" w:author="Charlotte Devitre" w:date="2024-07-30T16:26:00Z" w16du:dateUtc="2024-07-30T23:26:00Z">
        <w:r w:rsidR="00360085" w:rsidRPr="00360085">
          <w:rPr>
            <w:iCs/>
            <w:lang w:val="en-GB"/>
            <w:rPrChange w:id="217" w:author="Charlotte Devitre" w:date="2024-07-30T16:26:00Z" w16du:dateUtc="2024-07-30T23:26:00Z">
              <w:rPr>
                <w:b/>
                <w:bCs/>
                <w:iCs/>
                <w:lang w:val="en-GB"/>
              </w:rPr>
            </w:rPrChange>
          </w:rPr>
          <w:t>, the difference in</w:t>
        </w:r>
        <w:r w:rsidR="00360085">
          <w:rPr>
            <w:iCs/>
            <w:lang w:val="en-GB"/>
          </w:rPr>
          <w:t xml:space="preserve"> pressure between the </w:t>
        </w:r>
      </w:ins>
      <w:ins w:id="218" w:author="Charlotte Devitre" w:date="2024-07-30T16:34:00Z" w16du:dateUtc="2024-07-30T23:34:00Z">
        <w:r w:rsidR="00CD0165">
          <w:rPr>
            <w:iCs/>
            <w:lang w:val="en-GB"/>
          </w:rPr>
          <w:t>pure CO</w:t>
        </w:r>
        <w:r w:rsidR="00CD0165" w:rsidRPr="00CD0165">
          <w:rPr>
            <w:iCs/>
            <w:vertAlign w:val="subscript"/>
            <w:lang w:val="en-GB"/>
            <w:rPrChange w:id="219" w:author="Charlotte Devitre" w:date="2024-07-30T16:39:00Z" w16du:dateUtc="2024-07-30T23:39:00Z">
              <w:rPr>
                <w:iCs/>
                <w:lang w:val="en-GB"/>
              </w:rPr>
            </w:rPrChange>
          </w:rPr>
          <w:t>2</w:t>
        </w:r>
        <w:r w:rsidR="00CD0165">
          <w:rPr>
            <w:iCs/>
            <w:lang w:val="en-GB"/>
          </w:rPr>
          <w:t xml:space="preserve"> </w:t>
        </w:r>
      </w:ins>
      <w:r w:rsidR="00360085">
        <w:rPr>
          <w:iCs/>
          <w:lang w:val="en-GB"/>
        </w:rPr>
        <w:fldChar w:fldCharType="begin"/>
      </w:r>
      <w:r w:rsidR="00360085">
        <w:rPr>
          <w:iCs/>
          <w:lang w:val="en-GB"/>
        </w:rPr>
        <w:instrText xml:space="preserve"> ADDIN ZOTERO_ITEM CSL_CITATION {"citationID":"cIoScejx","properties":{"formattedCitation":"(Span and Wagner, 1996)","plainCitation":"(Span and Wagner, 1996)","noteIndex":0},"citationItems":[{"id":"OQjauoEz/AdjOkUeh","uris":["http://zotero.org/users/9451925/items/5XFZMXIB"],"itemData":{"id":"OQjauoEz/AdjOkUeh","type":"article-journal","container-title":"Journal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360085">
        <w:rPr>
          <w:iCs/>
          <w:lang w:val="en-GB"/>
        </w:rPr>
        <w:fldChar w:fldCharType="separate"/>
      </w:r>
      <w:r w:rsidR="00360085">
        <w:rPr>
          <w:iCs/>
          <w:noProof/>
          <w:lang w:val="en-GB"/>
        </w:rPr>
        <w:t>(Span and Wagner, 1996)</w:t>
      </w:r>
      <w:r w:rsidR="00360085">
        <w:rPr>
          <w:iCs/>
          <w:lang w:val="en-GB"/>
        </w:rPr>
        <w:fldChar w:fldCharType="end"/>
      </w:r>
      <w:ins w:id="220" w:author="Charlotte Devitre" w:date="2024-07-30T16:26:00Z" w16du:dateUtc="2024-07-30T23:26:00Z">
        <w:r w:rsidR="00360085">
          <w:rPr>
            <w:iCs/>
            <w:lang w:val="en-GB"/>
          </w:rPr>
          <w:t xml:space="preserve"> and the </w:t>
        </w:r>
      </w:ins>
      <w:ins w:id="221" w:author="Charlotte Devitre" w:date="2024-07-30T16:34:00Z" w16du:dateUtc="2024-07-30T23:34:00Z">
        <w:r w:rsidR="00CD0165">
          <w:rPr>
            <w:iCs/>
            <w:lang w:val="en-GB"/>
          </w:rPr>
          <w:t>mixed H</w:t>
        </w:r>
        <w:r w:rsidR="00CD0165" w:rsidRPr="00CD0165">
          <w:rPr>
            <w:iCs/>
            <w:vertAlign w:val="subscript"/>
            <w:lang w:val="en-GB"/>
            <w:rPrChange w:id="222" w:author="Charlotte Devitre" w:date="2024-07-30T16:39:00Z" w16du:dateUtc="2024-07-30T23:39:00Z">
              <w:rPr>
                <w:iCs/>
                <w:lang w:val="en-GB"/>
              </w:rPr>
            </w:rPrChange>
          </w:rPr>
          <w:t>2</w:t>
        </w:r>
        <w:r w:rsidR="00CD0165">
          <w:rPr>
            <w:iCs/>
            <w:lang w:val="en-GB"/>
          </w:rPr>
          <w:t>O-CO</w:t>
        </w:r>
        <w:r w:rsidR="00CD0165" w:rsidRPr="00CD0165">
          <w:rPr>
            <w:iCs/>
            <w:vertAlign w:val="subscript"/>
            <w:lang w:val="en-GB"/>
            <w:rPrChange w:id="223" w:author="Charlotte Devitre" w:date="2024-07-30T16:39:00Z" w16du:dateUtc="2024-07-30T23:39:00Z">
              <w:rPr>
                <w:iCs/>
                <w:lang w:val="en-GB"/>
              </w:rPr>
            </w:rPrChange>
          </w:rPr>
          <w:t>2</w:t>
        </w:r>
        <w:r w:rsidR="00CD0165">
          <w:rPr>
            <w:iCs/>
            <w:lang w:val="en-GB"/>
          </w:rPr>
          <w:t xml:space="preserve"> </w:t>
        </w:r>
      </w:ins>
      <w:r w:rsidR="00360085">
        <w:rPr>
          <w:iCs/>
          <w:lang w:val="en-GB"/>
        </w:rPr>
        <w:fldChar w:fldCharType="begin"/>
      </w:r>
      <w:r w:rsidR="00360085">
        <w:rPr>
          <w:iCs/>
          <w:lang w:val="en-GB"/>
        </w:rPr>
        <w:instrText xml:space="preserve"> ADDIN ZOTERO_ITEM CSL_CITATION {"citationID":"VZ7l3nJ6","properties":{"formattedCitation":"(Duan and Zhang, 2006)","plainCitation":"(Duan and Zhang, 2006)","noteIndex":0},"citationItems":[{"id":"OQjauoEz/GhxM3jsR","uris":["http://zotero.org/users/9451925/items/9JSAYSEV"],"itemData":{"id":"OQjauoEz/GhxM3jsR","type":"article-journal","abstract":"Based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360085">
        <w:rPr>
          <w:iCs/>
          <w:lang w:val="en-GB"/>
        </w:rPr>
        <w:fldChar w:fldCharType="separate"/>
      </w:r>
      <w:r w:rsidR="00360085">
        <w:rPr>
          <w:iCs/>
          <w:noProof/>
          <w:lang w:val="en-GB"/>
        </w:rPr>
        <w:t>(Duan and Zhang, 2006)</w:t>
      </w:r>
      <w:r w:rsidR="00360085">
        <w:rPr>
          <w:iCs/>
          <w:lang w:val="en-GB"/>
        </w:rPr>
        <w:fldChar w:fldCharType="end"/>
      </w:r>
      <w:ins w:id="224" w:author="Charlotte Devitre" w:date="2024-07-30T16:26:00Z" w16du:dateUtc="2024-07-30T23:26:00Z">
        <w:r w:rsidR="00360085" w:rsidRPr="00360085">
          <w:rPr>
            <w:iCs/>
            <w:lang w:val="en-GB"/>
            <w:rPrChange w:id="225" w:author="Charlotte Devitre" w:date="2024-07-30T16:26:00Z" w16du:dateUtc="2024-07-30T23:26:00Z">
              <w:rPr>
                <w:b/>
                <w:bCs/>
                <w:iCs/>
                <w:lang w:val="en-GB"/>
              </w:rPr>
            </w:rPrChange>
          </w:rPr>
          <w:t xml:space="preserve"> </w:t>
        </w:r>
      </w:ins>
      <w:ins w:id="226" w:author="Charlotte Devitre" w:date="2024-07-30T16:21:00Z" w16du:dateUtc="2024-07-30T23:21:00Z">
        <w:r w:rsidR="00D61029" w:rsidRPr="00360085">
          <w:rPr>
            <w:iCs/>
            <w:lang w:val="en-GB"/>
            <w:rPrChange w:id="227" w:author="Charlotte Devitre" w:date="2024-07-30T16:26:00Z" w16du:dateUtc="2024-07-30T23:26:00Z">
              <w:rPr>
                <w:b/>
                <w:bCs/>
                <w:iCs/>
                <w:lang w:val="en-GB"/>
              </w:rPr>
            </w:rPrChange>
          </w:rPr>
          <w:t xml:space="preserve"> </w:t>
        </w:r>
      </w:ins>
      <w:ins w:id="228" w:author="Charlotte Devitre" w:date="2024-07-30T16:27:00Z" w16du:dateUtc="2024-07-30T23:27:00Z">
        <w:r w:rsidR="00360085">
          <w:rPr>
            <w:iCs/>
            <w:lang w:val="en-GB"/>
          </w:rPr>
          <w:t xml:space="preserve">equations of state is only ~10 % at </w:t>
        </w:r>
      </w:ins>
      <w:ins w:id="229" w:author="Charlotte Devitre" w:date="2024-07-30T16:28:00Z" w16du:dateUtc="2024-07-30T23:28:00Z">
        <w:r w:rsidR="00360085">
          <w:rPr>
            <w:iCs/>
            <w:lang w:val="en-GB"/>
          </w:rPr>
          <w:t>30 MPa (~1 km)</w:t>
        </w:r>
      </w:ins>
      <w:ins w:id="230" w:author="Charlotte Devitre" w:date="2024-07-30T16:35:00Z" w16du:dateUtc="2024-07-30T23:35:00Z">
        <w:r w:rsidR="00CD0165">
          <w:rPr>
            <w:iCs/>
            <w:lang w:val="en-GB"/>
          </w:rPr>
          <w:t xml:space="preserve"> and ~17% at 800 MPa (~</w:t>
        </w:r>
      </w:ins>
      <w:ins w:id="231" w:author="Charlotte Devitre" w:date="2024-07-30T16:36:00Z" w16du:dateUtc="2024-07-30T23:36:00Z">
        <w:r w:rsidR="00CD0165">
          <w:rPr>
            <w:iCs/>
            <w:lang w:val="en-GB"/>
          </w:rPr>
          <w:t>35 km</w:t>
        </w:r>
      </w:ins>
      <w:ins w:id="232" w:author="Charlotte Devitre" w:date="2024-07-30T16:39:00Z" w16du:dateUtc="2024-07-30T23:39:00Z">
        <w:r w:rsidR="00CD0165">
          <w:rPr>
            <w:iCs/>
            <w:lang w:val="en-GB"/>
          </w:rPr>
          <w:t xml:space="preserve">; </w:t>
        </w:r>
      </w:ins>
      <w:ins w:id="233" w:author="Charlotte Devitre" w:date="2024-07-30T16:38:00Z" w16du:dateUtc="2024-07-30T23:38:00Z">
        <w:r w:rsidR="00CD0165">
          <w:rPr>
            <w:lang w:val="en-GB"/>
          </w:rPr>
          <w:t>Fig. 1c-d).</w:t>
        </w:r>
      </w:ins>
      <w:ins w:id="234" w:author="Charlotte Devitre" w:date="2024-07-30T16:36:00Z" w16du:dateUtc="2024-07-30T23:36:00Z">
        <w:r w:rsidR="00CD0165">
          <w:rPr>
            <w:iCs/>
            <w:lang w:val="en-GB"/>
          </w:rPr>
          <w:t xml:space="preserve"> Naturally, higher mol% H</w:t>
        </w:r>
        <w:r w:rsidR="00CD0165" w:rsidRPr="005335D5">
          <w:rPr>
            <w:iCs/>
            <w:vertAlign w:val="subscript"/>
            <w:lang w:val="en-GB"/>
            <w:rPrChange w:id="235" w:author="Charlotte Devitre" w:date="2024-07-30T16:46:00Z" w16du:dateUtc="2024-07-30T23:46:00Z">
              <w:rPr>
                <w:iCs/>
                <w:lang w:val="en-GB"/>
              </w:rPr>
            </w:rPrChange>
          </w:rPr>
          <w:t>2</w:t>
        </w:r>
        <w:r w:rsidR="00CD0165">
          <w:rPr>
            <w:iCs/>
            <w:lang w:val="en-GB"/>
          </w:rPr>
          <w:t xml:space="preserve">O in </w:t>
        </w:r>
        <w:r w:rsidR="00CD0165">
          <w:rPr>
            <w:iCs/>
            <w:lang w:val="en-GB"/>
          </w:rPr>
          <w:lastRenderedPageBreak/>
          <w:t>the fluid could be expected in certain shallow volcanic systems (such as</w:t>
        </w:r>
      </w:ins>
      <w:ins w:id="236" w:author="Charlotte Devitre" w:date="2024-07-30T16:37:00Z" w16du:dateUtc="2024-07-30T23:37:00Z">
        <w:r w:rsidR="00CD0165">
          <w:rPr>
            <w:iCs/>
            <w:lang w:val="en-GB"/>
          </w:rPr>
          <w:t xml:space="preserve"> those in subduction zones), which would result in much more significant error if </w:t>
        </w:r>
      </w:ins>
      <w:ins w:id="237" w:author="Charlotte Devitre" w:date="2024-07-30T16:38:00Z" w16du:dateUtc="2024-07-30T23:38:00Z">
        <w:r w:rsidR="00CD0165">
          <w:rPr>
            <w:lang w:val="en-GB"/>
          </w:rPr>
          <w:t xml:space="preserve">a </w:t>
        </w:r>
      </w:ins>
      <m:oMath>
        <m:sSub>
          <m:sSubPr>
            <m:ctrlPr>
              <w:ins w:id="238" w:author="Charlotte Devitre" w:date="2024-07-30T16:38:00Z" w16du:dateUtc="2024-07-30T23:38:00Z">
                <w:rPr>
                  <w:rFonts w:ascii="Cambria Math" w:hAnsi="Cambria Math"/>
                  <w:b/>
                  <w:bCs/>
                  <w:i/>
                  <w:iCs/>
                  <w:lang w:val="en-GB"/>
                </w:rPr>
              </w:ins>
            </m:ctrlPr>
          </m:sSubPr>
          <m:e>
            <m:r>
              <w:ins w:id="239" w:author="Charlotte Devitre" w:date="2024-07-30T16:38:00Z" w16du:dateUtc="2024-07-30T23:38:00Z">
                <m:rPr>
                  <m:sty m:val="bi"/>
                </m:rPr>
                <w:rPr>
                  <w:rFonts w:ascii="Cambria Math" w:hAnsi="Cambria Math"/>
                  <w:lang w:val="en-GB"/>
                </w:rPr>
                <m:t>X</m:t>
              </w:ins>
            </m:r>
          </m:e>
          <m:sub>
            <m:sSub>
              <m:sSubPr>
                <m:ctrlPr>
                  <w:ins w:id="240" w:author="Charlotte Devitre" w:date="2024-07-30T16:38:00Z" w16du:dateUtc="2024-07-30T23:38:00Z">
                    <w:rPr>
                      <w:rFonts w:ascii="Cambria Math" w:hAnsi="Cambria Math"/>
                      <w:b/>
                      <w:bCs/>
                      <w:i/>
                      <w:iCs/>
                      <w:lang w:val="en-GB"/>
                    </w:rPr>
                  </w:ins>
                </m:ctrlPr>
              </m:sSubPr>
              <m:e>
                <m:r>
                  <w:ins w:id="241" w:author="Charlotte Devitre" w:date="2024-07-30T16:38:00Z" w16du:dateUtc="2024-07-30T23:38:00Z">
                    <m:rPr>
                      <m:sty m:val="bi"/>
                    </m:rPr>
                    <w:rPr>
                      <w:rFonts w:ascii="Cambria Math" w:hAnsi="Cambria Math"/>
                      <w:lang w:val="en-GB"/>
                    </w:rPr>
                    <m:t>H</m:t>
                  </w:ins>
                </m:r>
              </m:e>
              <m:sub>
                <m:r>
                  <w:ins w:id="242" w:author="Charlotte Devitre" w:date="2024-07-30T16:38:00Z" w16du:dateUtc="2024-07-30T23:38:00Z">
                    <m:rPr>
                      <m:sty m:val="bi"/>
                    </m:rPr>
                    <w:rPr>
                      <w:rFonts w:ascii="Cambria Math" w:hAnsi="Cambria Math"/>
                      <w:lang w:val="en-GB"/>
                    </w:rPr>
                    <m:t>2</m:t>
                  </w:ins>
                </m:r>
              </m:sub>
            </m:sSub>
            <m:r>
              <w:ins w:id="243" w:author="Charlotte Devitre" w:date="2024-07-30T16:38:00Z" w16du:dateUtc="2024-07-30T23:38:00Z">
                <m:rPr>
                  <m:sty m:val="bi"/>
                </m:rPr>
                <w:rPr>
                  <w:rFonts w:ascii="Cambria Math" w:hAnsi="Cambria Math"/>
                  <w:lang w:val="en-GB"/>
                </w:rPr>
                <m:t>O</m:t>
              </w:ins>
            </m:r>
          </m:sub>
        </m:sSub>
      </m:oMath>
      <w:ins w:id="244" w:author="Charlotte Devitre" w:date="2024-07-30T16:38:00Z" w16du:dateUtc="2024-07-30T23:38:00Z">
        <w:r w:rsidR="00CD0165">
          <w:rPr>
            <w:b/>
            <w:bCs/>
            <w:iCs/>
            <w:lang w:val="en-GB"/>
          </w:rPr>
          <w:t xml:space="preserve"> </w:t>
        </w:r>
        <w:r w:rsidR="00CD0165" w:rsidRPr="00CD0165">
          <w:rPr>
            <w:iCs/>
            <w:lang w:val="en-GB"/>
            <w:rPrChange w:id="245" w:author="Charlotte Devitre" w:date="2024-07-30T16:38:00Z" w16du:dateUtc="2024-07-30T23:38:00Z">
              <w:rPr>
                <w:b/>
                <w:bCs/>
                <w:iCs/>
                <w:lang w:val="en-GB"/>
              </w:rPr>
            </w:rPrChange>
          </w:rPr>
          <w:t>is not constrained</w:t>
        </w:r>
        <w:r w:rsidR="00CD0165">
          <w:rPr>
            <w:iCs/>
            <w:lang w:val="en-GB"/>
          </w:rPr>
          <w:t xml:space="preserve"> and/or too high</w:t>
        </w:r>
        <w:r w:rsidR="00CD0165" w:rsidRPr="00CD0165">
          <w:rPr>
            <w:iCs/>
            <w:lang w:val="en-GB"/>
            <w:rPrChange w:id="246" w:author="Charlotte Devitre" w:date="2024-07-30T16:38:00Z" w16du:dateUtc="2024-07-30T23:38:00Z">
              <w:rPr>
                <w:b/>
                <w:bCs/>
                <w:iCs/>
                <w:lang w:val="en-GB"/>
              </w:rPr>
            </w:rPrChange>
          </w:rPr>
          <w:t>.</w:t>
        </w:r>
      </w:ins>
    </w:p>
    <w:p w14:paraId="2BB028E3" w14:textId="34D2E668" w:rsidR="005D7129" w:rsidRDefault="005335D5" w:rsidP="00B90F91">
      <w:pPr>
        <w:pStyle w:val="Text"/>
        <w:spacing w:line="480" w:lineRule="auto"/>
        <w:jc w:val="both"/>
        <w:rPr>
          <w:ins w:id="247" w:author="Penny Wieser" w:date="2024-07-29T14:21:00Z" w16du:dateUtc="2024-07-29T21:21:00Z"/>
          <w:lang w:val="en-GB"/>
        </w:rPr>
      </w:pPr>
      <w:ins w:id="248" w:author="Charlotte Devitre" w:date="2024-07-30T16:47:00Z" w16du:dateUtc="2024-07-30T23:47:00Z">
        <w:r>
          <w:rPr>
            <w:iCs/>
            <w:lang w:val="en-GB"/>
          </w:rPr>
          <w:t xml:space="preserve">As mentioned previously, to reflect entrapment conditions fluid </w:t>
        </w:r>
        <w:proofErr w:type="spellStart"/>
        <w:r>
          <w:rPr>
            <w:iCs/>
            <w:lang w:val="en-GB"/>
          </w:rPr>
          <w:t>inclusions must also</w:t>
        </w:r>
        <w:proofErr w:type="spellEnd"/>
        <w:r>
          <w:rPr>
            <w:iCs/>
            <w:lang w:val="en-GB"/>
          </w:rPr>
          <w:t xml:space="preserve"> </w:t>
        </w:r>
        <w:r>
          <w:rPr>
            <w:lang w:val="en-GB"/>
          </w:rPr>
          <w:t xml:space="preserve">have retained </w:t>
        </w:r>
        <w:r>
          <w:rPr>
            <w:lang w:val="en-GB"/>
          </w:rPr>
          <w:t>their</w:t>
        </w:r>
        <w:r>
          <w:rPr>
            <w:lang w:val="en-GB"/>
          </w:rPr>
          <w:t xml:space="preserve"> volume</w:t>
        </w:r>
        <w:r>
          <w:rPr>
            <w:lang w:val="en-GB"/>
          </w:rPr>
          <w:t xml:space="preserve"> an</w:t>
        </w:r>
        <w:r>
          <w:rPr>
            <w:lang w:val="en-GB"/>
          </w:rPr>
          <w:t>d nothing must have been added or removed</w:t>
        </w:r>
        <w:r>
          <w:rPr>
            <w:lang w:val="en-GB"/>
          </w:rPr>
          <w:t xml:space="preserve"> after trapping.</w:t>
        </w:r>
      </w:ins>
      <w:ins w:id="249" w:author="Charlotte Devitre" w:date="2024-07-30T16:48:00Z" w16du:dateUtc="2024-07-30T23:48:00Z">
        <w:r>
          <w:rPr>
            <w:lang w:val="en-GB"/>
          </w:rPr>
          <w:t xml:space="preserve"> This gives rise to another complication</w:t>
        </w:r>
      </w:ins>
      <w:ins w:id="250" w:author="Charlotte Devitre" w:date="2024-07-30T16:50:00Z" w16du:dateUtc="2024-07-30T23:50:00Z">
        <w:r>
          <w:rPr>
            <w:lang w:val="en-GB"/>
          </w:rPr>
          <w:t>:</w:t>
        </w:r>
      </w:ins>
      <w:ins w:id="251" w:author="Charlotte Devitre" w:date="2024-07-30T16:48:00Z" w16du:dateUtc="2024-07-30T23:48:00Z">
        <w:r>
          <w:rPr>
            <w:lang w:val="en-GB"/>
          </w:rPr>
          <w:t xml:space="preserve"> </w:t>
        </w:r>
      </w:ins>
      <w:ins w:id="252" w:author="Charlotte Devitre" w:date="2024-07-30T16:53:00Z" w16du:dateUtc="2024-07-30T23:53:00Z">
        <w:r>
          <w:rPr>
            <w:lang w:val="en-GB"/>
          </w:rPr>
          <w:t>After trapping</w:t>
        </w:r>
      </w:ins>
      <w:ins w:id="253" w:author="Charlotte Devitre" w:date="2024-07-30T16:54:00Z" w16du:dateUtc="2024-07-30T23:54:00Z">
        <w:r>
          <w:rPr>
            <w:lang w:val="en-GB"/>
          </w:rPr>
          <w:t xml:space="preserve"> and</w:t>
        </w:r>
      </w:ins>
      <w:ins w:id="254" w:author="Charlotte Devitre" w:date="2024-07-30T16:53:00Z" w16du:dateUtc="2024-07-30T23:53:00Z">
        <w:r>
          <w:rPr>
            <w:lang w:val="en-GB"/>
          </w:rPr>
          <w:t xml:space="preserve"> as the crystal host ascends in the </w:t>
        </w:r>
      </w:ins>
      <w:ins w:id="255" w:author="Charlotte Devitre" w:date="2024-07-30T16:54:00Z" w16du:dateUtc="2024-07-30T23:54:00Z">
        <w:r>
          <w:rPr>
            <w:lang w:val="en-GB"/>
          </w:rPr>
          <w:t xml:space="preserve">magma plumbing </w:t>
        </w:r>
      </w:ins>
      <w:ins w:id="256" w:author="Charlotte Devitre" w:date="2024-07-30T16:53:00Z" w16du:dateUtc="2024-07-30T23:53:00Z">
        <w:r>
          <w:rPr>
            <w:lang w:val="en-GB"/>
          </w:rPr>
          <w:t xml:space="preserve">system, </w:t>
        </w:r>
      </w:ins>
      <w:del w:id="257" w:author="Charlotte Devitre" w:date="2024-07-30T16:53:00Z" w16du:dateUtc="2024-07-30T23:53:00Z">
        <w:r w:rsidDel="005335D5">
          <w:rPr>
            <w:lang w:val="en-GB"/>
          </w:rPr>
          <w:fldChar w:fldCharType="begin"/>
        </w:r>
        <w:r w:rsidDel="005335D5">
          <w:rPr>
            <w:lang w:val="en-GB"/>
          </w:rPr>
          <w:delInstrText xml:space="preserve"> ADDIN ZOTERO_ITEM CSL_CITATION {"citationID":"47ykwUKK","properties":{"formattedCitation":"(Hansteen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delInstrText>
        </w:r>
        <w:r w:rsidDel="005335D5">
          <w:rPr>
            <w:lang w:val="en-GB"/>
          </w:rPr>
          <w:fldChar w:fldCharType="separate"/>
        </w:r>
        <w:r w:rsidRPr="005335D5" w:rsidDel="005335D5">
          <w:delText>(Hansteen and Klügel, 2008)</w:delText>
        </w:r>
        <w:r w:rsidDel="005335D5">
          <w:rPr>
            <w:lang w:val="en-GB"/>
          </w:rPr>
          <w:fldChar w:fldCharType="end"/>
        </w:r>
      </w:del>
      <w:ins w:id="258" w:author="Charlotte Devitre" w:date="2024-07-30T16:51:00Z" w16du:dateUtc="2024-07-30T23:51:00Z">
        <w:r>
          <w:rPr>
            <w:lang w:val="en-GB"/>
          </w:rPr>
          <w:t xml:space="preserve">strong pressure gradients </w:t>
        </w:r>
      </w:ins>
      <w:ins w:id="259" w:author="Charlotte Devitre" w:date="2024-07-30T16:52:00Z" w16du:dateUtc="2024-07-30T23:52:00Z">
        <w:r>
          <w:rPr>
            <w:lang w:val="en-GB"/>
          </w:rPr>
          <w:t xml:space="preserve">will </w:t>
        </w:r>
      </w:ins>
      <w:ins w:id="260" w:author="Charlotte Devitre" w:date="2024-07-30T16:51:00Z" w16du:dateUtc="2024-07-30T23:51:00Z">
        <w:r>
          <w:rPr>
            <w:lang w:val="en-GB"/>
          </w:rPr>
          <w:t>arise between the exterior of the crystal</w:t>
        </w:r>
      </w:ins>
      <w:ins w:id="261" w:author="Charlotte Devitre" w:date="2024-07-30T16:52:00Z" w16du:dateUtc="2024-07-30T23:52:00Z">
        <w:r>
          <w:rPr>
            <w:lang w:val="en-GB"/>
          </w:rPr>
          <w:t>s</w:t>
        </w:r>
      </w:ins>
      <w:ins w:id="262" w:author="Charlotte Devitre" w:date="2024-07-30T16:51:00Z" w16du:dateUtc="2024-07-30T23:51:00Z">
        <w:r>
          <w:rPr>
            <w:lang w:val="en-GB"/>
          </w:rPr>
          <w:t xml:space="preserve"> and the enclosed fluid inclusions.</w:t>
        </w:r>
      </w:ins>
      <w:del w:id="263" w:author="Charlotte Devitre" w:date="2024-07-30T16:48:00Z" w16du:dateUtc="2024-07-30T23:48:00Z">
        <w:r w:rsidR="00AF613A" w:rsidRPr="00360085" w:rsidDel="005335D5">
          <w:rPr>
            <w:highlight w:val="yellow"/>
            <w:lang w:val="en-GB"/>
            <w:rPrChange w:id="264" w:author="Charlotte Devitre" w:date="2024-07-30T16:26:00Z" w16du:dateUtc="2024-07-30T23:26:00Z">
              <w:rPr>
                <w:lang w:val="en-GB"/>
              </w:rPr>
            </w:rPrChange>
          </w:rPr>
          <w:delText>Here</w:delText>
        </w:r>
        <w:r w:rsidR="00AF613A" w:rsidRPr="00AF613A" w:rsidDel="005335D5">
          <w:rPr>
            <w:highlight w:val="yellow"/>
            <w:lang w:val="en-GB"/>
            <w:rPrChange w:id="265" w:author="Charlotte Devitre" w:date="2024-07-29T13:14:00Z" w16du:dateUtc="2024-07-29T20:14:00Z">
              <w:rPr>
                <w:lang w:val="en-GB"/>
              </w:rPr>
            </w:rPrChange>
          </w:rPr>
          <w:delText xml:space="preserve"> talk reequilibration, the lava flows, </w:delText>
        </w:r>
      </w:del>
      <w:ins w:id="266" w:author="Charlotte Devitre" w:date="2024-07-30T16:46:00Z" w16du:dateUtc="2024-07-30T23:46:00Z">
        <w:r w:rsidRPr="005335D5">
          <w:rPr>
            <w:lang w:val="en-GB"/>
          </w:rPr>
          <w:t xml:space="preserve"> </w:t>
        </w:r>
      </w:ins>
      <w:ins w:id="267" w:author="Charlotte Devitre" w:date="2024-07-30T16:52:00Z" w16du:dateUtc="2024-07-30T23:52:00Z">
        <w:r>
          <w:rPr>
            <w:lang w:val="en-GB"/>
          </w:rPr>
          <w:t xml:space="preserve">Large pressure gradients </w:t>
        </w:r>
      </w:ins>
      <w:ins w:id="268" w:author="Charlotte Devitre" w:date="2024-07-30T16:55:00Z" w16du:dateUtc="2024-07-30T23:55:00Z">
        <w:r w:rsidR="008B0FF8">
          <w:rPr>
            <w:lang w:val="en-GB"/>
          </w:rPr>
          <w:t>result in volumetric re-equilibration of the inclusions either by</w:t>
        </w:r>
      </w:ins>
      <w:ins w:id="269" w:author="Charlotte Devitre" w:date="2024-07-30T16:52:00Z" w16du:dateUtc="2024-07-30T23:52:00Z">
        <w:r>
          <w:rPr>
            <w:lang w:val="en-GB"/>
          </w:rPr>
          <w:t xml:space="preserve"> plastic deformation of the host (</w:t>
        </w:r>
      </w:ins>
      <w:ins w:id="270" w:author="Charlotte Devitre" w:date="2024-07-30T16:54:00Z" w16du:dateUtc="2024-07-30T23:54:00Z">
        <w:r>
          <w:rPr>
            <w:lang w:val="en-GB"/>
          </w:rPr>
          <w:t>commonly referred to as “stretching”)</w:t>
        </w:r>
      </w:ins>
      <w:ins w:id="271" w:author="Charlotte Devitre" w:date="2024-07-30T16:55:00Z" w16du:dateUtc="2024-07-30T23:55:00Z">
        <w:r>
          <w:rPr>
            <w:lang w:val="en-GB"/>
          </w:rPr>
          <w:t xml:space="preserve"> </w:t>
        </w:r>
      </w:ins>
      <w:ins w:id="272" w:author="Charlotte Devitre" w:date="2024-07-30T16:56:00Z" w16du:dateUtc="2024-07-30T23:56:00Z">
        <w:r w:rsidR="008B0FF8">
          <w:rPr>
            <w:lang w:val="en-GB"/>
          </w:rPr>
          <w:t xml:space="preserve">or brittle deformation (termed “decrepitation”) </w:t>
        </w:r>
        <w:r w:rsidR="008B0FF8">
          <w:rPr>
            <w:lang w:val="en-GB"/>
          </w:rPr>
          <w:fldChar w:fldCharType="begin"/>
        </w:r>
      </w:ins>
      <w:r w:rsidR="008B0FF8">
        <w:rPr>
          <w:lang w:val="en-GB"/>
        </w:rPr>
        <w:instrText xml:space="preserve"> ADDIN ZOTERO_ITEM CSL_CITATION {"citationID":"tlQnR25I","properties":{"formattedCitation":"(Wanamaker and Evans, 1989; Bodnar, 2003; Hansteen and Kl\\uc0\\u252{}gel, 2008)","plainCitation":"(Wanamaker and Evans, 1989; Bodnar, 2003; Hansteen and Klügel, 2008)","noteIndex":0},"citationItems":[{"id":1088,"uris":["http://zotero.org/users/local/qHue8ZtB/items/IFXWJJFG"],"itemData":{"id":1088,"type":"article-journal","abstract":"Fluid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8B0FF8">
        <w:rPr>
          <w:rFonts w:ascii="MS Mincho" w:eastAsia="MS Mincho" w:hAnsi="MS Mincho" w:cs="MS Mincho" w:hint="eastAsia"/>
          <w:lang w:val="en-GB"/>
        </w:rPr>
        <w:instrText>〈</w:instrText>
      </w:r>
      <w:r w:rsidR="008B0FF8">
        <w:rPr>
          <w:lang w:val="en-GB"/>
        </w:rPr>
        <w:instrText>100</w:instrText>
      </w:r>
      <w:r w:rsidR="008B0FF8">
        <w:rPr>
          <w:rFonts w:ascii="MS Mincho" w:eastAsia="MS Mincho" w:hAnsi="MS Mincho" w:cs="MS Mincho" w:hint="eastAsia"/>
          <w:lang w:val="en-GB"/>
        </w:rPr>
        <w:instrText>〉</w:instrText>
      </w:r>
      <w:r w:rsidR="008B0FF8">
        <w:rPr>
          <w:lang w:val="en-GB"/>
        </w:rPr>
        <w:instrText xml:space="preserve">, and slower along </w:instrText>
      </w:r>
      <w:r w:rsidR="008B0FF8">
        <w:rPr>
          <w:rFonts w:ascii="MS Mincho" w:eastAsia="MS Mincho" w:hAnsi="MS Mincho" w:cs="MS Mincho" w:hint="eastAsia"/>
          <w:lang w:val="en-GB"/>
        </w:rPr>
        <w:instrText>〈</w:instrText>
      </w:r>
      <w:r w:rsidR="008B0FF8">
        <w:rPr>
          <w:lang w:val="en-GB"/>
        </w:rPr>
        <w:instrText>001</w:instrText>
      </w:r>
      <w:r w:rsidR="008B0FF8">
        <w:rPr>
          <w:rFonts w:ascii="MS Mincho" w:eastAsia="MS Mincho" w:hAnsi="MS Mincho" w:cs="MS Mincho" w:hint="eastAsia"/>
          <w:lang w:val="en-GB"/>
        </w:rPr>
        <w:instrText>〉</w:instrText>
      </w:r>
      <w:r w:rsidR="008B0FF8">
        <w:rPr>
          <w:lang w:val="en-GB"/>
        </w:rPr>
        <w:instrText xml:space="preserve"> and </w:instrText>
      </w:r>
      <w:r w:rsidR="008B0FF8">
        <w:rPr>
          <w:rFonts w:ascii="MS Mincho" w:eastAsia="MS Mincho" w:hAnsi="MS Mincho" w:cs="MS Mincho" w:hint="eastAsia"/>
          <w:lang w:val="en-GB"/>
        </w:rPr>
        <w:instrText>〈</w:instrText>
      </w:r>
      <w:r w:rsidR="008B0FF8">
        <w:rPr>
          <w:lang w:val="en-GB"/>
        </w:rPr>
        <w:instrText>010</w:instrText>
      </w:r>
      <w:r w:rsidR="008B0FF8">
        <w:rPr>
          <w:rFonts w:ascii="MS Mincho" w:eastAsia="MS Mincho" w:hAnsi="MS Mincho" w:cs="MS Mincho" w:hint="eastAsia"/>
          <w:lang w:val="en-GB"/>
        </w:rPr>
        <w:instrText>〉</w:instrText>
      </w:r>
      <w:r w:rsidR="008B0FF8">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ins w:id="273" w:author="Charlotte Devitre" w:date="2024-07-30T16:56:00Z" w16du:dateUtc="2024-07-30T23:56:00Z">
        <w:r w:rsidR="008B0FF8">
          <w:rPr>
            <w:lang w:val="en-GB"/>
          </w:rPr>
          <w:fldChar w:fldCharType="separate"/>
        </w:r>
      </w:ins>
      <w:r w:rsidR="008B0FF8" w:rsidRPr="008B0FF8">
        <w:t>(</w:t>
      </w:r>
      <w:ins w:id="274" w:author="Charlotte Devitre" w:date="2024-07-30T16:58:00Z" w16du:dateUtc="2024-07-30T23:58:00Z">
        <w:r w:rsidR="008B0FF8">
          <w:t xml:space="preserve">e.g., </w:t>
        </w:r>
      </w:ins>
      <w:proofErr w:type="spellStart"/>
      <w:r w:rsidR="008B0FF8" w:rsidRPr="008B0FF8">
        <w:t>Wanamaker</w:t>
      </w:r>
      <w:proofErr w:type="spellEnd"/>
      <w:r w:rsidR="008B0FF8" w:rsidRPr="008B0FF8">
        <w:t xml:space="preserve"> and Evans, 1989; Bodnar, 2003; </w:t>
      </w:r>
      <w:proofErr w:type="spellStart"/>
      <w:r w:rsidR="008B0FF8" w:rsidRPr="008B0FF8">
        <w:t>Hansteen</w:t>
      </w:r>
      <w:proofErr w:type="spellEnd"/>
      <w:r w:rsidR="008B0FF8" w:rsidRPr="008B0FF8">
        <w:t xml:space="preserve"> and </w:t>
      </w:r>
      <w:proofErr w:type="spellStart"/>
      <w:r w:rsidR="008B0FF8" w:rsidRPr="008B0FF8">
        <w:t>Klügel</w:t>
      </w:r>
      <w:proofErr w:type="spellEnd"/>
      <w:r w:rsidR="008B0FF8" w:rsidRPr="008B0FF8">
        <w:t>, 2008)</w:t>
      </w:r>
      <w:ins w:id="275" w:author="Charlotte Devitre" w:date="2024-07-30T16:56:00Z" w16du:dateUtc="2024-07-30T23:56:00Z">
        <w:r w:rsidR="008B0FF8">
          <w:rPr>
            <w:lang w:val="en-GB"/>
          </w:rPr>
          <w:fldChar w:fldCharType="end"/>
        </w:r>
      </w:ins>
      <w:ins w:id="276" w:author="Charlotte Devitre" w:date="2024-07-30T16:46:00Z" w16du:dateUtc="2024-07-30T23:46:00Z">
        <w:r w:rsidRPr="005335D5">
          <w:rPr>
            <w:lang w:val="en-GB"/>
          </w:rPr>
          <w:t xml:space="preserve">. </w:t>
        </w:r>
      </w:ins>
      <w:ins w:id="277" w:author="Charlotte Devitre" w:date="2024-07-30T16:59:00Z" w16du:dateUtc="2024-07-30T23:59:00Z">
        <w:r w:rsidR="008B0FF8">
          <w:rPr>
            <w:lang w:val="en-GB"/>
          </w:rPr>
          <w:t xml:space="preserve">This means that fluid inclusions trapped at depth will generally reflect </w:t>
        </w:r>
      </w:ins>
      <w:ins w:id="278" w:author="Charlotte Devitre" w:date="2024-07-30T17:00:00Z" w16du:dateUtc="2024-07-31T00:00:00Z">
        <w:r w:rsidR="008B0FF8">
          <w:rPr>
            <w:lang w:val="en-GB"/>
          </w:rPr>
          <w:t>minimum trapping pressures and are good recorders of various stalling events throughout a magmatic plumbing system.</w:t>
        </w:r>
      </w:ins>
      <w:ins w:id="279" w:author="Charlotte Devitre" w:date="2024-07-30T17:01:00Z" w16du:dateUtc="2024-07-31T00:01:00Z">
        <w:r w:rsidR="007B3D0B">
          <w:rPr>
            <w:lang w:val="en-GB"/>
          </w:rPr>
          <w:t xml:space="preserve"> </w:t>
        </w:r>
        <w:proofErr w:type="gramStart"/>
        <w:r w:rsidR="007B3D0B">
          <w:rPr>
            <w:lang w:val="en-GB"/>
          </w:rPr>
          <w:t>In particular, even</w:t>
        </w:r>
        <w:proofErr w:type="gramEnd"/>
        <w:r w:rsidR="007B3D0B">
          <w:rPr>
            <w:lang w:val="en-GB"/>
          </w:rPr>
          <w:t xml:space="preserve"> if fluid inclusions have completely re-equilibrated, they will record the very last stage of stalling prior to eruption. </w:t>
        </w:r>
      </w:ins>
      <w:del w:id="280" w:author="Charlotte Devitre" w:date="2024-07-30T16:39:00Z" w16du:dateUtc="2024-07-30T23:39:00Z">
        <w:r w:rsidR="00AF613A" w:rsidRPr="00AF613A" w:rsidDel="00CD0165">
          <w:rPr>
            <w:highlight w:val="yellow"/>
            <w:lang w:val="en-GB"/>
            <w:rPrChange w:id="281" w:author="Charlotte Devitre" w:date="2024-07-29T13:14:00Z" w16du:dateUtc="2024-07-29T20:14:00Z">
              <w:rPr>
                <w:lang w:val="en-GB"/>
              </w:rPr>
            </w:rPrChange>
          </w:rPr>
          <w:delText>and then XH2O from the supplement can come in.</w:delText>
        </w:r>
        <w:r w:rsidR="00AF613A" w:rsidDel="00CD0165">
          <w:rPr>
            <w:lang w:val="en-GB"/>
          </w:rPr>
          <w:delText xml:space="preserve"> </w:delText>
        </w:r>
      </w:del>
    </w:p>
    <w:p w14:paraId="02CFD9CF" w14:textId="29E7F77C" w:rsidR="00AA17DA" w:rsidRPr="00AA17DA" w:rsidDel="00AA17DA" w:rsidRDefault="00AA17DA">
      <w:pPr>
        <w:pStyle w:val="Heading-Main"/>
        <w:spacing w:line="480" w:lineRule="auto"/>
        <w:jc w:val="both"/>
        <w:rPr>
          <w:del w:id="282" w:author="Penny Wieser" w:date="2024-07-29T14:23:00Z" w16du:dateUtc="2024-07-29T21:23:00Z"/>
          <w:rPrChange w:id="283" w:author="Penny Wieser" w:date="2024-07-29T14:22:00Z" w16du:dateUtc="2024-07-29T21:22:00Z">
            <w:rPr>
              <w:del w:id="284" w:author="Penny Wieser" w:date="2024-07-29T14:23:00Z" w16du:dateUtc="2024-07-29T21:23:00Z"/>
              <w:lang w:val="en-GB"/>
            </w:rPr>
          </w:rPrChange>
        </w:rPr>
        <w:pPrChange w:id="285" w:author="Penny Wieser" w:date="2024-07-29T14:22:00Z" w16du:dateUtc="2024-07-29T21:22:00Z">
          <w:pPr>
            <w:pStyle w:val="Text"/>
            <w:spacing w:line="480" w:lineRule="auto"/>
            <w:jc w:val="both"/>
          </w:pPr>
        </w:pPrChange>
      </w:pPr>
    </w:p>
    <w:p w14:paraId="4F7E2599" w14:textId="4298E916" w:rsidR="00B90F91" w:rsidRPr="00E92B49" w:rsidRDefault="00834561" w:rsidP="00E92B49">
      <w:pPr>
        <w:pStyle w:val="Text"/>
        <w:spacing w:line="480" w:lineRule="auto"/>
        <w:jc w:val="both"/>
      </w:pPr>
      <w:r>
        <w:rPr>
          <w:lang w:val="en-GB"/>
        </w:rPr>
        <w:t>R</w:t>
      </w:r>
      <w:r w:rsidR="00B90F91" w:rsidRPr="007B522C">
        <w:rPr>
          <w:lang w:val="en-GB"/>
        </w:rPr>
        <w:t xml:space="preserve">ecent studies have speculated that </w:t>
      </w:r>
      <w:r>
        <w:rPr>
          <w:lang w:val="en-GB"/>
        </w:rPr>
        <w:t>fluid</w:t>
      </w:r>
      <w:del w:id="286" w:author="Charlotte Devitre" w:date="2024-07-24T10:40:00Z" w16du:dateUtc="2024-07-24T17:40:00Z">
        <w:r w:rsidDel="004F2B3A">
          <w:rPr>
            <w:lang w:val="en-GB"/>
          </w:rPr>
          <w:delText>-inclusion</w:delText>
        </w:r>
      </w:del>
      <w:ins w:id="287" w:author="Charlotte Devitre" w:date="2024-07-24T10:40:00Z" w16du:dateUtc="2024-07-24T17:40:00Z">
        <w:r w:rsidR="004F2B3A">
          <w:rPr>
            <w:lang w:val="en-GB"/>
          </w:rPr>
          <w:t xml:space="preserve"> inclusion</w:t>
        </w:r>
      </w:ins>
      <w:r w:rsidR="00B90F91" w:rsidRPr="007B522C">
        <w:rPr>
          <w:lang w:val="en-GB"/>
        </w:rPr>
        <w:t xml:space="preserve"> barometry</w:t>
      </w:r>
      <w:ins w:id="288" w:author="Charlotte Devitre" w:date="2024-07-26T15:34:00Z" w16du:dateUtc="2024-07-26T22:34:00Z">
        <w:r w:rsidR="005D7129">
          <w:rPr>
            <w:lang w:val="en-GB"/>
          </w:rPr>
          <w:t xml:space="preserve">, using either </w:t>
        </w:r>
        <w:proofErr w:type="spellStart"/>
        <w:r w:rsidR="005D7129">
          <w:rPr>
            <w:lang w:val="en-GB"/>
          </w:rPr>
          <w:t>microthermometry</w:t>
        </w:r>
        <w:proofErr w:type="spellEnd"/>
        <w:r w:rsidR="005D7129">
          <w:rPr>
            <w:lang w:val="en-GB"/>
          </w:rPr>
          <w:t xml:space="preserve"> or Raman spectroscopy</w:t>
        </w:r>
      </w:ins>
      <w:ins w:id="289" w:author="Charlotte Devitre" w:date="2024-07-26T15:35:00Z" w16du:dateUtc="2024-07-26T22:35:00Z">
        <w:r w:rsidR="005D7129">
          <w:rPr>
            <w:lang w:val="en-GB"/>
          </w:rPr>
          <w:t>,</w:t>
        </w:r>
      </w:ins>
      <w:r w:rsidR="00B90F91" w:rsidRPr="007B522C">
        <w:rPr>
          <w:lang w:val="en-GB"/>
        </w:rPr>
        <w:t xml:space="preserve"> c</w:t>
      </w:r>
      <w:r w:rsidR="00B60F9C">
        <w:rPr>
          <w:lang w:val="en-GB"/>
        </w:rPr>
        <w:t>ould</w:t>
      </w:r>
      <w:r w:rsidR="00B90F91" w:rsidRPr="007B522C">
        <w:rPr>
          <w:lang w:val="en-GB"/>
        </w:rPr>
        <w:t xml:space="preserve"> be performed quickly enough to be useful for near</w:t>
      </w:r>
      <w:ins w:id="290" w:author="Charlotte Devitre" w:date="2024-07-24T10:51:00Z" w16du:dateUtc="2024-07-24T17:51:00Z">
        <w:r w:rsidR="00044509">
          <w:rPr>
            <w:lang w:val="en-GB"/>
          </w:rPr>
          <w:t>-</w:t>
        </w:r>
      </w:ins>
      <w:del w:id="291" w:author="Charlotte Devitre" w:date="2024-07-24T10:51:00Z" w16du:dateUtc="2024-07-24T17:51:00Z">
        <w:r w:rsidR="00B90F91" w:rsidRPr="007B522C" w:rsidDel="00044509">
          <w:rPr>
            <w:lang w:val="en-GB"/>
          </w:rPr>
          <w:delText xml:space="preserve"> </w:delText>
        </w:r>
      </w:del>
      <w:r w:rsidR="00B90F91" w:rsidRPr="007B522C">
        <w:rPr>
          <w:lang w:val="en-GB"/>
        </w:rPr>
        <w:t xml:space="preserve">real-time volcano monitoring </w:t>
      </w:r>
      <w:r w:rsidR="00B90F91" w:rsidRPr="007B522C">
        <w:rPr>
          <w:lang w:val="en-GB"/>
        </w:rPr>
        <w:fldChar w:fldCharType="begin"/>
      </w:r>
      <w:r w:rsidR="0073265F">
        <w:rPr>
          <w:lang w:val="en-GB"/>
        </w:rPr>
        <w:instrText xml:space="preserve"> ADDIN ZOTERO_ITEM CSL_CITATION {"citationID":"McJKzOKg","properties":{"formattedCitation":"(Dayton {\\i{}et al.}, 2023; Zanon {\\i{}et al.}, 2024b)","plainCitation":"(Dayton et al., 2023; Zanon et al., 2024b)","noteIndex":0},"citationItems":[{"id":"OQjauoEz/nO7S1caU","uris":["http://zotero.org/users/9451925/items/E29P4B6S"],"itemData":{"id":1923,"type":"article-journal","abstract":"The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J."}],"issued":{"date-parts":[["2023",2,8]]}}},{"id":"OQjauoEz/9cBVgsok","uris":["http://zotero.org/users/9451925/items/Q3NXUI6R"],"itemData":{"id":2115,"type":"article-journal","abstract":"Fluid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w:t>
      </w:r>
      <w:proofErr w:type="spellStart"/>
      <w:r w:rsidR="00A444A5" w:rsidRPr="00A444A5">
        <w:t>Zanon</w:t>
      </w:r>
      <w:proofErr w:type="spellEnd"/>
      <w:r w:rsidR="00A444A5" w:rsidRPr="00A444A5">
        <w:t xml:space="preserve"> </w:t>
      </w:r>
      <w:r w:rsidR="00A444A5" w:rsidRPr="00A444A5">
        <w:rPr>
          <w:i/>
          <w:iCs/>
        </w:rPr>
        <w:t>et al.</w:t>
      </w:r>
      <w:r w:rsidR="00A444A5" w:rsidRPr="00A444A5">
        <w:t>, 2024b)</w:t>
      </w:r>
      <w:r w:rsidR="00B90F91" w:rsidRPr="007B522C">
        <w:fldChar w:fldCharType="end"/>
      </w:r>
      <w:ins w:id="292" w:author="Penny Wieser" w:date="2024-07-29T14:22:00Z" w16du:dateUtc="2024-07-29T21:22:00Z">
        <w:r w:rsidR="00AA17DA">
          <w:t>. However,</w:t>
        </w:r>
      </w:ins>
      <w:ins w:id="293" w:author="Charlotte Devitre" w:date="2024-07-26T15:34:00Z" w16du:dateUtc="2024-07-26T22:34:00Z">
        <w:del w:id="294" w:author="Penny Wieser" w:date="2024-07-29T14:22:00Z" w16du:dateUtc="2024-07-29T21:22:00Z">
          <w:r w:rsidR="005D7129" w:rsidDel="00AA17DA">
            <w:delText xml:space="preserve"> but</w:delText>
          </w:r>
        </w:del>
        <w:r w:rsidR="005D7129">
          <w:t xml:space="preserve"> this has not been formally demonstrated</w:t>
        </w:r>
      </w:ins>
      <w:r w:rsidR="00B90F91" w:rsidRPr="007B522C">
        <w:rPr>
          <w:lang w:val="en-GB"/>
        </w:rPr>
        <w:t xml:space="preserve">. </w:t>
      </w:r>
      <w:bookmarkStart w:id="295" w:name="_Hlk172806679"/>
      <w:moveToRangeStart w:id="296" w:author="Charlotte Devitre" w:date="2024-07-24T10:53:00Z" w:name="move172710804"/>
      <w:moveTo w:id="297" w:author="Charlotte Devitre" w:date="2024-07-24T10:53:00Z" w16du:dateUtc="2024-07-24T17:53:00Z">
        <w:r w:rsidR="00044509" w:rsidRPr="007B522C">
          <w:rPr>
            <w:lang w:val="en-GB"/>
          </w:rPr>
          <w:t xml:space="preserve">The </w:t>
        </w:r>
        <w:r w:rsidR="00044509" w:rsidRPr="007B522C">
          <w:t xml:space="preserve">CONVERSE Hawai‘i Scientific Advisory Committee </w:t>
        </w:r>
        <w:r w:rsidR="00044509" w:rsidRPr="007B522C">
          <w:fldChar w:fldCharType="begin"/>
        </w:r>
      </w:moveTo>
      <w:r w:rsidR="0073265F">
        <w:instrText xml:space="preserve"> ADDIN ZOTERO_ITEM CSL_CITATION {"citationID":"GDSQzjPt","properties":{"formattedCitation":"(Cooper {\\i{}et al.}, 2023)","plainCitation":"(Cooper et al., 2023)","noteIndex":0},"citationItems":[{"id":"OQjauoEz/1Zgcfogw","uris":["http://zotero.org/users/9451925/items/UFVWFZIF"],"itemData":{"id":2266,"type":"article-journal","abstract":"Data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moveTo w:id="298" w:author="Charlotte Devitre" w:date="2024-07-24T10:53:00Z" w16du:dateUtc="2024-07-24T17:53:00Z">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should be identified, and pre-planning science activities performed, to facilitate more rapid implementation across a broader scientific group during hazardous eruptions. </w:t>
        </w:r>
      </w:moveTo>
      <w:bookmarkEnd w:id="295"/>
      <w:moveToRangeEnd w:id="296"/>
      <w:r w:rsidR="00B60F9C">
        <w:rPr>
          <w:lang w:val="en-GB"/>
        </w:rPr>
        <w:t>Here, we</w:t>
      </w:r>
      <w:r w:rsidR="00B90F91" w:rsidRPr="007B522C">
        <w:rPr>
          <w:lang w:val="en-GB"/>
        </w:rPr>
        <w:t xml:space="preserve"> </w:t>
      </w:r>
      <w:r w:rsidR="00B60F9C">
        <w:rPr>
          <w:lang w:val="en-GB"/>
        </w:rPr>
        <w:t xml:space="preserve">performed a </w:t>
      </w:r>
      <w:r w:rsidR="007D29B0">
        <w:rPr>
          <w:lang w:val="en-GB"/>
        </w:rPr>
        <w:t>near</w:t>
      </w:r>
      <w:ins w:id="299" w:author="Charlotte Devitre" w:date="2024-07-24T10:51:00Z" w16du:dateUtc="2024-07-24T17:51:00Z">
        <w:r w:rsidR="00044509">
          <w:rPr>
            <w:lang w:val="en-GB"/>
          </w:rPr>
          <w:t>-</w:t>
        </w:r>
      </w:ins>
      <w:del w:id="300" w:author="Charlotte Devitre" w:date="2024-07-24T10:51:00Z" w16du:dateUtc="2024-07-24T17:51:00Z">
        <w:r w:rsidR="007D29B0" w:rsidDel="00044509">
          <w:rPr>
            <w:lang w:val="en-GB"/>
          </w:rPr>
          <w:delText xml:space="preserve"> </w:delText>
        </w:r>
      </w:del>
      <w:r w:rsidR="00B60F9C">
        <w:rPr>
          <w:lang w:val="en-GB"/>
        </w:rPr>
        <w:t xml:space="preserve">real-time simulation to </w:t>
      </w:r>
      <w:r w:rsidR="00B90F91" w:rsidRPr="007B522C">
        <w:rPr>
          <w:lang w:val="en-GB"/>
        </w:rPr>
        <w:t xml:space="preserve">rigorously assess how quickly </w:t>
      </w:r>
      <w:r w:rsidR="004E38D9">
        <w:rPr>
          <w:lang w:val="en-GB"/>
        </w:rPr>
        <w:t>fluid</w:t>
      </w:r>
      <w:del w:id="301" w:author="Charlotte Devitre" w:date="2024-07-24T10:40:00Z" w16du:dateUtc="2024-07-24T17:40:00Z">
        <w:r w:rsidR="004E38D9" w:rsidDel="004F2B3A">
          <w:rPr>
            <w:lang w:val="en-GB"/>
          </w:rPr>
          <w:delText>-inclusion</w:delText>
        </w:r>
      </w:del>
      <w:ins w:id="302" w:author="Charlotte Devitre" w:date="2024-07-24T10:40:00Z" w16du:dateUtc="2024-07-24T17:40:00Z">
        <w:r w:rsidR="004F2B3A">
          <w:rPr>
            <w:lang w:val="en-GB"/>
          </w:rPr>
          <w:t xml:space="preserve"> </w:t>
        </w:r>
        <w:r w:rsidR="004F2B3A">
          <w:rPr>
            <w:lang w:val="en-GB"/>
          </w:rPr>
          <w:lastRenderedPageBreak/>
          <w:t>inclusion</w:t>
        </w:r>
      </w:ins>
      <w:r w:rsidR="00B90F91" w:rsidRPr="00E92B49">
        <w:rPr>
          <w:lang w:val="en-GB"/>
        </w:rPr>
        <w:t xml:space="preserve"> depths can be obtained from erupted material</w:t>
      </w:r>
      <w:ins w:id="303" w:author="Charlotte Devitre" w:date="2024-07-26T15:35:00Z" w16du:dateUtc="2024-07-26T22:35:00Z">
        <w:r w:rsidR="005D7129">
          <w:rPr>
            <w:lang w:val="en-GB"/>
          </w:rPr>
          <w:t xml:space="preserve"> using Raman spectroscopy</w:t>
        </w:r>
      </w:ins>
      <w:r w:rsidR="00B90F91" w:rsidRPr="00E92B49">
        <w:rPr>
          <w:lang w:val="en-GB"/>
        </w:rPr>
        <w:t xml:space="preserve">, and whether these timescales are short enough to have </w:t>
      </w:r>
      <w:r w:rsidR="00B90F91" w:rsidRPr="007B522C">
        <w:rPr>
          <w:lang w:val="en-GB"/>
        </w:rPr>
        <w:t xml:space="preserve">utility as a petrological monitoring tool. </w:t>
      </w:r>
      <w:ins w:id="304" w:author="Charlotte Devitre" w:date="2024-07-26T15:35:00Z" w16du:dateUtc="2024-07-26T22:35:00Z">
        <w:r w:rsidR="005D7129">
          <w:rPr>
            <w:lang w:val="en-GB"/>
          </w:rPr>
          <w:t>We focus on Raman spectroscopy given that it is applicable to a w</w:t>
        </w:r>
      </w:ins>
      <w:ins w:id="305" w:author="Charlotte Devitre" w:date="2024-07-26T15:36:00Z" w16du:dateUtc="2024-07-26T22:36:00Z">
        <w:r w:rsidR="005D7129">
          <w:rPr>
            <w:lang w:val="en-GB"/>
          </w:rPr>
          <w:t xml:space="preserve">ider range of storage depths than micro-thermometry. </w:t>
        </w:r>
      </w:ins>
      <w:moveFromRangeStart w:id="306" w:author="Charlotte Devitre" w:date="2024-07-24T10:53:00Z" w:name="move172710804"/>
      <w:moveFrom w:id="307" w:author="Charlotte Devitre" w:date="2024-07-24T10:53:00Z" w16du:dateUtc="2024-07-24T17:53:00Z">
        <w:r w:rsidR="00B90F91" w:rsidRPr="007B522C" w:rsidDel="00044509">
          <w:rPr>
            <w:lang w:val="en-GB"/>
          </w:rPr>
          <w:t xml:space="preserve">The </w:t>
        </w:r>
        <w:r w:rsidR="00B90F91" w:rsidRPr="007B522C" w:rsidDel="00044509">
          <w:t xml:space="preserve">CONVERSE Hawai‘i Scientific Advisory Committee </w:t>
        </w:r>
        <w:r w:rsidR="00B90F91" w:rsidRPr="007B522C" w:rsidDel="00044509">
          <w:fldChar w:fldCharType="begin"/>
        </w:r>
        <w:r w:rsidR="00C3296A" w:rsidDel="00044509">
          <w:instrText xml:space="preserve"> ADDIN ZOTERO_ITEM CSL_CITATION {"citationID":"GDSQzjPt","properties":{"formattedCitation":"(Cooper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B90F91" w:rsidRPr="007B522C" w:rsidDel="00044509">
          <w:fldChar w:fldCharType="separate"/>
        </w:r>
        <w:r w:rsidR="00C3296A" w:rsidRPr="00C3296A" w:rsidDel="00044509">
          <w:t xml:space="preserve">(Cooper </w:t>
        </w:r>
        <w:r w:rsidR="00C3296A" w:rsidRPr="00C3296A" w:rsidDel="00044509">
          <w:rPr>
            <w:i/>
            <w:iCs/>
          </w:rPr>
          <w:t>et al.</w:t>
        </w:r>
        <w:r w:rsidR="00C3296A" w:rsidRPr="00C3296A" w:rsidDel="00044509">
          <w:t>, 2023)</w:t>
        </w:r>
        <w:r w:rsidR="00B90F91" w:rsidRPr="007B522C" w:rsidDel="00044509">
          <w:fldChar w:fldCharType="end"/>
        </w:r>
        <w:r w:rsidR="00B90F91" w:rsidRPr="007B522C" w:rsidDel="00044509">
          <w:t xml:space="preserve"> specifically recommended that key science questions should be identified, and pre-planning science activities performed, to facilitate more rapid implementation across a broader scientific group during hazardous eruptions. </w:t>
        </w:r>
      </w:moveFrom>
      <w:bookmarkStart w:id="308" w:name="_Hlk172806765"/>
      <w:moveFromRangeEnd w:id="306"/>
      <w:r w:rsidR="00B90F91" w:rsidRPr="007B522C">
        <w:rPr>
          <w:lang w:val="en-GB"/>
        </w:rPr>
        <w:t>Performing these simulations during relatively small, low</w:t>
      </w:r>
      <w:ins w:id="309" w:author="Charlotte Devitre" w:date="2024-07-24T10:55:00Z" w16du:dateUtc="2024-07-24T17:55:00Z">
        <w:r w:rsidR="00044509">
          <w:rPr>
            <w:lang w:val="en-GB"/>
          </w:rPr>
          <w:t>-</w:t>
        </w:r>
      </w:ins>
      <w:del w:id="310" w:author="Charlotte Devitre" w:date="2024-07-24T10:55:00Z" w16du:dateUtc="2024-07-24T17:55:00Z">
        <w:r w:rsidR="00B90F91" w:rsidRPr="007B522C" w:rsidDel="00044509">
          <w:rPr>
            <w:lang w:val="en-GB"/>
          </w:rPr>
          <w:delText xml:space="preserve"> </w:delText>
        </w:r>
      </w:del>
      <w:r w:rsidR="00B90F91" w:rsidRPr="007B522C">
        <w:rPr>
          <w:lang w:val="en-GB"/>
        </w:rPr>
        <w:t xml:space="preserve">hazard eruptions (as here) or as hypothetical simulations (e.g., </w:t>
      </w:r>
      <w:r w:rsidR="00B90F91">
        <w:rPr>
          <w:lang w:val="en-GB"/>
        </w:rPr>
        <w:t xml:space="preserve"> </w:t>
      </w:r>
      <w:r w:rsidR="00B90F91" w:rsidRPr="007B522C">
        <w:rPr>
          <w:lang w:val="en-GB"/>
        </w:rPr>
        <w:fldChar w:fldCharType="begin"/>
      </w:r>
      <w:r w:rsidR="0073265F">
        <w:rPr>
          <w:lang w:val="en-GB"/>
        </w:rPr>
        <w:instrText xml:space="preserve"> ADDIN ZOTERO_ITEM CSL_CITATION {"citationID":"n02ZawQN","properties":{"formattedCitation":"(Andrews {\\i{}et al.}, 2019)","plainCitation":"(Andrews et al., 2019)","noteIndex":0},"citationItems":[{"id":"OQjauoEz/r7iaXiaE","uris":["http://zotero.org/users/9451925/items/LL9B6A85"],"itemData":{"id":2117,"type":"paper-conference","abstract":"Interpreting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7D29B0">
        <w:rPr>
          <w:lang w:val="en-GB"/>
        </w:rPr>
        <w:t xml:space="preserve">iron-out bottlenecks </w:t>
      </w:r>
      <w:r w:rsidR="00B90F91" w:rsidRPr="007B522C">
        <w:rPr>
          <w:lang w:val="en-GB"/>
        </w:rPr>
        <w:t xml:space="preserve">so that we are as prepared as possible for the next large volcanic crisis </w:t>
      </w:r>
      <w:r w:rsidR="00B90F91" w:rsidRPr="007B522C">
        <w:rPr>
          <w:lang w:val="en-GB"/>
        </w:rPr>
        <w:fldChar w:fldCharType="begin"/>
      </w:r>
      <w:r w:rsidR="0073265F">
        <w:rPr>
          <w:lang w:val="en-GB"/>
        </w:rPr>
        <w:instrText xml:space="preserve"> ADDIN ZOTERO_ITEM CSL_CITATION {"citationID":"iQDKi7ME","properties":{"formattedCitation":"(Dietterich and Neal, 2022)","plainCitation":"(Dietterich and Neal, 2022)","noteIndex":0},"citationItems":[{"id":"OQjauoEz/jWa2kvAP","uris":["http://zotero.org/users/9451925/items/R284DRTX"],"itemData":{"id":2119,"type":"article-journal","abstract":"Volcano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w:t>
      </w:r>
      <w:proofErr w:type="spellStart"/>
      <w:r w:rsidR="00C3296A" w:rsidRPr="00C3296A">
        <w:t>Dietterich</w:t>
      </w:r>
      <w:proofErr w:type="spellEnd"/>
      <w:r w:rsidR="00C3296A" w:rsidRPr="00C3296A">
        <w:t xml:space="preserve"> and Neal, 2022)</w:t>
      </w:r>
      <w:r w:rsidR="00B90F91" w:rsidRPr="007B522C">
        <w:fldChar w:fldCharType="end"/>
      </w:r>
      <w:r w:rsidR="00B90F91" w:rsidRPr="007B522C">
        <w:rPr>
          <w:lang w:val="en-GB"/>
        </w:rPr>
        <w:t xml:space="preserve">. </w:t>
      </w:r>
      <w:bookmarkEnd w:id="308"/>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Pr>
          <w:lang w:val="en-GB"/>
        </w:rPr>
        <w:t>fluid</w:t>
      </w:r>
      <w:del w:id="311" w:author="Charlotte Devitre" w:date="2024-07-24T10:40:00Z" w16du:dateUtc="2024-07-24T17:40:00Z">
        <w:r w:rsidDel="004F2B3A">
          <w:rPr>
            <w:lang w:val="en-GB"/>
          </w:rPr>
          <w:delText>-inclusion</w:delText>
        </w:r>
      </w:del>
      <w:ins w:id="312" w:author="Charlotte Devitre" w:date="2024-07-24T10:40:00Z" w16du:dateUtc="2024-07-24T17:40:00Z">
        <w:r w:rsidR="004F2B3A">
          <w:rPr>
            <w:lang w:val="en-GB"/>
          </w:rPr>
          <w:t xml:space="preserve"> inclusion</w:t>
        </w:r>
      </w:ins>
      <w:r w:rsidR="00B90F91" w:rsidRPr="007B522C">
        <w:rPr>
          <w:lang w:val="en-GB"/>
        </w:rPr>
        <w:t xml:space="preserve"> work in collaboration with academic institutions </w:t>
      </w:r>
      <w:r w:rsidR="00B90F91" w:rsidRPr="007B522C">
        <w:t xml:space="preserve">was not taxing on observatory </w:t>
      </w:r>
      <w:ins w:id="313" w:author="Charlotte Devitre" w:date="2024-07-24T10:56:00Z" w16du:dateUtc="2024-07-24T17:56:00Z">
        <w:r w:rsidR="00044509">
          <w:t xml:space="preserve">or academic </w:t>
        </w:r>
      </w:ins>
      <w:r w:rsidR="00B90F91" w:rsidRPr="007B522C">
        <w:t>staff and can be employed during future eruptions.</w:t>
      </w:r>
    </w:p>
    <w:p w14:paraId="35753D84" w14:textId="7708B29F" w:rsidR="00B90F91" w:rsidRPr="007B522C" w:rsidRDefault="00B90F91" w:rsidP="00B90F91">
      <w:pPr>
        <w:pStyle w:val="Text"/>
        <w:spacing w:line="480" w:lineRule="auto"/>
        <w:ind w:firstLine="0"/>
        <w:jc w:val="both"/>
      </w:pPr>
      <w:del w:id="314" w:author="Charlotte Devitre" w:date="2024-07-24T15:18:00Z" w16du:dateUtc="2024-07-24T22:18:00Z">
        <w:r w:rsidRPr="007B522C" w:rsidDel="00664D0B">
          <w:rPr>
            <w:noProof/>
          </w:rPr>
          <w:lastRenderedPageBreak/>
          <w:drawing>
            <wp:inline distT="0" distB="0" distL="0" distR="0" wp14:anchorId="15DA86F3" wp14:editId="38197C23">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del>
      <w:ins w:id="315" w:author="Charlotte Devitre" w:date="2024-07-24T15:18:00Z" w16du:dateUtc="2024-07-24T22:18:00Z">
        <w:r w:rsidR="00664D0B" w:rsidRPr="00664D0B">
          <w:rPr>
            <w:noProof/>
          </w:rPr>
          <w:t xml:space="preserve"> </w:t>
        </w:r>
      </w:ins>
      <w:ins w:id="316" w:author="Charlotte Devitre" w:date="2024-07-25T13:01:00Z" w16du:dateUtc="2024-07-25T20:01:00Z">
        <w:r w:rsidR="006A0B22" w:rsidRPr="006A0B22">
          <w:rPr>
            <w:noProof/>
          </w:rPr>
          <w:drawing>
            <wp:inline distT="0" distB="0" distL="0" distR="0" wp14:anchorId="23B9676A" wp14:editId="5A02A047">
              <wp:extent cx="5486400" cy="4563745"/>
              <wp:effectExtent l="0" t="0" r="0" b="8255"/>
              <wp:docPr id="535703075"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03075" name="Picture 1" descr="A collage of graphs&#10;&#10;Description automatically generated"/>
                      <pic:cNvPicPr/>
                    </pic:nvPicPr>
                    <pic:blipFill>
                      <a:blip r:embed="rId17"/>
                      <a:stretch>
                        <a:fillRect/>
                      </a:stretch>
                    </pic:blipFill>
                    <pic:spPr>
                      <a:xfrm>
                        <a:off x="0" y="0"/>
                        <a:ext cx="5486400" cy="4563745"/>
                      </a:xfrm>
                      <a:prstGeom prst="rect">
                        <a:avLst/>
                      </a:prstGeom>
                    </pic:spPr>
                  </pic:pic>
                </a:graphicData>
              </a:graphic>
            </wp:inline>
          </w:drawing>
        </w:r>
      </w:ins>
    </w:p>
    <w:p w14:paraId="58CDB63C" w14:textId="540CE835" w:rsidR="00B90F91" w:rsidRPr="000D445D" w:rsidRDefault="00B90F91" w:rsidP="000D445D">
      <w:pPr>
        <w:pStyle w:val="Text"/>
        <w:spacing w:line="480" w:lineRule="auto"/>
        <w:jc w:val="both"/>
        <w:rPr>
          <w:i/>
          <w:iCs/>
          <w:lang w:val="en-GB"/>
        </w:rPr>
      </w:pPr>
      <w:r w:rsidRPr="007B522C">
        <w:rPr>
          <w:b/>
          <w:bCs/>
          <w:i/>
          <w:iCs/>
          <w:lang w:val="en-GB"/>
        </w:rPr>
        <w:t xml:space="preserve">Figure 1. Sensitivity of </w:t>
      </w:r>
      <w:r w:rsidR="00834561">
        <w:rPr>
          <w:b/>
          <w:bCs/>
          <w:i/>
          <w:iCs/>
          <w:lang w:val="en-GB"/>
        </w:rPr>
        <w:t>fluid</w:t>
      </w:r>
      <w:del w:id="317" w:author="Charlotte Devitre" w:date="2024-07-24T10:40:00Z" w16du:dateUtc="2024-07-24T17:40:00Z">
        <w:r w:rsidR="00834561" w:rsidDel="004F2B3A">
          <w:rPr>
            <w:b/>
            <w:bCs/>
            <w:i/>
            <w:iCs/>
            <w:lang w:val="en-GB"/>
          </w:rPr>
          <w:delText>-inclusion</w:delText>
        </w:r>
      </w:del>
      <w:ins w:id="318" w:author="Charlotte Devitre" w:date="2024-07-24T10:40:00Z" w16du:dateUtc="2024-07-24T17:40:00Z">
        <w:r w:rsidR="004F2B3A">
          <w:rPr>
            <w:b/>
            <w:bCs/>
            <w:i/>
            <w:iCs/>
            <w:lang w:val="en-GB"/>
          </w:rPr>
          <w:t xml:space="preserve"> inclusion</w:t>
        </w:r>
      </w:ins>
      <w:r w:rsidRPr="007B522C">
        <w:rPr>
          <w:b/>
          <w:bCs/>
          <w:i/>
          <w:iCs/>
          <w:lang w:val="en-GB"/>
        </w:rPr>
        <w:t xml:space="preserve"> barometry to</w:t>
      </w:r>
      <w:r w:rsidR="00B60F9C">
        <w:rPr>
          <w:b/>
          <w:bCs/>
          <w:i/>
          <w:iCs/>
          <w:lang w:val="en-GB"/>
        </w:rPr>
        <w:t xml:space="preserve"> t</w:t>
      </w:r>
      <w:r w:rsidRPr="007B522C">
        <w:rPr>
          <w:b/>
          <w:bCs/>
          <w:i/>
          <w:iCs/>
          <w:lang w:val="en-GB"/>
        </w:rPr>
        <w:t>emperature and</w:t>
      </w:r>
      <w:r w:rsidR="00BA7C44">
        <w:rPr>
          <w:b/>
          <w:bCs/>
          <w:i/>
          <w:iCs/>
          <w:lang w:val="en-GB"/>
        </w:rPr>
        <w:t xml:space="preserve"> </w:t>
      </w:r>
      <w:r w:rsidR="00BA7C44" w:rsidRPr="00BA7C44">
        <w:rPr>
          <w:b/>
          <w:bCs/>
          <w:i/>
          <w:iCs/>
          <w:lang w:val="en-GB"/>
        </w:rPr>
        <w:t>molar proportions of H</w:t>
      </w:r>
      <w:r w:rsidR="00BA7C44" w:rsidRPr="00BA7C44">
        <w:rPr>
          <w:b/>
          <w:bCs/>
          <w:i/>
          <w:iCs/>
          <w:vertAlign w:val="subscript"/>
          <w:lang w:val="en-GB"/>
        </w:rPr>
        <w:t>2</w:t>
      </w:r>
      <w:r w:rsidR="00BA7C44" w:rsidRPr="00BA7C44">
        <w:rPr>
          <w:b/>
          <w:bCs/>
          <w:i/>
          <w:iCs/>
          <w:lang w:val="en-GB"/>
        </w:rPr>
        <w:t>O in the exsolved fluid phase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BA7C44" w:rsidRPr="00BA7C44">
        <w:rPr>
          <w:b/>
          <w:bCs/>
          <w:i/>
          <w:iCs/>
          <w:lang w:val="en-GB"/>
        </w:rPr>
        <w:t>)</w:t>
      </w:r>
      <w:r w:rsidR="00BA7C44">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vs Pressure for different magmatically relevant entrapment temperatures at Kīlauea using the </w:t>
      </w:r>
      <w:ins w:id="319" w:author="Penny Wieser" w:date="2024-07-29T14:22:00Z" w16du:dateUtc="2024-07-29T21:22:00Z">
        <w:r w:rsidR="00AA17DA">
          <w:rPr>
            <w:i/>
            <w:iCs/>
            <w:lang w:val="en-GB"/>
          </w:rPr>
          <w:t>pur</w:t>
        </w:r>
      </w:ins>
      <w:ins w:id="320" w:author="Penny Wieser" w:date="2024-07-29T14:23:00Z" w16du:dateUtc="2024-07-29T21:23:00Z">
        <w:r w:rsidR="00AA17DA">
          <w:rPr>
            <w:i/>
            <w:iCs/>
            <w:lang w:val="en-GB"/>
          </w:rPr>
          <w:t>e CO</w:t>
        </w:r>
        <w:r w:rsidR="00AA17DA" w:rsidRPr="00AA17DA">
          <w:rPr>
            <w:i/>
            <w:iCs/>
            <w:vertAlign w:val="subscript"/>
            <w:lang w:val="en-GB"/>
            <w:rPrChange w:id="321" w:author="Penny Wieser" w:date="2024-07-29T14:23:00Z" w16du:dateUtc="2024-07-29T21:23:00Z">
              <w:rPr>
                <w:i/>
                <w:iCs/>
                <w:lang w:val="en-GB"/>
              </w:rPr>
            </w:rPrChange>
          </w:rPr>
          <w:t>2</w:t>
        </w:r>
        <w:r w:rsidR="00AA17DA">
          <w:rPr>
            <w:i/>
            <w:iCs/>
            <w:lang w:val="en-GB"/>
          </w:rPr>
          <w:t xml:space="preserve"> </w:t>
        </w:r>
      </w:ins>
      <w:r w:rsidRPr="007B522C">
        <w:rPr>
          <w:i/>
          <w:iCs/>
          <w:lang w:val="en-GB"/>
        </w:rPr>
        <w:t xml:space="preserve">EOS of </w:t>
      </w:r>
      <w:r w:rsidRPr="007B522C">
        <w:rPr>
          <w:i/>
          <w:iCs/>
          <w:lang w:val="en-GB"/>
        </w:rPr>
        <w:fldChar w:fldCharType="begin"/>
      </w:r>
      <w:r w:rsidR="0073265F">
        <w:rPr>
          <w:i/>
          <w:iCs/>
          <w:lang w:val="en-GB"/>
        </w:rPr>
        <w:instrText xml:space="preserve"> ADDIN ZOTERO_ITEM CSL_CITATION {"citationID":"2c3MJBA6","properties":{"formattedCitation":"(Span and Wagner, 1996)","plainCitation":"(Span and Wagner, 1996)","dontUpdate":true,"noteIndex":0},"citationItems":[{"id":"OQjauoEz/AdjOkUeh","uris":["http://zotero.org/users/9451925/items/5XFZMXIB"],"itemData":{"id":366,"type":"article-journal","container-title":"Journal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00C3296A" w:rsidRPr="00C3296A">
        <w:t xml:space="preserve">Span and Wagner, </w:t>
      </w:r>
      <w:r w:rsidR="00B60F9C">
        <w:t>(</w:t>
      </w:r>
      <w:r w:rsidR="00C3296A" w:rsidRPr="00C3296A">
        <w:t>1996)</w:t>
      </w:r>
      <w:r w:rsidRPr="007B522C">
        <w:fldChar w:fldCharType="end"/>
      </w:r>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1150 ˚C was the temperature used for</w:t>
      </w:r>
      <w:ins w:id="322" w:author="Penny Wieser" w:date="2024-07-29T14:23:00Z" w16du:dateUtc="2024-07-29T21:23:00Z">
        <w:r w:rsidR="00AA17DA">
          <w:rPr>
            <w:i/>
            <w:iCs/>
          </w:rPr>
          <w:t xml:space="preserve"> calculations during</w:t>
        </w:r>
      </w:ins>
      <w:r w:rsidRPr="007B522C">
        <w:rPr>
          <w:i/>
          <w:iCs/>
        </w:rPr>
        <w:t xml:space="preserve"> day 1 and 2 of the simulation, 1240 ˚C is the rounded mean and median of all measured temperatures in our final dataset.</w:t>
      </w:r>
      <w:r w:rsidRPr="007B522C">
        <w:rPr>
          <w:i/>
          <w:iCs/>
          <w:lang w:val="en-GB"/>
        </w:rPr>
        <w:t xml:space="preserve"> (b) </w:t>
      </w:r>
      <w:r w:rsidR="007D29B0">
        <w:rPr>
          <w:i/>
          <w:iCs/>
          <w:lang w:val="en-GB"/>
        </w:rPr>
        <w:t>Panel a c</w:t>
      </w:r>
      <w:r w:rsidRPr="007B522C">
        <w:rPr>
          <w:i/>
          <w:iCs/>
          <w:lang w:val="en-GB"/>
        </w:rPr>
        <w:t xml:space="preserve">lose-up. </w:t>
      </w:r>
      <w:r w:rsidRPr="007B522C">
        <w:rPr>
          <w:i/>
          <w:iCs/>
        </w:rPr>
        <w:t xml:space="preserve">Grey boxes show Kīlauea magma storage inferred from </w:t>
      </w:r>
      <w:r w:rsidR="004E38D9">
        <w:rPr>
          <w:i/>
          <w:iCs/>
        </w:rPr>
        <w:lastRenderedPageBreak/>
        <w:t>fluid</w:t>
      </w:r>
      <w:del w:id="323" w:author="Charlotte Devitre" w:date="2024-07-24T10:40:00Z" w16du:dateUtc="2024-07-24T17:40:00Z">
        <w:r w:rsidR="004E38D9" w:rsidDel="004F2B3A">
          <w:rPr>
            <w:i/>
            <w:iCs/>
          </w:rPr>
          <w:delText>-inclusion</w:delText>
        </w:r>
      </w:del>
      <w:ins w:id="324" w:author="Charlotte Devitre" w:date="2024-07-24T10:40:00Z" w16du:dateUtc="2024-07-24T17:40:00Z">
        <w:r w:rsidR="004F2B3A">
          <w:rPr>
            <w:i/>
            <w:iCs/>
          </w:rPr>
          <w:t xml:space="preserve"> inclusion</w:t>
        </w:r>
      </w:ins>
      <w:r w:rsidR="00B60F9C">
        <w:rPr>
          <w:i/>
          <w:iCs/>
        </w:rPr>
        <w:t>s, melt</w:t>
      </w:r>
      <w:del w:id="325" w:author="Charlotte Devitre" w:date="2024-07-24T10:40:00Z" w16du:dateUtc="2024-07-24T17:40:00Z">
        <w:r w:rsidR="00B60F9C" w:rsidDel="004F2B3A">
          <w:rPr>
            <w:i/>
            <w:iCs/>
          </w:rPr>
          <w:delText>-inclusion</w:delText>
        </w:r>
      </w:del>
      <w:ins w:id="326" w:author="Charlotte Devitre" w:date="2024-07-24T10:40:00Z" w16du:dateUtc="2024-07-24T17:40:00Z">
        <w:r w:rsidR="004F2B3A">
          <w:rPr>
            <w:i/>
            <w:iCs/>
          </w:rPr>
          <w:t xml:space="preserve"> inclusion</w:t>
        </w:r>
      </w:ins>
      <w:r w:rsidR="00B60F9C">
        <w:rPr>
          <w:i/>
          <w:iCs/>
        </w:rPr>
        <w:t>s and</w:t>
      </w:r>
      <w:r w:rsidRPr="007B522C">
        <w:rPr>
          <w:i/>
          <w:iCs/>
        </w:rPr>
        <w:t xml:space="preserve"> geophysics </w:t>
      </w:r>
      <w:r w:rsidRPr="007B522C">
        <w:rPr>
          <w:i/>
          <w:iCs/>
        </w:rPr>
        <w:fldChar w:fldCharType="begin"/>
      </w:r>
      <w:r w:rsidR="0073265F">
        <w:rPr>
          <w:i/>
          <w:iCs/>
        </w:rPr>
        <w:instrText xml:space="preserve"> ADDIN ZOTERO_ITEM CSL_CITATION {"citationID":"6eBD2Wqn","properties":{"formattedCitation":"(DeVitre and Wieser, 2024; Lerner {\\i{}et al.}, 2024)","plainCitation":"(DeVitre and Wieser, 2024; Lerner et al., 2024)","noteIndex":0},"citationItems":[{"id":"OQjauoEz/cWl4AKuJ","uris":["http://zotero.org/users/9451925/items/FWZK55EA"],"itemData":{"id":2108,"type":"article-journal","abstract":"Interpreting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OQjauoEz/u6rEYAmR","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3265F">
        <w:rPr>
          <w:rFonts w:ascii="Cambria Math" w:hAnsi="Cambria Math" w:cs="Cambria Math"/>
          <w:i/>
          <w:iCs/>
        </w:rPr>
        <w:instrText>∼</w:instrText>
      </w:r>
      <w:r w:rsidR="0073265F">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3265F">
        <w:rPr>
          <w:rFonts w:ascii="Cambria Math" w:hAnsi="Cambria Math" w:cs="Cambria Math"/>
          <w:i/>
          <w:iCs/>
        </w:rPr>
        <w:instrText>∼</w:instrText>
      </w:r>
      <w:r w:rsidR="0073265F">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C3296A">
        <w:rPr>
          <w:i/>
          <w:iCs/>
        </w:rPr>
        <w:t xml:space="preserve">. HMM= </w:t>
      </w:r>
      <w:proofErr w:type="spellStart"/>
      <w:r w:rsidR="007C5202" w:rsidRPr="00C3296A">
        <w:rPr>
          <w:i/>
          <w:iCs/>
        </w:rPr>
        <w:t>Halemaʻumaʻu</w:t>
      </w:r>
      <w:proofErr w:type="spellEnd"/>
      <w:r w:rsidRPr="00C3296A">
        <w:rPr>
          <w:i/>
          <w:iCs/>
        </w:rPr>
        <w:t xml:space="preserve"> reservoir, SC = </w:t>
      </w:r>
      <w:del w:id="327" w:author="Charlotte Devitre" w:date="2024-07-24T10:49:00Z" w16du:dateUtc="2024-07-24T17:49:00Z">
        <w:r w:rsidR="007C5202" w:rsidDel="004F2B3A">
          <w:rPr>
            <w:i/>
            <w:iCs/>
          </w:rPr>
          <w:delText>South-Caldera</w:delText>
        </w:r>
        <w:r w:rsidRPr="00C3296A" w:rsidDel="004F2B3A">
          <w:rPr>
            <w:i/>
            <w:iCs/>
          </w:rPr>
          <w:delText xml:space="preserve"> </w:delText>
        </w:r>
      </w:del>
      <w:ins w:id="328" w:author="Charlotte Devitre" w:date="2024-07-24T10:50:00Z" w16du:dateUtc="2024-07-24T17:50:00Z">
        <w:r w:rsidR="004F2B3A">
          <w:rPr>
            <w:i/>
            <w:iCs/>
          </w:rPr>
          <w:t xml:space="preserve">South Caldera </w:t>
        </w:r>
      </w:ins>
      <w:r w:rsidRPr="00C3296A">
        <w:rPr>
          <w:i/>
          <w:iCs/>
        </w:rPr>
        <w:t xml:space="preserve">reservoir. </w:t>
      </w:r>
      <w:r w:rsidRPr="007B522C">
        <w:rPr>
          <w:i/>
          <w:iCs/>
        </w:rPr>
        <w:t xml:space="preserve">Stars show hypothetical </w:t>
      </w:r>
      <w:r w:rsidR="004E38D9">
        <w:rPr>
          <w:i/>
          <w:iCs/>
        </w:rPr>
        <w:t>fluid</w:t>
      </w:r>
      <w:del w:id="329" w:author="Charlotte Devitre" w:date="2024-07-24T10:40:00Z" w16du:dateUtc="2024-07-24T17:40:00Z">
        <w:r w:rsidR="004E38D9" w:rsidDel="004F2B3A">
          <w:rPr>
            <w:i/>
            <w:iCs/>
          </w:rPr>
          <w:delText>-inclusion</w:delText>
        </w:r>
      </w:del>
      <w:ins w:id="330" w:author="Charlotte Devitre" w:date="2024-07-24T10:40:00Z" w16du:dateUtc="2024-07-24T17:40:00Z">
        <w:r w:rsidR="004F2B3A">
          <w:rPr>
            <w:i/>
            <w:iCs/>
          </w:rPr>
          <w:t xml:space="preserve"> inclusion</w:t>
        </w:r>
      </w:ins>
      <w:r w:rsidR="004E38D9">
        <w:rPr>
          <w:i/>
          <w:iCs/>
        </w:rPr>
        <w:t>s</w:t>
      </w:r>
      <w:r w:rsidRPr="007B522C">
        <w:rPr>
          <w:i/>
          <w:iCs/>
        </w:rPr>
        <w:t xml:space="preserve"> trapped at </w:t>
      </w:r>
      <w:proofErr w:type="spellStart"/>
      <w:r w:rsidR="007C5202">
        <w:rPr>
          <w:i/>
          <w:iCs/>
        </w:rPr>
        <w:t>Halemaʻumaʻu</w:t>
      </w:r>
      <w:proofErr w:type="spellEnd"/>
      <w:r w:rsidRPr="007B522C">
        <w:rPr>
          <w:i/>
          <w:iCs/>
        </w:rPr>
        <w:t xml:space="preserve"> and </w:t>
      </w:r>
      <w:del w:id="331" w:author="Charlotte Devitre" w:date="2024-07-24T10:49:00Z" w16du:dateUtc="2024-07-24T17:49:00Z">
        <w:r w:rsidR="007C5202" w:rsidDel="004F2B3A">
          <w:rPr>
            <w:i/>
            <w:iCs/>
          </w:rPr>
          <w:delText>South-Caldera</w:delText>
        </w:r>
        <w:r w:rsidRPr="007B522C" w:rsidDel="004F2B3A">
          <w:rPr>
            <w:i/>
            <w:iCs/>
          </w:rPr>
          <w:delText xml:space="preserve"> </w:delText>
        </w:r>
      </w:del>
      <w:ins w:id="332" w:author="Charlotte Devitre" w:date="2024-07-24T10:50:00Z" w16du:dateUtc="2024-07-24T17:50:00Z">
        <w:r w:rsidR="004F2B3A">
          <w:rPr>
            <w:i/>
            <w:iCs/>
          </w:rPr>
          <w:t xml:space="preserve">South Caldera </w:t>
        </w:r>
      </w:ins>
      <w:r w:rsidR="007D29B0">
        <w:rPr>
          <w:i/>
          <w:iCs/>
        </w:rPr>
        <w:t>with</w:t>
      </w:r>
      <w:r w:rsidRPr="007B522C">
        <w:rPr>
          <w:i/>
          <w:iCs/>
        </w:rPr>
        <w:t xml:space="preserve"> </w:t>
      </w:r>
      <w:r w:rsidR="007D29B0">
        <w:rPr>
          <w:i/>
          <w:iCs/>
        </w:rPr>
        <w:t>T=</w:t>
      </w:r>
      <w:r w:rsidRPr="007B522C">
        <w:rPr>
          <w:i/>
          <w:iCs/>
        </w:rPr>
        <w:t xml:space="preserve">1150 ˚C and </w:t>
      </w:r>
      <w:r w:rsidR="000D445D">
        <w:rPr>
          <w:i/>
          <w:iCs/>
        </w:rPr>
        <w:t>error-bars</w:t>
      </w:r>
      <w:r w:rsidRPr="007B522C">
        <w:rPr>
          <w:i/>
          <w:iCs/>
        </w:rPr>
        <w:t xml:space="preserve"> representing 1σ uncertainty from Monte Carlo simulations using a temperature uncertainty of ±125 ˚C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w:t>
      </w:r>
      <w:ins w:id="333" w:author="Charlotte Devitre" w:date="2024-07-24T15:39:00Z" w16du:dateUtc="2024-07-24T22:39:00Z">
        <w:r w:rsidR="00EA6185">
          <w:rPr>
            <w:i/>
            <w:iCs/>
            <w:lang w:val="en-GB"/>
          </w:rPr>
          <w:t>p</w:t>
        </w:r>
      </w:ins>
      <w:del w:id="334" w:author="Charlotte Devitre" w:date="2024-07-24T15:39:00Z" w16du:dateUtc="2024-07-24T22:39:00Z">
        <w:r w:rsidRPr="007B522C" w:rsidDel="00EA6185">
          <w:rPr>
            <w:i/>
            <w:iCs/>
            <w:lang w:val="en-GB"/>
          </w:rPr>
          <w:delText>P</w:delText>
        </w:r>
      </w:del>
      <w:r w:rsidRPr="007B522C">
        <w:rPr>
          <w:i/>
          <w:iCs/>
          <w:lang w:val="en-GB"/>
        </w:rPr>
        <w:t xml:space="preserve">ressure at 1150 </w:t>
      </w:r>
      <w:r w:rsidRPr="007B522C">
        <w:rPr>
          <w:i/>
          <w:iCs/>
        </w:rPr>
        <w:t>˚C</w:t>
      </w:r>
      <w:r w:rsidRPr="007B522C">
        <w:rPr>
          <w:i/>
          <w:iCs/>
          <w:lang w:val="en-GB"/>
        </w:rPr>
        <w:t xml:space="preserve"> for various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xml:space="preserve"> using the mixed H</w:t>
      </w:r>
      <w:r w:rsidRPr="007B522C">
        <w:rPr>
          <w:i/>
          <w:iCs/>
          <w:vertAlign w:val="subscript"/>
          <w:lang w:val="en-GB"/>
        </w:rPr>
        <w:t>2</w:t>
      </w:r>
      <w:r w:rsidRPr="007B522C">
        <w:rPr>
          <w:i/>
          <w:iCs/>
          <w:lang w:val="en-GB"/>
        </w:rPr>
        <w:t>O-CO</w:t>
      </w:r>
      <w:r w:rsidRPr="007B522C">
        <w:rPr>
          <w:i/>
          <w:iCs/>
          <w:vertAlign w:val="subscript"/>
          <w:lang w:val="en-GB"/>
        </w:rPr>
        <w:t>2</w:t>
      </w:r>
      <w:r w:rsidRPr="007B522C">
        <w:rPr>
          <w:i/>
          <w:iCs/>
          <w:lang w:val="en-GB"/>
        </w:rPr>
        <w:t xml:space="preserve"> EOS of </w:t>
      </w:r>
      <w:r w:rsidRPr="007B522C">
        <w:rPr>
          <w:i/>
          <w:iCs/>
          <w:lang w:val="en-GB"/>
        </w:rPr>
        <w:fldChar w:fldCharType="begin"/>
      </w:r>
      <w:r w:rsidR="0073265F">
        <w:rPr>
          <w:i/>
          <w:iCs/>
          <w:lang w:val="en-GB"/>
        </w:rPr>
        <w:instrText xml:space="preserve"> ADDIN ZOTERO_ITEM CSL_CITATION {"citationID":"tcJiGUvi","properties":{"formattedCitation":"(Duan and Zhang, 2006)","plainCitation":"(Duan and Zhang, 2006)","dontUpdate":true,"noteIndex":0},"citationItems":[{"id":"OQjauoEz/GhxM3jsR","uris":["http://zotero.org/users/9451925/items/9JSAYSEV"],"itemData":{"id":2058,"type":"article-journal","abstract":"Based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00C3296A" w:rsidRPr="00C3296A">
        <w:t xml:space="preserve">Duan and Zhang </w:t>
      </w:r>
      <w:r w:rsidR="003E4760">
        <w:t>(</w:t>
      </w:r>
      <w:r w:rsidR="00C3296A" w:rsidRPr="00C3296A">
        <w:t>2006)</w:t>
      </w:r>
      <w:r w:rsidRPr="007B522C">
        <w:fldChar w:fldCharType="end"/>
      </w:r>
      <w:r w:rsidRPr="007B522C">
        <w:rPr>
          <w:i/>
          <w:iCs/>
          <w:lang w:val="en-GB"/>
        </w:rPr>
        <w:t xml:space="preserve">. </w:t>
      </w:r>
      <w:r w:rsidR="003E4760">
        <w:rPr>
          <w:i/>
          <w:iCs/>
        </w:rPr>
        <w:t>The small discontinuity at</w:t>
      </w:r>
      <w:r w:rsidRPr="007B522C">
        <w:rPr>
          <w:i/>
          <w:iCs/>
        </w:rPr>
        <w:t xml:space="preserve"> 200 MPa</w:t>
      </w:r>
      <w:r w:rsidR="003E4760">
        <w:rPr>
          <w:i/>
          <w:iCs/>
        </w:rPr>
        <w:t xml:space="preserve"> is</w:t>
      </w:r>
      <w:r w:rsidRPr="007B522C">
        <w:rPr>
          <w:i/>
          <w:iCs/>
        </w:rPr>
        <w:t xml:space="preserve"> due to parameter values being switched </w:t>
      </w:r>
      <w:r w:rsidRPr="007B522C">
        <w:rPr>
          <w:i/>
          <w:iCs/>
        </w:rPr>
        <w:fldChar w:fldCharType="begin"/>
      </w:r>
      <w:r w:rsidR="0073265F">
        <w:rPr>
          <w:i/>
          <w:iCs/>
        </w:rPr>
        <w:instrText xml:space="preserve"> ADDIN ZOTERO_ITEM CSL_CITATION {"citationID":"94uW0GpO","properties":{"formattedCitation":"(Yoshimura, 2023)","plainCitation":"(Yoshimura, 2023)","dontUpdate":true,"noteIndex":0},"citationItems":[{"id":"OQjauoEz/IrLh8SIw","uris":["http://zotero.org/users/9451925/items/LWKJEA2L"],"itemData":{"id":2121,"type":"article-journal","abstract":"H2O-CO2-dominated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3265F">
        <w:rPr>
          <w:rFonts w:ascii="Cambria Math" w:hAnsi="Cambria Math" w:cs="Cambria Math"/>
          <w:i/>
          <w:iCs/>
        </w:rPr>
        <w:instrText>∼</w:instrText>
      </w:r>
      <w:r w:rsidR="0073265F">
        <w:rPr>
          <w:i/>
          <w:iCs/>
        </w:rPr>
        <w:instrText xml:space="preserve"> 2573 K and </w:instrText>
      </w:r>
      <w:r w:rsidR="0073265F">
        <w:rPr>
          <w:rFonts w:ascii="Cambria Math" w:hAnsi="Cambria Math" w:cs="Cambria Math"/>
          <w:i/>
          <w:iCs/>
        </w:rPr>
        <w:instrText>∼</w:instrText>
      </w:r>
      <w:r w:rsidR="0073265F">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00C3296A" w:rsidRPr="00C3296A">
        <w:t>(</w:t>
      </w:r>
      <w:ins w:id="335" w:author="Penny Wieser" w:date="2024-07-29T14:23:00Z" w16du:dateUtc="2024-07-29T21:23:00Z">
        <w:r w:rsidR="00AA17DA">
          <w:t xml:space="preserve">see </w:t>
        </w:r>
      </w:ins>
      <w:r w:rsidR="00C3296A" w:rsidRPr="00C3296A">
        <w:t>Yoshimura, 2023)</w:t>
      </w:r>
      <w:r w:rsidRPr="007B522C">
        <w:fldChar w:fldCharType="end"/>
      </w:r>
      <w:r w:rsidRPr="007B522C">
        <w:rPr>
          <w:i/>
          <w:iCs/>
        </w:rPr>
        <w:t xml:space="preserve">. </w:t>
      </w:r>
      <w:r w:rsidRPr="007B522C">
        <w:rPr>
          <w:i/>
          <w:iCs/>
          <w:lang w:val="en-GB"/>
        </w:rPr>
        <w:t>(d)</w:t>
      </w:r>
      <w:r w:rsidR="00BA7C44">
        <w:rPr>
          <w:i/>
          <w:iCs/>
          <w:lang w:val="en-GB"/>
        </w:rPr>
        <w:t xml:space="preserve"> P</w:t>
      </w:r>
      <w:r w:rsidRPr="007B522C">
        <w:rPr>
          <w:i/>
          <w:iCs/>
          <w:lang w:val="en-GB"/>
        </w:rPr>
        <w:t>anel c</w:t>
      </w:r>
      <w:r w:rsidR="00BA7C44">
        <w:rPr>
          <w:i/>
          <w:iCs/>
          <w:lang w:val="en-GB"/>
        </w:rPr>
        <w:t xml:space="preserve"> c</w:t>
      </w:r>
      <w:r w:rsidR="00BA7C44" w:rsidRPr="007B522C">
        <w:rPr>
          <w:i/>
          <w:iCs/>
          <w:lang w:val="en-GB"/>
        </w:rPr>
        <w:t>lose-up</w:t>
      </w:r>
      <w:r w:rsidRPr="007B522C">
        <w:rPr>
          <w:i/>
          <w:iCs/>
          <w:lang w:val="en-GB"/>
        </w:rPr>
        <w:t xml:space="preserve">. </w:t>
      </w:r>
      <w:r w:rsidRPr="007B522C">
        <w:rPr>
          <w:i/>
          <w:iCs/>
        </w:rPr>
        <w:t xml:space="preserve">Stars show hypothetical </w:t>
      </w:r>
      <w:r w:rsidR="004E38D9">
        <w:rPr>
          <w:i/>
          <w:iCs/>
        </w:rPr>
        <w:t>fluid</w:t>
      </w:r>
      <w:del w:id="336" w:author="Charlotte Devitre" w:date="2024-07-24T10:40:00Z" w16du:dateUtc="2024-07-24T17:40:00Z">
        <w:r w:rsidR="004E38D9" w:rsidDel="004F2B3A">
          <w:rPr>
            <w:i/>
            <w:iCs/>
          </w:rPr>
          <w:delText>-inclusion</w:delText>
        </w:r>
      </w:del>
      <w:ins w:id="337" w:author="Charlotte Devitre" w:date="2024-07-24T10:40:00Z" w16du:dateUtc="2024-07-24T17:40:00Z">
        <w:r w:rsidR="004F2B3A">
          <w:rPr>
            <w:i/>
            <w:iCs/>
          </w:rPr>
          <w:t xml:space="preserve"> inclusion</w:t>
        </w:r>
      </w:ins>
      <w:r w:rsidR="004E38D9">
        <w:rPr>
          <w:i/>
          <w:iCs/>
        </w:rPr>
        <w:t>s</w:t>
      </w:r>
      <w:r w:rsidRPr="007B522C">
        <w:rPr>
          <w:i/>
          <w:iCs/>
        </w:rPr>
        <w:t xml:space="preserve"> trapped at </w:t>
      </w:r>
      <w:proofErr w:type="spellStart"/>
      <w:r w:rsidR="00CB6366">
        <w:rPr>
          <w:i/>
          <w:iCs/>
        </w:rPr>
        <w:t>Halema’uma’u</w:t>
      </w:r>
      <w:proofErr w:type="spellEnd"/>
      <w:r w:rsidRPr="007B522C">
        <w:rPr>
          <w:i/>
          <w:iCs/>
        </w:rPr>
        <w:t xml:space="preserve"> and </w:t>
      </w:r>
      <w:del w:id="338" w:author="Charlotte Devitre" w:date="2024-07-24T10:49:00Z" w16du:dateUtc="2024-07-24T17:49:00Z">
        <w:r w:rsidR="007C5202" w:rsidDel="004F2B3A">
          <w:rPr>
            <w:i/>
            <w:iCs/>
          </w:rPr>
          <w:delText>South-Caldera</w:delText>
        </w:r>
        <w:r w:rsidRPr="007B522C" w:rsidDel="004F2B3A">
          <w:rPr>
            <w:i/>
            <w:iCs/>
          </w:rPr>
          <w:delText xml:space="preserve"> </w:delText>
        </w:r>
      </w:del>
      <w:ins w:id="339" w:author="Charlotte Devitre" w:date="2024-07-24T10:50:00Z" w16du:dateUtc="2024-07-24T17:50:00Z">
        <w:r w:rsidR="004F2B3A">
          <w:rPr>
            <w:i/>
            <w:iCs/>
          </w:rPr>
          <w:t xml:space="preserve">South Caldera </w:t>
        </w:r>
      </w:ins>
      <w:r w:rsidRPr="007B522C">
        <w:rPr>
          <w:i/>
          <w:iCs/>
        </w:rPr>
        <w:t xml:space="preserve">with </w:t>
      </w:r>
      <w:r w:rsidR="00BA7C44">
        <w:rPr>
          <w:i/>
          <w:iCs/>
        </w:rPr>
        <w:t>T =</w:t>
      </w:r>
      <w:r w:rsidRPr="007B522C">
        <w:rPr>
          <w:i/>
          <w:iCs/>
        </w:rPr>
        <w:t xml:space="preserve"> 1150 ˚</w:t>
      </w:r>
      <w:r w:rsidR="00BA7C44">
        <w:rPr>
          <w:i/>
          <w:iCs/>
        </w:rPr>
        <w:t>C</w:t>
      </w:r>
      <w:r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0D445D" w:rsidRPr="007B522C">
        <w:rPr>
          <w:i/>
          <w:iCs/>
          <w:lang w:val="en-GB"/>
        </w:rPr>
        <w:t xml:space="preserve"> </w:t>
      </w:r>
      <w:r w:rsidR="000D445D">
        <w:rPr>
          <w:i/>
          <w:iCs/>
          <w:lang w:val="en-GB"/>
        </w:rPr>
        <w:t xml:space="preserve">-P relationship </w:t>
      </w:r>
      <w:r w:rsidR="007D29B0">
        <w:rPr>
          <w:i/>
          <w:iCs/>
          <w:lang w:val="en-GB"/>
        </w:rPr>
        <w:t>of</w:t>
      </w:r>
      <w:r w:rsidRPr="007B522C">
        <w:rPr>
          <w:i/>
          <w:iCs/>
        </w:rPr>
        <w:t xml:space="preserve"> </w:t>
      </w:r>
      <w:r w:rsidRPr="007B522C">
        <w:rPr>
          <w:i/>
          <w:iCs/>
        </w:rPr>
        <w:fldChar w:fldCharType="begin"/>
      </w:r>
      <w:r w:rsidR="0073265F">
        <w:rPr>
          <w:i/>
          <w:iCs/>
        </w:rPr>
        <w:instrText xml:space="preserve"> ADDIN ZOTERO_ITEM CSL_CITATION {"citationID":"Cesiupdz","properties":{"formattedCitation":"(DeVitre and Wieser, 2024)","plainCitation":"(DeVitre and Wieser, 2024)","dontUpdate":true,"noteIndex":0},"citationItems":[{"id":"OQjauoEz/cWl4AKuJ","uris":["http://zotero.org/users/9451925/items/FWZK55EA"],"itemData":{"id":2108,"type":"article-journal","abstract":"Interpreting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w:t>
      </w:r>
      <w:r w:rsidR="000D445D">
        <w:t>(</w:t>
      </w:r>
      <w:r w:rsidR="00C3296A" w:rsidRPr="00C3296A">
        <w:t>2024)</w:t>
      </w:r>
      <w:r w:rsidRPr="007B522C">
        <w:fldChar w:fldCharType="end"/>
      </w:r>
      <w:del w:id="340" w:author="Charlotte Devitre" w:date="2024-07-24T15:39:00Z" w16du:dateUtc="2024-07-24T22:39:00Z">
        <w:r w:rsidRPr="007B522C" w:rsidDel="00EA6185">
          <w:rPr>
            <w:i/>
            <w:iCs/>
          </w:rPr>
          <w:delText xml:space="preserve"> and</w:delText>
        </w:r>
      </w:del>
      <w:ins w:id="341" w:author="Charlotte Devitre" w:date="2024-07-24T15:39:00Z" w16du:dateUtc="2024-07-24T22:39:00Z">
        <w:r w:rsidR="00EA6185">
          <w:rPr>
            <w:i/>
            <w:iCs/>
          </w:rPr>
          <w:t>.</w:t>
        </w:r>
      </w:ins>
      <w:r w:rsidRPr="007B522C">
        <w:rPr>
          <w:i/>
          <w:iCs/>
        </w:rPr>
        <w:t xml:space="preserve"> </w:t>
      </w:r>
      <w:del w:id="342" w:author="Charlotte Devitre" w:date="2024-07-24T15:39:00Z" w16du:dateUtc="2024-07-24T22:39:00Z">
        <w:r w:rsidR="000D445D" w:rsidDel="00EA6185">
          <w:rPr>
            <w:i/>
            <w:iCs/>
          </w:rPr>
          <w:delText>error</w:delText>
        </w:r>
      </w:del>
      <w:ins w:id="343" w:author="Charlotte Devitre" w:date="2024-07-24T15:39:00Z" w16du:dateUtc="2024-07-24T22:39:00Z">
        <w:r w:rsidR="00EA6185">
          <w:rPr>
            <w:i/>
            <w:iCs/>
          </w:rPr>
          <w:t xml:space="preserve">Error </w:t>
        </w:r>
      </w:ins>
      <w:del w:id="344" w:author="Charlotte Devitre" w:date="2024-07-24T15:39:00Z" w16du:dateUtc="2024-07-24T22:39:00Z">
        <w:r w:rsidR="000D445D" w:rsidDel="00EA6185">
          <w:rPr>
            <w:i/>
            <w:iCs/>
          </w:rPr>
          <w:delText>-</w:delText>
        </w:r>
      </w:del>
      <w:r w:rsidR="000D445D">
        <w:rPr>
          <w:i/>
          <w:iCs/>
        </w:rPr>
        <w:t>bars</w:t>
      </w:r>
      <w:r w:rsidRPr="007B522C">
        <w:rPr>
          <w:i/>
          <w:iCs/>
        </w:rPr>
        <w:t xml:space="preserve"> represent</w:t>
      </w:r>
      <w:del w:id="345" w:author="Charlotte Devitre" w:date="2024-07-24T15:39:00Z" w16du:dateUtc="2024-07-24T22:39:00Z">
        <w:r w:rsidRPr="007B522C" w:rsidDel="00EA6185">
          <w:rPr>
            <w:i/>
            <w:iCs/>
          </w:rPr>
          <w:delText>ing</w:delText>
        </w:r>
      </w:del>
      <w:r w:rsidRPr="007B522C">
        <w:rPr>
          <w:i/>
          <w:iCs/>
        </w:rPr>
        <w:t xml:space="preserve">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r w:rsidRPr="007B522C">
        <w:rPr>
          <w:i/>
          <w:iCs/>
        </w:rPr>
        <w:t>)</w:t>
      </w:r>
      <w:r w:rsidRPr="007B522C">
        <w:rPr>
          <w:i/>
          <w:iCs/>
          <w:lang w:val="en-GB"/>
        </w:rPr>
        <w:t xml:space="preserve"> </w:t>
      </w:r>
      <w:r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-P relationship for Kīlauea from </w:t>
      </w:r>
      <w:r w:rsidRPr="007B522C">
        <w:rPr>
          <w:i/>
          <w:iCs/>
        </w:rPr>
        <w:fldChar w:fldCharType="begin"/>
      </w:r>
      <w:r w:rsidR="0073265F">
        <w:rPr>
          <w:i/>
          <w:iCs/>
        </w:rPr>
        <w:instrText xml:space="preserve"> ADDIN ZOTERO_ITEM CSL_CITATION {"citationID":"4ZkcR5as","properties":{"formattedCitation":"(DeVitre and Wieser, 2024)","plainCitation":"(DeVitre and Wieser, 2024)","dontUpdate":true,"noteIndex":0},"citationItems":[{"id":"OQjauoEz/cWl4AKuJ","uris":["http://zotero.org/users/9451925/items/FWZK55EA"],"itemData":{"id":2108,"type":"article-journal","abstract":"Interpreting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Pr="007B522C">
        <w:rPr>
          <w:i/>
          <w:iCs/>
        </w:rPr>
        <w:t>DeVitre</w:t>
      </w:r>
      <w:proofErr w:type="spellEnd"/>
      <w:r w:rsidRPr="007B522C">
        <w:rPr>
          <w:i/>
          <w:iCs/>
        </w:rPr>
        <w:t xml:space="preserve"> and </w:t>
      </w:r>
      <w:proofErr w:type="spellStart"/>
      <w:r w:rsidRPr="007B522C">
        <w:rPr>
          <w:i/>
          <w:iCs/>
        </w:rPr>
        <w:t>Wieser</w:t>
      </w:r>
      <w:proofErr w:type="spellEnd"/>
      <w:r w:rsidRPr="007B522C">
        <w:rPr>
          <w:i/>
          <w:iCs/>
        </w:rPr>
        <w:t xml:space="preserve"> (2024)</w:t>
      </w:r>
      <w:r w:rsidRPr="007B522C">
        <w:fldChar w:fldCharType="end"/>
      </w:r>
      <w:r w:rsidRPr="007B522C">
        <w:rPr>
          <w:i/>
          <w:iCs/>
        </w:rPr>
        <w:t xml:space="preserve">. </w:t>
      </w:r>
    </w:p>
    <w:p w14:paraId="66D50392" w14:textId="52191637" w:rsidR="00B90F91" w:rsidRPr="007B522C" w:rsidRDefault="00B90F91" w:rsidP="00B90F91">
      <w:pPr>
        <w:pStyle w:val="Heading-Main"/>
        <w:spacing w:line="480" w:lineRule="auto"/>
        <w:jc w:val="both"/>
        <w:rPr>
          <w:iCs/>
          <w:lang w:val="en-GB"/>
        </w:rPr>
      </w:pPr>
      <w:r>
        <w:rPr>
          <w:b w:val="0"/>
          <w:bCs w:val="0"/>
        </w:rPr>
        <w:t xml:space="preserve">2. </w:t>
      </w:r>
      <w:r>
        <w:t>Timeline</w:t>
      </w:r>
      <w:r w:rsidRPr="007B522C">
        <w:t xml:space="preserve"> of </w:t>
      </w:r>
      <w:r w:rsidR="001E7259">
        <w:t>Rapid-response</w:t>
      </w:r>
      <w:r w:rsidRPr="007B522C">
        <w:t xml:space="preserve"> Simulation</w:t>
      </w:r>
    </w:p>
    <w:p w14:paraId="14F6E7D6" w14:textId="2ACFA1C6" w:rsidR="00B90F91" w:rsidRPr="007B522C" w:rsidRDefault="00B90F91" w:rsidP="00B90F91">
      <w:pPr>
        <w:pStyle w:val="Text"/>
        <w:spacing w:line="480" w:lineRule="auto"/>
        <w:jc w:val="both"/>
        <w:rPr>
          <w:lang w:val="en-GB"/>
        </w:rPr>
      </w:pPr>
      <w:r w:rsidRPr="007B522C">
        <w:rPr>
          <w:lang w:val="en-GB"/>
        </w:rPr>
        <w:t xml:space="preserve">The eruption onset of Kīlauea volcano on September 10, 2023 provided an unprecedented opportunity to test the validity and speed of the </w:t>
      </w:r>
      <w:r w:rsidR="00834561">
        <w:rPr>
          <w:lang w:val="en-GB"/>
        </w:rPr>
        <w:t>fluid</w:t>
      </w:r>
      <w:del w:id="346" w:author="Charlotte Devitre" w:date="2024-07-24T10:40:00Z" w16du:dateUtc="2024-07-24T17:40:00Z">
        <w:r w:rsidR="00834561" w:rsidDel="004F2B3A">
          <w:rPr>
            <w:lang w:val="en-GB"/>
          </w:rPr>
          <w:delText>-inclusion</w:delText>
        </w:r>
      </w:del>
      <w:ins w:id="347" w:author="Charlotte Devitre" w:date="2024-07-24T10:40:00Z" w16du:dateUtc="2024-07-24T17:40:00Z">
        <w:r w:rsidR="004F2B3A">
          <w:rPr>
            <w:lang w:val="en-GB"/>
          </w:rPr>
          <w:t xml:space="preserve"> inclusion</w:t>
        </w:r>
      </w:ins>
      <w:r w:rsidRPr="007B522C">
        <w:rPr>
          <w:lang w:val="en-GB"/>
        </w:rPr>
        <w:t xml:space="preserve"> method, given that depths of the two main magma storage regions (</w:t>
      </w:r>
      <w:proofErr w:type="spellStart"/>
      <w:r w:rsidRPr="007B522C">
        <w:rPr>
          <w:lang w:val="en-GB"/>
        </w:rPr>
        <w:t>Halemaʻumaʻu</w:t>
      </w:r>
      <w:proofErr w:type="spellEnd"/>
      <w:r w:rsidR="00CB6366">
        <w:rPr>
          <w:lang w:val="en-GB"/>
        </w:rPr>
        <w:t xml:space="preserve"> </w:t>
      </w:r>
      <w:r w:rsidRPr="007B522C">
        <w:rPr>
          <w:lang w:val="en-GB"/>
        </w:rPr>
        <w:t xml:space="preserve">at 1-2 km and </w:t>
      </w:r>
      <w:del w:id="348" w:author="Charlotte Devitre" w:date="2024-07-24T10:49:00Z" w16du:dateUtc="2024-07-24T17:49:00Z">
        <w:r w:rsidR="007C5202" w:rsidDel="004F2B3A">
          <w:rPr>
            <w:lang w:val="en-GB"/>
          </w:rPr>
          <w:delText>South-Caldera</w:delText>
        </w:r>
        <w:r w:rsidRPr="007B522C" w:rsidDel="004F2B3A">
          <w:rPr>
            <w:lang w:val="en-GB"/>
          </w:rPr>
          <w:delText xml:space="preserve"> </w:delText>
        </w:r>
      </w:del>
      <w:ins w:id="349" w:author="Charlotte Devitre" w:date="2024-07-24T10:50:00Z" w16du:dateUtc="2024-07-24T17:50:00Z">
        <w:r w:rsidR="004F2B3A">
          <w:rPr>
            <w:lang w:val="en-GB"/>
          </w:rPr>
          <w:t xml:space="preserve">South Caldera </w:t>
        </w:r>
      </w:ins>
      <w:r w:rsidRPr="007B522C">
        <w:rPr>
          <w:lang w:val="en-GB"/>
        </w:rPr>
        <w:t xml:space="preserve">at 3-5 km) at this volcano have been well constrained by various independent geophysical and petrological methods, including prior </w:t>
      </w:r>
      <w:r w:rsidR="004E38D9">
        <w:rPr>
          <w:lang w:val="en-GB"/>
        </w:rPr>
        <w:t>fluid</w:t>
      </w:r>
      <w:del w:id="350" w:author="Charlotte Devitre" w:date="2024-07-24T10:40:00Z" w16du:dateUtc="2024-07-24T17:40:00Z">
        <w:r w:rsidR="004E38D9" w:rsidDel="004F2B3A">
          <w:rPr>
            <w:lang w:val="en-GB"/>
          </w:rPr>
          <w:delText>-inclusion</w:delText>
        </w:r>
      </w:del>
      <w:ins w:id="351" w:author="Charlotte Devitre" w:date="2024-07-24T10:40:00Z" w16du:dateUtc="2024-07-24T17:40:00Z">
        <w:r w:rsidR="004F2B3A">
          <w:rPr>
            <w:lang w:val="en-GB"/>
          </w:rPr>
          <w:t xml:space="preserve"> inclusion</w:t>
        </w:r>
      </w:ins>
      <w:r w:rsidRPr="007B522C">
        <w:rPr>
          <w:lang w:val="en-GB"/>
        </w:rPr>
        <w:t xml:space="preserve"> barometry </w:t>
      </w:r>
      <w:r w:rsidRPr="007B522C">
        <w:rPr>
          <w:lang w:val="en-GB"/>
        </w:rPr>
        <w:fldChar w:fldCharType="begin"/>
      </w:r>
      <w:r w:rsidR="0073265F">
        <w:rPr>
          <w:lang w:val="en-GB"/>
        </w:rPr>
        <w:instrText xml:space="preserve"> ADDIN ZOTERO_ITEM CSL_CITATION {"citationID":"SUngdoX9","properties":{"formattedCitation":"(DeVitre and Wieser, 2024; Lerner {\\i{}et al.}, 2024)","plainCitation":"(DeVitre and Wieser, 2024; Lerner et al., 2024)","noteIndex":0},"citationItems":[{"id":"OQjauoEz/cWl4AKuJ","uris":["http://zotero.org/users/9451925/items/FWZK55EA"],"itemData":{"id":2108,"type":"article-journal","abstract":"Interpreting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OQjauoEz/u6rEYAmR","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3265F">
        <w:rPr>
          <w:rFonts w:ascii="Cambria Math" w:hAnsi="Cambria Math" w:cs="Cambria Math"/>
          <w:lang w:val="en-GB"/>
        </w:rPr>
        <w:instrText>∼</w:instrText>
      </w:r>
      <w:r w:rsidR="0073265F">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3265F">
        <w:rPr>
          <w:rFonts w:ascii="Cambria Math" w:hAnsi="Cambria Math" w:cs="Cambria Math"/>
          <w:lang w:val="en-GB"/>
        </w:rPr>
        <w:instrText>∼</w:instrText>
      </w:r>
      <w:r w:rsidR="0073265F">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Hawaiian Volcano Observatory (HVO) geologists on September 12 and mailed to UC Berkeley on September </w:t>
      </w:r>
      <w:r w:rsidRPr="007B522C">
        <w:rPr>
          <w:lang w:val="en-GB"/>
        </w:rPr>
        <w:lastRenderedPageBreak/>
        <w:t>15</w:t>
      </w:r>
      <w:r w:rsidRPr="007B522C">
        <w:rPr>
          <w:vertAlign w:val="superscript"/>
          <w:lang w:val="en-GB"/>
        </w:rPr>
        <w:t>th</w:t>
      </w:r>
      <w:r w:rsidRPr="007B522C">
        <w:rPr>
          <w:lang w:val="en-GB"/>
        </w:rPr>
        <w:t xml:space="preserve"> </w:t>
      </w:r>
      <w:r w:rsidR="000603F3">
        <w:rPr>
          <w:lang w:val="en-GB"/>
        </w:rPr>
        <w:t>(F</w:t>
      </w:r>
      <w:r>
        <w:rPr>
          <w:lang w:val="en-GB"/>
        </w:rPr>
        <w:t>ig. S1</w:t>
      </w:r>
      <w:r w:rsidRPr="007B522C">
        <w:rPr>
          <w:lang w:val="en-GB"/>
        </w:rPr>
        <w:t xml:space="preserve">). </w:t>
      </w:r>
      <w:r>
        <w:rPr>
          <w:lang w:val="en-GB"/>
        </w:rPr>
        <w:t>A schematic of the workflow and detailed timeline is available in the supplement (Fig. S1).</w:t>
      </w:r>
    </w:p>
    <w:p w14:paraId="5F28B084" w14:textId="225D45E9" w:rsidR="00B90F91" w:rsidRPr="007B522C" w:rsidRDefault="00B90F91" w:rsidP="00B90F91">
      <w:pPr>
        <w:pStyle w:val="Text"/>
        <w:spacing w:line="480" w:lineRule="auto"/>
        <w:jc w:val="both"/>
        <w:rPr>
          <w:lang w:val="en-GB"/>
        </w:rPr>
      </w:pPr>
      <w:r w:rsidRPr="007B522C">
        <w:rPr>
          <w:lang w:val="en-GB"/>
        </w:rPr>
        <w:t xml:space="preserve">Our simulation started on September 20 at 9 am PST (Day 1), the morning after sample receipt </w:t>
      </w:r>
      <w:r w:rsidR="000603F3">
        <w:rPr>
          <w:lang w:val="en-GB"/>
        </w:rPr>
        <w:t>(F</w:t>
      </w:r>
      <w:r>
        <w:rPr>
          <w:lang w:val="en-GB"/>
        </w:rPr>
        <w:t>ig. S1</w:t>
      </w:r>
      <w:r w:rsidRPr="007B522C">
        <w:rPr>
          <w:lang w:val="en-GB"/>
        </w:rPr>
        <w:t xml:space="preserve">). </w:t>
      </w:r>
      <w:r w:rsidRPr="007605F5">
        <w:rPr>
          <w:lang w:val="en-GB"/>
        </w:rPr>
        <w:t>We used a production-line</w:t>
      </w:r>
      <w:ins w:id="352" w:author="Charlotte Devitre" w:date="2024-07-24T10:58:00Z" w16du:dateUtc="2024-07-24T17:58:00Z">
        <w:r w:rsidR="00044509">
          <w:rPr>
            <w:lang w:val="en-GB"/>
          </w:rPr>
          <w:t>-</w:t>
        </w:r>
      </w:ins>
      <w:del w:id="353" w:author="Charlotte Devitre" w:date="2024-07-24T10:58:00Z" w16du:dateUtc="2024-07-24T17:58:00Z">
        <w:r w:rsidRPr="007605F5" w:rsidDel="00044509">
          <w:rPr>
            <w:lang w:val="en-GB"/>
          </w:rPr>
          <w:delText xml:space="preserve"> </w:delText>
        </w:r>
      </w:del>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del w:id="354" w:author="Charlotte Devitre" w:date="2024-07-24T10:40:00Z" w16du:dateUtc="2024-07-24T17:40:00Z">
        <w:r w:rsidR="004E38D9" w:rsidDel="004F2B3A">
          <w:rPr>
            <w:lang w:val="en-GB"/>
          </w:rPr>
          <w:delText>-inclusion</w:delText>
        </w:r>
      </w:del>
      <w:ins w:id="355" w:author="Charlotte Devitre" w:date="2024-07-24T10:40:00Z" w16du:dateUtc="2024-07-24T17:40:00Z">
        <w:r w:rsidR="004F2B3A">
          <w:rPr>
            <w:lang w:val="en-GB"/>
          </w:rPr>
          <w:t xml:space="preserve"> inclusion</w:t>
        </w:r>
      </w:ins>
      <w:r w:rsidRPr="007605F5">
        <w:rPr>
          <w:lang w:val="en-GB"/>
        </w:rPr>
        <w:t xml:space="preserve"> preparation, sample cataloguing,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crystals (size fractions 0.5-1 and 1-2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del w:id="356" w:author="Charlotte Devitre" w:date="2024-07-24T10:40:00Z" w16du:dateUtc="2024-07-24T17:40:00Z">
        <w:r w:rsidR="004E38D9" w:rsidDel="004F2B3A">
          <w:rPr>
            <w:lang w:val="en-GB"/>
          </w:rPr>
          <w:delText>-inclusion</w:delText>
        </w:r>
      </w:del>
      <w:ins w:id="357" w:author="Charlotte Devitre" w:date="2024-07-24T10:40:00Z" w16du:dateUtc="2024-07-24T17:40:00Z">
        <w:r w:rsidR="004F2B3A">
          <w:rPr>
            <w:lang w:val="en-GB"/>
          </w:rPr>
          <w:t xml:space="preserve"> inclusion</w:t>
        </w:r>
      </w:ins>
      <w:r w:rsidR="004E38D9">
        <w:rPr>
          <w:lang w:val="en-GB"/>
        </w:rPr>
        <w:t>s</w:t>
      </w:r>
      <w:r w:rsidRPr="007B522C">
        <w:rPr>
          <w:lang w:val="en-GB"/>
        </w:rPr>
        <w:t xml:space="preserve">. By </w:t>
      </w:r>
      <w:r>
        <w:rPr>
          <w:lang w:val="en-GB"/>
        </w:rPr>
        <w:t>~</w:t>
      </w:r>
      <w:r w:rsidRPr="007B522C">
        <w:rPr>
          <w:lang w:val="en-GB"/>
        </w:rPr>
        <w:t>2 pm PST, we collected our first Raman spectra</w:t>
      </w:r>
      <w:r>
        <w:rPr>
          <w:lang w:val="en-GB"/>
        </w:rPr>
        <w:t>, and b</w:t>
      </w:r>
      <w:r w:rsidRPr="007B522C">
        <w:rPr>
          <w:lang w:val="en-GB"/>
        </w:rPr>
        <w:t xml:space="preserve">y ~7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del w:id="358" w:author="Charlotte Devitre" w:date="2024-07-24T10:40:00Z" w16du:dateUtc="2024-07-24T17:40:00Z">
        <w:r w:rsidR="004E38D9" w:rsidDel="004F2B3A">
          <w:rPr>
            <w:lang w:val="en-GB"/>
          </w:rPr>
          <w:delText>-inclusion</w:delText>
        </w:r>
      </w:del>
      <w:ins w:id="359" w:author="Charlotte Devitre" w:date="2024-07-24T10:40:00Z" w16du:dateUtc="2024-07-24T17:40:00Z">
        <w:r w:rsidR="004F2B3A">
          <w:rPr>
            <w:lang w:val="en-GB"/>
          </w:rPr>
          <w:t xml:space="preserve"> inclusion</w:t>
        </w:r>
      </w:ins>
      <w:r w:rsidR="004E38D9">
        <w:rPr>
          <w:lang w:val="en-GB"/>
        </w:rPr>
        <w:t>s</w:t>
      </w:r>
      <w:r w:rsidRPr="007B522C">
        <w:rPr>
          <w:lang w:val="en-GB"/>
        </w:rPr>
        <w:t xml:space="preserve"> using a </w:t>
      </w:r>
      <w:ins w:id="360" w:author="Charlotte Devitre" w:date="2024-07-24T10:58:00Z" w16du:dateUtc="2024-07-24T17:58:00Z">
        <w:r w:rsidR="00044509">
          <w:rPr>
            <w:lang w:val="en-GB"/>
          </w:rPr>
          <w:t>previously established</w:t>
        </w:r>
      </w:ins>
      <w:ins w:id="361" w:author="Charlotte Devitre" w:date="2024-07-24T10:59:00Z" w16du:dateUtc="2024-07-24T17:59:00Z">
        <w:r w:rsidR="00044509">
          <w:rPr>
            <w:lang w:val="en-GB"/>
          </w:rPr>
          <w:t xml:space="preserve"> instrument-specific </w:t>
        </w:r>
      </w:ins>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r w:rsidR="0073265F">
        <w:rPr>
          <w:lang w:val="en-GB"/>
        </w:rPr>
        <w:instrText xml:space="preserve"> ADDIN ZOTERO_ITEM CSL_CITATION {"citationID":"mjzUYxpE","properties":{"formattedCitation":"(DeVitre {\\i{}et al.}, 2021; DeVitre and Wieser, 2024)","plainCitation":"(DeVitre et al., 2021; DeVitre and Wieser, 2024)","noteIndex":0},"citationItems":[{"id":"OQjauoEz/edLB1qYv","uris":["http://zotero.org/users/9451925/items/2A38GRRP"],"itemData":{"id":291,"type":"article-journal","abstract":"Fluid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xml:space="preserve">. </w:t>
      </w:r>
      <w:ins w:id="362" w:author="Charlotte Devitre" w:date="2024-07-24T11:05:00Z" w16du:dateUtc="2024-07-24T18:05:00Z">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ins>
      <w:ins w:id="363" w:author="Charlotte Devitre" w:date="2024-07-24T11:06:00Z" w16du:dateUtc="2024-07-24T18:06:00Z">
        <w:del w:id="364" w:author="Penny Wieser" w:date="2024-07-29T14:24:00Z" w16du:dateUtc="2024-07-29T21:24:00Z">
          <w:r w:rsidR="00B55169" w:rsidDel="00AA17DA">
            <w:rPr>
              <w:lang w:val="en-GB"/>
            </w:rPr>
            <w:delText xml:space="preserve">daily </w:delText>
          </w:r>
        </w:del>
      </w:ins>
      <w:ins w:id="365" w:author="Charlotte Devitre" w:date="2024-07-24T11:05:00Z" w16du:dateUtc="2024-07-24T18:05:00Z">
        <w:del w:id="366" w:author="Penny Wieser" w:date="2024-07-29T14:24:00Z" w16du:dateUtc="2024-07-29T21:24:00Z">
          <w:r w:rsidR="00B55169" w:rsidDel="00AA17DA">
            <w:rPr>
              <w:lang w:val="en-GB"/>
            </w:rPr>
            <w:delText>data-to-results</w:delText>
          </w:r>
        </w:del>
      </w:ins>
      <w:ins w:id="367" w:author="Penny Wieser" w:date="2024-07-29T14:24:00Z" w16du:dateUtc="2024-07-29T21:24:00Z">
        <w:r w:rsidR="00AA17DA">
          <w:rPr>
            <w:lang w:val="en-GB"/>
          </w:rPr>
          <w:t>conversion of raw spectr</w:t>
        </w:r>
      </w:ins>
      <w:ins w:id="368" w:author="Penny Wieser" w:date="2024-07-29T14:25:00Z" w16du:dateUtc="2024-07-29T21:25:00Z">
        <w:r w:rsidR="00AA17DA">
          <w:rPr>
            <w:lang w:val="en-GB"/>
          </w:rPr>
          <w:t>a to CO</w:t>
        </w:r>
        <w:r w:rsidR="00AA17DA" w:rsidRPr="00AA17DA">
          <w:rPr>
            <w:vertAlign w:val="subscript"/>
            <w:lang w:val="en-GB"/>
            <w:rPrChange w:id="369" w:author="Penny Wieser" w:date="2024-07-29T14:25:00Z" w16du:dateUtc="2024-07-29T21:25:00Z">
              <w:rPr>
                <w:lang w:val="en-GB"/>
              </w:rPr>
            </w:rPrChange>
          </w:rPr>
          <w:t>2</w:t>
        </w:r>
        <w:r w:rsidR="00AA17DA">
          <w:rPr>
            <w:lang w:val="en-GB"/>
          </w:rPr>
          <w:t xml:space="preserve"> densities within </w:t>
        </w:r>
      </w:ins>
      <w:ins w:id="370" w:author="Charlotte Devitre" w:date="2024-07-24T11:05:00Z" w16du:dateUtc="2024-07-24T18:05:00Z">
        <w:del w:id="371" w:author="Penny Wieser" w:date="2024-07-29T14:25:00Z" w16du:dateUtc="2024-07-29T21:25:00Z">
          <w:r w:rsidR="00B55169" w:rsidDel="00AA17DA">
            <w:rPr>
              <w:lang w:val="en-GB"/>
            </w:rPr>
            <w:delText xml:space="preserve"> turnaround of </w:delText>
          </w:r>
        </w:del>
        <w:r w:rsidR="00B55169">
          <w:rPr>
            <w:lang w:val="en-GB"/>
          </w:rPr>
          <w:t xml:space="preserve">~15 minutes. </w:t>
        </w:r>
      </w:ins>
      <w:del w:id="372" w:author="Charlotte Devitre" w:date="2024-07-24T11:05:00Z" w16du:dateUtc="2024-07-24T18:05:00Z">
        <w:r w:rsidDel="00B55169">
          <w:rPr>
            <w:lang w:val="en-GB"/>
          </w:rPr>
          <w:delText>We calculated pressures</w:delText>
        </w:r>
      </w:del>
      <w:ins w:id="373" w:author="Charlotte Devitre" w:date="2024-07-24T11:05:00Z" w16du:dateUtc="2024-07-24T18:05:00Z">
        <w:r w:rsidR="00B55169">
          <w:rPr>
            <w:lang w:val="en-GB"/>
          </w:rPr>
          <w:t>Pressures were calculated</w:t>
        </w:r>
      </w:ins>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73265F">
        <w:rPr>
          <w:lang w:val="en-GB"/>
        </w:rPr>
        <w:instrText xml:space="preserve"> ADDIN ZOTERO_ITEM CSL_CITATION {"citationID":"fDRa8gZ3","properties":{"formattedCitation":"(Span &amp; Wagner, 1996)","plainCitation":"(Span &amp; Wagner, 1996)","dontUpdate":true,"noteIndex":0},"citationItems":[{"id":"OQjauoEz/AdjOkUeh","uris":["http://zotero.org/users/9451925/items/5XFZMXIB"],"itemData":{"id":366,"type":"article-journal","container-title":"Journal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ins w:id="374" w:author="Charlotte Devitre" w:date="2024-07-24T11:05:00Z" w16du:dateUtc="2024-07-24T18:05:00Z">
        <w:r w:rsidR="00B55169">
          <w:t xml:space="preserve"> implemented in </w:t>
        </w:r>
        <w:proofErr w:type="spellStart"/>
        <w:r w:rsidR="00B55169">
          <w:t>DiadFit</w:t>
        </w:r>
      </w:ins>
      <w:proofErr w:type="spellEnd"/>
      <w:r w:rsidRPr="007B522C">
        <w:rPr>
          <w:lang w:val="en-GB"/>
        </w:rPr>
        <w:t xml:space="preserve">. </w:t>
      </w:r>
      <w:del w:id="375" w:author="Charlotte Devitre" w:date="2024-07-24T11:05:00Z" w16du:dateUtc="2024-07-24T18:05:00Z">
        <w:r w:rsidR="00C25238" w:rsidDel="00B55169">
          <w:rPr>
            <w:lang w:val="en-GB"/>
          </w:rPr>
          <w:fldChar w:fldCharType="begin"/>
        </w:r>
        <w:r w:rsidR="00B55169" w:rsidDel="00B55169">
          <w:rPr>
            <w:lang w:val="en-GB"/>
          </w:rPr>
          <w:del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delInstrText>
        </w:r>
        <w:r w:rsidR="00C25238" w:rsidDel="00B55169">
          <w:rPr>
            <w:lang w:val="en-GB"/>
          </w:rPr>
          <w:fldChar w:fldCharType="separate"/>
        </w:r>
        <w:r w:rsidR="00B55169" w:rsidDel="00B55169">
          <w:rPr>
            <w:noProof/>
            <w:lang w:val="en-GB"/>
          </w:rPr>
          <w:delText>(Wieser and DeVitre, 2024)</w:delText>
        </w:r>
        <w:r w:rsidR="00C25238" w:rsidDel="00B55169">
          <w:rPr>
            <w:lang w:val="en-GB"/>
          </w:rPr>
          <w:fldChar w:fldCharType="end"/>
        </w:r>
      </w:del>
      <w:r w:rsidRPr="007B522C">
        <w:rPr>
          <w:lang w:val="en-GB"/>
        </w:rPr>
        <w:t xml:space="preserve">At the time of our simulation, </w:t>
      </w:r>
      <w:r>
        <w:rPr>
          <w:lang w:val="en-GB"/>
        </w:rPr>
        <w:t xml:space="preserve">it was challenging to perform </w:t>
      </w:r>
      <w:r w:rsidRPr="007B522C">
        <w:rPr>
          <w:lang w:val="en-GB"/>
        </w:rPr>
        <w:t>EOS calculations considering the possible presence of H</w:t>
      </w:r>
      <w:r w:rsidRPr="007B522C">
        <w:rPr>
          <w:vertAlign w:val="subscript"/>
          <w:lang w:val="en-GB"/>
        </w:rPr>
        <w:t>2</w:t>
      </w:r>
      <w:r w:rsidRPr="007B522C">
        <w:rPr>
          <w:lang w:val="en-GB"/>
        </w:rPr>
        <w:t xml:space="preserve">O in the exsolved fluid </w:t>
      </w:r>
      <w:r>
        <w:rPr>
          <w:lang w:val="en-GB"/>
        </w:rPr>
        <w:t>due to</w:t>
      </w:r>
      <w:r w:rsidRPr="007B522C">
        <w:rPr>
          <w:lang w:val="en-GB"/>
        </w:rPr>
        <w:t xml:space="preserve"> a lack of publicly available software </w:t>
      </w:r>
      <w:r>
        <w:rPr>
          <w:lang w:val="en-GB"/>
        </w:rPr>
        <w:t>running</w:t>
      </w:r>
      <w:r w:rsidRPr="007B522C">
        <w:rPr>
          <w:lang w:val="en-GB"/>
        </w:rPr>
        <w:t xml:space="preserve"> on modern operating systems. However, recent work </w:t>
      </w:r>
      <w:r>
        <w:rPr>
          <w:lang w:val="en-GB"/>
        </w:rPr>
        <w:t xml:space="preserve">by </w:t>
      </w:r>
      <w:r w:rsidRPr="007B522C">
        <w:rPr>
          <w:lang w:val="en-GB"/>
        </w:rPr>
        <w:fldChar w:fldCharType="begin"/>
      </w:r>
      <w:r w:rsidR="0073265F">
        <w:rPr>
          <w:lang w:val="en-GB"/>
        </w:rPr>
        <w:instrText xml:space="preserve"> ADDIN ZOTERO_ITEM CSL_CITATION {"citationID":"g54qIx3Y","properties":{"formattedCitation":"(Yoshimura, 2023)","plainCitation":"(Yoshimura, 2023)","dontUpdate":true,"noteIndex":0},"citationItems":[{"id":"OQjauoEz/IrLh8SIw","uris":["http://zotero.org/users/9451925/items/LWKJEA2L"],"itemData":{"id":2121,"type":"article-journal","abstract":"H2O-CO2-dominated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3265F">
        <w:rPr>
          <w:rFonts w:ascii="Cambria Math" w:hAnsi="Cambria Math" w:cs="Cambria Math"/>
          <w:lang w:val="en-GB"/>
        </w:rPr>
        <w:instrText>∼</w:instrText>
      </w:r>
      <w:r w:rsidR="0073265F">
        <w:rPr>
          <w:lang w:val="en-GB"/>
        </w:rPr>
        <w:instrText xml:space="preserve"> 2573 K and </w:instrText>
      </w:r>
      <w:r w:rsidR="0073265F">
        <w:rPr>
          <w:rFonts w:ascii="Cambria Math" w:hAnsi="Cambria Math" w:cs="Cambria Math"/>
          <w:lang w:val="en-GB"/>
        </w:rPr>
        <w:instrText>∼</w:instrText>
      </w:r>
      <w:r w:rsidR="0073265F">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H</w:t>
      </w:r>
      <w:r w:rsidRPr="007B522C">
        <w:rPr>
          <w:vertAlign w:val="subscript"/>
          <w:lang w:val="en-GB"/>
        </w:rPr>
        <w:t>2</w:t>
      </w:r>
      <w:r w:rsidRPr="007B522C">
        <w:rPr>
          <w:lang w:val="en-GB"/>
        </w:rPr>
        <w:t>O-CO</w:t>
      </w:r>
      <w:r w:rsidRPr="007B522C">
        <w:rPr>
          <w:vertAlign w:val="subscript"/>
          <w:lang w:val="en-GB"/>
        </w:rPr>
        <w:t>2</w:t>
      </w:r>
      <w:r w:rsidRPr="007B522C">
        <w:rPr>
          <w:lang w:val="en-GB"/>
        </w:rPr>
        <w:t xml:space="preserve"> EOS of </w:t>
      </w:r>
      <w:r w:rsidRPr="007B522C">
        <w:rPr>
          <w:lang w:val="en-GB"/>
        </w:rPr>
        <w:fldChar w:fldCharType="begin"/>
      </w:r>
      <w:r w:rsidR="0073265F">
        <w:rPr>
          <w:lang w:val="en-GB"/>
        </w:rPr>
        <w:instrText xml:space="preserve"> ADDIN ZOTERO_ITEM CSL_CITATION {"citationID":"qqvJgTw3","properties":{"formattedCitation":"(Duan &amp; Zhang, 2006)","plainCitation":"(Duan &amp; Zhang, 2006)","dontUpdate":true,"noteIndex":0},"citationItems":[{"id":"OQjauoEz/GhxM3jsR","uris":["http://zotero.org/users/9451925/items/9JSAYSEV"],"itemData":{"id":2058,"type":"article-journal","abstract":"Based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Pr>
          <w:lang w:val="en-GB"/>
        </w:rPr>
        <w:t>provided</w:t>
      </w:r>
      <w:r w:rsidRPr="007B522C">
        <w:rPr>
          <w:lang w:val="en-GB"/>
        </w:rPr>
        <w:t xml:space="preserve"> open-source C code </w:t>
      </w:r>
      <w:r>
        <w:rPr>
          <w:lang w:val="en-GB"/>
        </w:rPr>
        <w:t>meaning that</w:t>
      </w:r>
      <w:r w:rsidRPr="007B522C">
        <w:rPr>
          <w:lang w:val="en-GB"/>
        </w:rPr>
        <w:t xml:space="preserve"> </w:t>
      </w:r>
      <w:r>
        <w:rPr>
          <w:lang w:val="en-GB"/>
        </w:rPr>
        <w:t>such</w:t>
      </w:r>
      <w:r w:rsidRPr="007B522C">
        <w:rPr>
          <w:lang w:val="en-GB"/>
        </w:rPr>
        <w:t xml:space="preserve"> calculations can be now be performed in </w:t>
      </w:r>
      <w:proofErr w:type="spellStart"/>
      <w:r w:rsidRPr="007B522C">
        <w:rPr>
          <w:lang w:val="en-GB"/>
        </w:rPr>
        <w:t>DiadFit</w:t>
      </w:r>
      <w:proofErr w:type="spellEnd"/>
      <w:r w:rsidRPr="007B522C">
        <w:rPr>
          <w:lang w:val="en-GB"/>
        </w:rPr>
        <w:t xml:space="preserve">. 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w:t>
      </w:r>
      <w:r w:rsidR="00834561">
        <w:rPr>
          <w:lang w:val="en-GB"/>
        </w:rPr>
        <w:t>melt</w:t>
      </w:r>
      <w:del w:id="376" w:author="Charlotte Devitre" w:date="2024-07-24T10:40:00Z" w16du:dateUtc="2024-07-24T17:40:00Z">
        <w:r w:rsidR="00834561" w:rsidDel="004F2B3A">
          <w:rPr>
            <w:lang w:val="en-GB"/>
          </w:rPr>
          <w:delText>-inclusion</w:delText>
        </w:r>
      </w:del>
      <w:ins w:id="377" w:author="Charlotte Devitre" w:date="2024-07-24T10:40:00Z" w16du:dateUtc="2024-07-24T17:40:00Z">
        <w:r w:rsidR="004F2B3A">
          <w:rPr>
            <w:lang w:val="en-GB"/>
          </w:rPr>
          <w:t xml:space="preserve"> inclusion</w:t>
        </w:r>
      </w:ins>
      <w:r w:rsidRPr="007B522C">
        <w:rPr>
          <w:lang w:val="en-GB"/>
        </w:rPr>
        <w:t xml:space="preserve"> data at Kīlauea </w:t>
      </w:r>
      <w:r w:rsidRPr="007B522C">
        <w:rPr>
          <w:lang w:val="en-GB"/>
        </w:rPr>
        <w:fldChar w:fldCharType="begin"/>
      </w:r>
      <w:r w:rsidR="0073265F">
        <w:rPr>
          <w:lang w:val="en-GB"/>
        </w:rPr>
        <w:instrText xml:space="preserve"> ADDIN ZOTERO_ITEM CSL_CITATION {"citationID":"pM6NvpPH","properties":{"formattedCitation":"(Wieser {\\i{}et al.}, 2021; DeVitre and Wieser, 2024)","plainCitation":"(Wieser et al., 2021; DeVitre and Wieser, 2024)","noteIndex":0},"citationItems":[{"id":"OQjauoEz/cWl4AKuJ","uris":["http://zotero.org/users/9451925/items/FWZK55EA"],"itemData":{"id":2108,"type":"article-journal","abstract":"Interpreting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OQjauoEz/PWQdAVhw","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3265F">
        <w:rPr>
          <w:rFonts w:ascii="Cambria Math" w:hAnsi="Cambria Math" w:cs="Cambria Math"/>
          <w:lang w:val="en-GB"/>
        </w:rPr>
        <w:instrText>∼</w:instrText>
      </w:r>
      <w:r w:rsidR="0073265F">
        <w:rPr>
          <w:lang w:val="en-GB"/>
        </w:rPr>
        <w:instrText>2-km depth), while many high-Fo olivines (&gt;Fo81.5; far from equilibrium with their carrier melts) crystallized within the South Caldera reservoir (</w:instrText>
      </w:r>
      <w:r w:rsidR="0073265F">
        <w:rPr>
          <w:rFonts w:ascii="Cambria Math" w:hAnsi="Cambria Math" w:cs="Cambria Math"/>
          <w:lang w:val="en-GB"/>
        </w:rPr>
        <w:instrText>∼</w:instrText>
      </w:r>
      <w:r w:rsidR="0073265F">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xml:space="preserve">, calculated pressures would be ~10% higher than originally reported to HVO if the </w:t>
      </w:r>
      <w:del w:id="378" w:author="Charlotte Devitre" w:date="2024-07-24T14:25:00Z" w16du:dateUtc="2024-07-24T21:25:00Z">
        <w:r w:rsidRPr="007B522C" w:rsidDel="001157FC">
          <w:rPr>
            <w:lang w:val="en-GB"/>
          </w:rPr>
          <w:delText xml:space="preserve"> </w:delText>
        </w:r>
      </w:del>
      <w:r w:rsidRPr="007B522C">
        <w:rPr>
          <w:lang w:val="en-GB"/>
        </w:rPr>
        <w:t>CO</w:t>
      </w:r>
      <w:r w:rsidRPr="007B522C">
        <w:rPr>
          <w:vertAlign w:val="subscript"/>
          <w:lang w:val="en-GB"/>
        </w:rPr>
        <w:t>2</w:t>
      </w:r>
      <w:r w:rsidRPr="007B522C">
        <w:rPr>
          <w:lang w:val="en-GB"/>
        </w:rPr>
        <w:t>-H</w:t>
      </w:r>
      <w:r w:rsidRPr="007B522C">
        <w:rPr>
          <w:vertAlign w:val="subscript"/>
          <w:lang w:val="en-GB"/>
        </w:rPr>
        <w:t>2</w:t>
      </w:r>
      <w:r w:rsidRPr="007B522C">
        <w:rPr>
          <w:lang w:val="en-GB"/>
        </w:rPr>
        <w:t xml:space="preserve">O EOS had </w:t>
      </w:r>
      <w:r w:rsidRPr="007B522C">
        <w:rPr>
          <w:lang w:val="en-GB"/>
        </w:rPr>
        <w:lastRenderedPageBreak/>
        <w:t>been used</w:t>
      </w:r>
      <w:r>
        <w:rPr>
          <w:lang w:val="en-GB"/>
        </w:rPr>
        <w:t xml:space="preserve"> </w:t>
      </w:r>
      <w:r w:rsidR="000603F3">
        <w:rPr>
          <w:lang w:val="en-GB"/>
        </w:rPr>
        <w:t>(F</w:t>
      </w:r>
      <w:r>
        <w:rPr>
          <w:lang w:val="en-GB"/>
        </w:rPr>
        <w:t>ig. 2</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proofErr w:type="spellStart"/>
      <w:r w:rsidR="00CB6366">
        <w:rPr>
          <w:lang w:val="en-GB"/>
        </w:rPr>
        <w:t>Halemaʻumaʻu</w:t>
      </w:r>
      <w:proofErr w:type="spellEnd"/>
      <w:r w:rsidRPr="007B522C">
        <w:rPr>
          <w:lang w:val="en-GB"/>
        </w:rPr>
        <w:t xml:space="preserve"> and </w:t>
      </w:r>
      <w:del w:id="379" w:author="Charlotte Devitre" w:date="2024-07-24T10:49:00Z" w16du:dateUtc="2024-07-24T17:49:00Z">
        <w:r w:rsidR="007C5202" w:rsidDel="004F2B3A">
          <w:rPr>
            <w:lang w:val="en-GB"/>
          </w:rPr>
          <w:delText>South-Caldera</w:delText>
        </w:r>
        <w:r w:rsidRPr="007B522C" w:rsidDel="004F2B3A">
          <w:rPr>
            <w:lang w:val="en-GB"/>
          </w:rPr>
          <w:delText xml:space="preserve"> </w:delText>
        </w:r>
      </w:del>
      <w:ins w:id="380" w:author="Charlotte Devitre" w:date="2024-07-24T10:50:00Z" w16du:dateUtc="2024-07-24T17:50:00Z">
        <w:r w:rsidR="004F2B3A">
          <w:rPr>
            <w:lang w:val="en-GB"/>
          </w:rPr>
          <w:t xml:space="preserve">South Caldera </w:t>
        </w:r>
      </w:ins>
      <w:r w:rsidRPr="007B522C">
        <w:rPr>
          <w:lang w:val="en-GB"/>
        </w:rPr>
        <w:t xml:space="preserve">reservoir. </w:t>
      </w:r>
    </w:p>
    <w:p w14:paraId="3708A580" w14:textId="77777777" w:rsidR="00B90F91" w:rsidRPr="007B522C" w:rsidRDefault="00B90F91" w:rsidP="00B90F91">
      <w:pPr>
        <w:pStyle w:val="Text"/>
        <w:spacing w:line="480" w:lineRule="auto"/>
        <w:ind w:firstLine="0"/>
        <w:jc w:val="both"/>
        <w:rPr>
          <w:lang w:val="en-GB"/>
        </w:rPr>
      </w:pPr>
    </w:p>
    <w:p w14:paraId="61C1E867" w14:textId="77777777"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22EC0473" w:rsidR="00B90F91" w:rsidRPr="007B522C" w:rsidRDefault="00B90F91" w:rsidP="00612DF3">
      <w:pPr>
        <w:pStyle w:val="Text"/>
        <w:spacing w:line="480" w:lineRule="auto"/>
        <w:jc w:val="both"/>
        <w:rPr>
          <w:b/>
        </w:rPr>
      </w:pPr>
      <w:r w:rsidRPr="007B522C">
        <w:rPr>
          <w:b/>
          <w:i/>
          <w:iCs/>
        </w:rPr>
        <w:t xml:space="preserve">Figure </w:t>
      </w:r>
      <w:r>
        <w:rPr>
          <w:b/>
          <w:i/>
          <w:iCs/>
        </w:rPr>
        <w:t>2</w:t>
      </w:r>
      <w:r w:rsidRPr="007B522C">
        <w:rPr>
          <w:b/>
          <w:i/>
          <w:iCs/>
        </w:rPr>
        <w:t>.</w:t>
      </w:r>
      <w:r w:rsidRPr="007B522C">
        <w:rPr>
          <w:b/>
          <w:i/>
          <w:iCs/>
          <w:lang w:val="en-GB"/>
        </w:rPr>
        <w:t xml:space="preserve"> Evolution of results over 4 days. </w:t>
      </w:r>
      <w:r w:rsidRPr="007B522C">
        <w:rPr>
          <w:i/>
          <w:iCs/>
          <w:lang w:val="en-GB"/>
        </w:rPr>
        <w:t xml:space="preserve">a) Schematic model of </w:t>
      </w:r>
      <w:proofErr w:type="spellStart"/>
      <w:r w:rsidRPr="007B522C">
        <w:rPr>
          <w:i/>
          <w:iCs/>
          <w:lang w:val="en-GB"/>
        </w:rPr>
        <w:t>Kīlauea’s</w:t>
      </w:r>
      <w:proofErr w:type="spellEnd"/>
      <w:r w:rsidRPr="007B522C">
        <w:rPr>
          <w:i/>
          <w:iCs/>
          <w:lang w:val="en-GB"/>
        </w:rPr>
        <w:t xml:space="preserve"> plumbing system, indicating reservoir depths (</w:t>
      </w:r>
      <w:r w:rsidR="00CB6366">
        <w:rPr>
          <w:i/>
          <w:iCs/>
          <w:lang w:val="en-GB"/>
        </w:rPr>
        <w:t xml:space="preserve">HMM = </w:t>
      </w:r>
      <w:proofErr w:type="spellStart"/>
      <w:r w:rsidRPr="007B522C">
        <w:rPr>
          <w:i/>
          <w:iCs/>
          <w:lang w:val="en-GB"/>
        </w:rPr>
        <w:t>Halemaʻumaʻu</w:t>
      </w:r>
      <w:proofErr w:type="spellEnd"/>
      <w:r w:rsidRPr="007B522C">
        <w:rPr>
          <w:i/>
          <w:iCs/>
          <w:lang w:val="en-GB"/>
        </w:rPr>
        <w:t xml:space="preserve">; SC </w:t>
      </w:r>
      <w:r w:rsidR="00CB6366">
        <w:rPr>
          <w:i/>
          <w:iCs/>
          <w:lang w:val="en-GB"/>
        </w:rPr>
        <w:t xml:space="preserve">= </w:t>
      </w:r>
      <w:r w:rsidR="007C5202">
        <w:rPr>
          <w:i/>
          <w:iCs/>
          <w:lang w:val="en-GB"/>
        </w:rPr>
        <w:t>South-Caldera</w:t>
      </w:r>
      <w:r w:rsidRPr="007B522C">
        <w:rPr>
          <w:i/>
          <w:iCs/>
          <w:lang w:val="en-GB"/>
        </w:rPr>
        <w:t xml:space="preserve">). b) Day 1 </w:t>
      </w:r>
      <w:r w:rsidR="004E38D9">
        <w:rPr>
          <w:i/>
          <w:iCs/>
          <w:lang w:val="en-GB"/>
        </w:rPr>
        <w:t>fluid</w:t>
      </w:r>
      <w:del w:id="381" w:author="Charlotte Devitre" w:date="2024-07-24T10:40:00Z" w16du:dateUtc="2024-07-24T17:40:00Z">
        <w:r w:rsidR="004E38D9" w:rsidDel="004F2B3A">
          <w:rPr>
            <w:i/>
            <w:iCs/>
            <w:lang w:val="en-GB"/>
          </w:rPr>
          <w:delText>-inclusion</w:delText>
        </w:r>
      </w:del>
      <w:ins w:id="382" w:author="Charlotte Devitre" w:date="2024-07-24T10:40:00Z" w16du:dateUtc="2024-07-24T17:40:00Z">
        <w:r w:rsidR="004F2B3A">
          <w:rPr>
            <w:i/>
            <w:iCs/>
            <w:lang w:val="en-GB"/>
          </w:rPr>
          <w:t xml:space="preserve"> inclusion</w:t>
        </w:r>
      </w:ins>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proofErr w:type="spellStart"/>
      <w:r w:rsidR="00CB6366">
        <w:rPr>
          <w:i/>
          <w:iCs/>
          <w:lang w:val="en-GB"/>
        </w:rPr>
        <w:t>Halemaʻumaʻu</w:t>
      </w:r>
      <w:proofErr w:type="spellEnd"/>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del w:id="383" w:author="Charlotte Devitre" w:date="2024-07-24T10:40:00Z" w16du:dateUtc="2024-07-24T17:40:00Z">
        <w:r w:rsidR="004E38D9" w:rsidDel="004F2B3A">
          <w:rPr>
            <w:bCs/>
            <w:i/>
            <w:iCs/>
            <w:lang w:val="en-GB"/>
          </w:rPr>
          <w:delText>-inclusion</w:delText>
        </w:r>
      </w:del>
      <w:ins w:id="384" w:author="Charlotte Devitre" w:date="2024-07-24T10:40:00Z" w16du:dateUtc="2024-07-24T17:40:00Z">
        <w:r w:rsidR="004F2B3A">
          <w:rPr>
            <w:bCs/>
            <w:i/>
            <w:iCs/>
            <w:lang w:val="en-GB"/>
          </w:rPr>
          <w:t xml:space="preserve"> inclusion</w:t>
        </w:r>
      </w:ins>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del w:id="385" w:author="Charlotte Devitre" w:date="2024-07-24T10:40:00Z" w16du:dateUtc="2024-07-24T17:40:00Z">
        <w:r w:rsidR="004E38D9" w:rsidDel="004F2B3A">
          <w:rPr>
            <w:bCs/>
            <w:i/>
            <w:iCs/>
            <w:lang w:val="en-GB"/>
          </w:rPr>
          <w:delText>-inclusion</w:delText>
        </w:r>
      </w:del>
      <w:ins w:id="386" w:author="Charlotte Devitre" w:date="2024-07-24T10:40:00Z" w16du:dateUtc="2024-07-24T17:40:00Z">
        <w:r w:rsidR="004F2B3A">
          <w:rPr>
            <w:bCs/>
            <w:i/>
            <w:iCs/>
            <w:lang w:val="en-GB"/>
          </w:rPr>
          <w:t xml:space="preserve"> inclusion</w:t>
        </w:r>
      </w:ins>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del w:id="387" w:author="Charlotte Devitre" w:date="2024-07-24T10:40:00Z" w16du:dateUtc="2024-07-24T17:40:00Z">
        <w:r w:rsidR="00612DF3" w:rsidDel="004F2B3A">
          <w:rPr>
            <w:i/>
            <w:iCs/>
          </w:rPr>
          <w:delText>-inclusion</w:delText>
        </w:r>
      </w:del>
      <w:ins w:id="388" w:author="Charlotte Devitre" w:date="2024-07-24T10:40:00Z" w16du:dateUtc="2024-07-24T17:40:00Z">
        <w:r w:rsidR="004F2B3A">
          <w:rPr>
            <w:i/>
            <w:iCs/>
          </w:rPr>
          <w:t xml:space="preserve"> inclusion</w:t>
        </w:r>
      </w:ins>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ins w:id="389" w:author="Charlotte Devitre" w:date="2024-07-24T15:40:00Z" w16du:dateUtc="2024-07-24T22:40:00Z">
        <w:r w:rsidR="00EA6185">
          <w:rPr>
            <w:i/>
            <w:iCs/>
          </w:rPr>
          <w:t>L</w:t>
        </w:r>
      </w:ins>
      <w:del w:id="390" w:author="Charlotte Devitre" w:date="2024-07-24T15:40:00Z" w16du:dateUtc="2024-07-24T22:40:00Z">
        <w:r w:rsidRPr="007B522C" w:rsidDel="00EA6185">
          <w:rPr>
            <w:i/>
            <w:iCs/>
          </w:rPr>
          <w:delText>l</w:delText>
        </w:r>
      </w:del>
      <w:r w:rsidRPr="007B522C">
        <w:rPr>
          <w:i/>
          <w:iCs/>
        </w:rPr>
        <w:t xml:space="preserve">ower East Rift Zone (LERZ) eruption, which required a contribution from the </w:t>
      </w:r>
      <w:del w:id="391" w:author="Charlotte Devitre" w:date="2024-07-24T10:49:00Z" w16du:dateUtc="2024-07-24T17:49:00Z">
        <w:r w:rsidR="007C5202" w:rsidDel="004F2B3A">
          <w:rPr>
            <w:i/>
            <w:iCs/>
          </w:rPr>
          <w:delText>South-Caldera</w:delText>
        </w:r>
        <w:r w:rsidRPr="007B522C" w:rsidDel="004F2B3A">
          <w:rPr>
            <w:i/>
            <w:iCs/>
          </w:rPr>
          <w:delText xml:space="preserve"> </w:delText>
        </w:r>
      </w:del>
      <w:ins w:id="392" w:author="Charlotte Devitre" w:date="2024-07-24T10:50:00Z" w16du:dateUtc="2024-07-24T17:50:00Z">
        <w:r w:rsidR="004F2B3A">
          <w:rPr>
            <w:i/>
            <w:iCs/>
          </w:rPr>
          <w:t xml:space="preserve">South Caldera </w:t>
        </w:r>
      </w:ins>
      <w:r w:rsidRPr="007B522C">
        <w:rPr>
          <w:i/>
          <w:iCs/>
        </w:rPr>
        <w:t xml:space="preserve">reservoir </w:t>
      </w:r>
      <w:r w:rsidRPr="007B522C">
        <w:rPr>
          <w:i/>
          <w:iCs/>
        </w:rPr>
        <w:fldChar w:fldCharType="begin"/>
      </w:r>
      <w:r w:rsidR="0073265F">
        <w:rPr>
          <w:i/>
          <w:iCs/>
        </w:rPr>
        <w:instrText xml:space="preserve"> ADDIN ZOTERO_ITEM CSL_CITATION {"citationID":"ERlQrz43","properties":{"formattedCitation":"(Wieser {\\i{}et al.}, 2021; DeVitre and Wieser, 2024)","plainCitation":"(Wieser et al., 2021; DeVitre and Wieser, 2024)","noteIndex":0},"citationItems":[{"id":"OQjauoEz/PWQdAVhw","uris":["http://zotero.org/users/9451925/items/68HCIF2C"],"itemData":{"id":310,"type":"article-journal","abstract":"The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3265F">
        <w:rPr>
          <w:rFonts w:ascii="Cambria Math" w:hAnsi="Cambria Math" w:cs="Cambria Math"/>
          <w:i/>
          <w:iCs/>
        </w:rPr>
        <w:instrText>∼</w:instrText>
      </w:r>
      <w:r w:rsidR="0073265F">
        <w:rPr>
          <w:i/>
          <w:iCs/>
        </w:rPr>
        <w:instrText>2-km depth), while many high-Fo olivines (&gt;Fo81.5; far from equilibrium with their carrier melts) crystallized within the South Caldera reservoir (</w:instrText>
      </w:r>
      <w:r w:rsidR="0073265F">
        <w:rPr>
          <w:rFonts w:ascii="Cambria Math" w:hAnsi="Cambria Math" w:cs="Cambria Math"/>
          <w:i/>
          <w:iCs/>
        </w:rPr>
        <w:instrText>∼</w:instrText>
      </w:r>
      <w:r w:rsidR="0073265F">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del w:id="393" w:author="Charlotte Devitre" w:date="2024-07-24T10:40:00Z" w16du:dateUtc="2024-07-24T17:40:00Z">
        <w:r w:rsidR="00834561" w:rsidDel="004F2B3A">
          <w:rPr>
            <w:i/>
            <w:iCs/>
          </w:rPr>
          <w:delText>-inclusion</w:delText>
        </w:r>
      </w:del>
      <w:ins w:id="394" w:author="Charlotte Devitre" w:date="2024-07-24T10:40:00Z" w16du:dateUtc="2024-07-24T17:40:00Z">
        <w:r w:rsidR="004F2B3A">
          <w:rPr>
            <w:i/>
            <w:iCs/>
          </w:rPr>
          <w:t xml:space="preserve"> inclusion</w:t>
        </w:r>
      </w:ins>
      <w:r w:rsidR="00612DF3">
        <w:rPr>
          <w:i/>
          <w:iCs/>
        </w:rPr>
        <w:t>s</w:t>
      </w:r>
      <w:r w:rsidRPr="007B522C">
        <w:rPr>
          <w:i/>
          <w:iCs/>
        </w:rPr>
        <w:t xml:space="preserve"> </w:t>
      </w:r>
      <w:r w:rsidRPr="007B522C">
        <w:rPr>
          <w:i/>
          <w:iCs/>
        </w:rPr>
        <w:fldChar w:fldCharType="begin"/>
      </w:r>
      <w:r w:rsidR="0073265F">
        <w:rPr>
          <w:i/>
          <w:iCs/>
        </w:rPr>
        <w:instrText xml:space="preserve"> ADDIN ZOTERO_ITEM CSL_CITATION {"citationID":"fJdwtsgr","properties":{"formattedCitation":"(Wieser {\\i{}et al.}, 2021)","plainCitation":"(Wieser et al., 2021)","noteIndex":0},"citationItems":[{"id":"OQjauoEz/PWQdAVhw","uris":["http://zotero.org/users/9451925/items/68HCIF2C"],"itemData":{"id":310,"type":"article-journal","abstract":"The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3265F">
        <w:rPr>
          <w:rFonts w:ascii="Cambria Math" w:hAnsi="Cambria Math" w:cs="Cambria Math"/>
          <w:i/>
          <w:iCs/>
        </w:rPr>
        <w:instrText>∼</w:instrText>
      </w:r>
      <w:r w:rsidR="0073265F">
        <w:rPr>
          <w:i/>
          <w:iCs/>
        </w:rPr>
        <w:instrText>2-km depth), while many high-Fo olivines (&gt;Fo81.5; far from equilibrium with their carrier melts) crystallized within the South Caldera reservoir (</w:instrText>
      </w:r>
      <w:r w:rsidR="0073265F">
        <w:rPr>
          <w:rFonts w:ascii="Cambria Math" w:hAnsi="Cambria Math" w:cs="Cambria Math"/>
          <w:i/>
          <w:iCs/>
        </w:rPr>
        <w:instrText>∼</w:instrText>
      </w:r>
      <w:r w:rsidR="0073265F">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w:t>
      </w:r>
      <w:proofErr w:type="spellStart"/>
      <w:r w:rsidR="00C3296A" w:rsidRPr="00612DF3">
        <w:t>Wieser</w:t>
      </w:r>
      <w:proofErr w:type="spellEnd"/>
      <w:r w:rsidR="00C3296A" w:rsidRPr="00612DF3">
        <w:t xml:space="preserve">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del w:id="395" w:author="Charlotte Devitre" w:date="2024-07-24T10:40:00Z" w16du:dateUtc="2024-07-24T17:40:00Z">
        <w:r w:rsidR="00834561" w:rsidRPr="00612DF3" w:rsidDel="004F2B3A">
          <w:rPr>
            <w:i/>
            <w:iCs/>
          </w:rPr>
          <w:delText>-inclusion</w:delText>
        </w:r>
      </w:del>
      <w:ins w:id="396" w:author="Charlotte Devitre" w:date="2024-07-24T10:40:00Z" w16du:dateUtc="2024-07-24T17:40:00Z">
        <w:r w:rsidR="004F2B3A">
          <w:rPr>
            <w:i/>
            <w:iCs/>
          </w:rPr>
          <w:t xml:space="preserve"> inclusion</w:t>
        </w:r>
      </w:ins>
      <w:r w:rsidR="00612DF3" w:rsidRPr="00612DF3">
        <w:rPr>
          <w:i/>
          <w:iCs/>
        </w:rPr>
        <w:t xml:space="preserve">s </w:t>
      </w:r>
      <w:r w:rsidRPr="007B522C">
        <w:rPr>
          <w:i/>
          <w:iCs/>
        </w:rPr>
        <w:fldChar w:fldCharType="begin"/>
      </w:r>
      <w:r w:rsidR="0073265F">
        <w:rPr>
          <w:i/>
          <w:iCs/>
        </w:rPr>
        <w:instrText xml:space="preserve"> ADDIN ZOTERO_ITEM CSL_CITATION {"citationID":"JayGzJst","properties":{"formattedCitation":"(DeVitre and Wieser, 2024)","plainCitation":"(DeVitre and Wieser, 2024)","noteIndex":0},"citationItems":[{"id":"OQjauoEz/cWl4AKuJ","uris":["http://zotero.org/users/9451925/items/FWZK55EA"],"itemData":{"id":2108,"type":"article-journal","abstract":"Interpreting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w:t>
      </w:r>
      <w:proofErr w:type="spellStart"/>
      <w:r w:rsidR="00C3296A" w:rsidRPr="00612DF3">
        <w:t>DeVitre</w:t>
      </w:r>
      <w:proofErr w:type="spellEnd"/>
      <w:r w:rsidR="00C3296A" w:rsidRPr="00612DF3">
        <w:t xml:space="preserve"> and </w:t>
      </w:r>
      <w:proofErr w:type="spellStart"/>
      <w:r w:rsidR="00C3296A" w:rsidRPr="00612DF3">
        <w:t>Wieser</w:t>
      </w:r>
      <w:proofErr w:type="spellEnd"/>
      <w:r w:rsidR="00C3296A" w:rsidRPr="00612DF3">
        <w:t>, 2024)</w:t>
      </w:r>
      <w:r w:rsidRPr="007B522C">
        <w:fldChar w:fldCharType="end"/>
      </w:r>
      <w:r w:rsidRPr="00612DF3">
        <w:rPr>
          <w:i/>
          <w:iCs/>
        </w:rPr>
        <w:t xml:space="preserve">. c) Day 2 data, as reported, confirmed a likely dominant role for the </w:t>
      </w:r>
      <w:proofErr w:type="spellStart"/>
      <w:r w:rsidRPr="00612DF3">
        <w:rPr>
          <w:i/>
          <w:iCs/>
        </w:rPr>
        <w:t>Halemaʻumaʻu</w:t>
      </w:r>
      <w:proofErr w:type="spellEnd"/>
      <w:r w:rsidRPr="00612DF3">
        <w:rPr>
          <w:i/>
          <w:iCs/>
        </w:rPr>
        <w:t xml:space="preserve">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 0.1). d) Day 4 data, as reported. Means were taken for repeated analyses of single </w:t>
      </w:r>
      <w:r w:rsidR="004E38D9">
        <w:rPr>
          <w:i/>
          <w:iCs/>
        </w:rPr>
        <w:t>fluid</w:t>
      </w:r>
      <w:del w:id="397" w:author="Charlotte Devitre" w:date="2024-07-24T10:40:00Z" w16du:dateUtc="2024-07-24T17:40:00Z">
        <w:r w:rsidR="004E38D9" w:rsidDel="004F2B3A">
          <w:rPr>
            <w:i/>
            <w:iCs/>
          </w:rPr>
          <w:delText>-inclusion</w:delText>
        </w:r>
      </w:del>
      <w:ins w:id="398" w:author="Charlotte Devitre" w:date="2024-07-24T10:40:00Z" w16du:dateUtc="2024-07-24T17:40:00Z">
        <w:r w:rsidR="004F2B3A">
          <w:rPr>
            <w:i/>
            <w:iCs/>
          </w:rPr>
          <w:t xml:space="preserve"> inclusion</w:t>
        </w:r>
      </w:ins>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 0.22</w:t>
      </w:r>
      <w:r w:rsidR="00612DF3">
        <w:rPr>
          <w:i/>
          <w:iCs/>
        </w:rPr>
        <w:t>)</w:t>
      </w:r>
      <w:r w:rsidRPr="007B522C">
        <w:rPr>
          <w:i/>
          <w:iCs/>
        </w:rPr>
        <w:t xml:space="preserve">, </w:t>
      </w:r>
      <w:r w:rsidR="004E38D9">
        <w:rPr>
          <w:i/>
          <w:iCs/>
        </w:rPr>
        <w:t>fluid</w:t>
      </w:r>
      <w:del w:id="399" w:author="Charlotte Devitre" w:date="2024-07-24T10:40:00Z" w16du:dateUtc="2024-07-24T17:40:00Z">
        <w:r w:rsidR="004E38D9" w:rsidDel="004F2B3A">
          <w:rPr>
            <w:i/>
            <w:iCs/>
          </w:rPr>
          <w:delText>-inclusion</w:delText>
        </w:r>
      </w:del>
      <w:ins w:id="400" w:author="Charlotte Devitre" w:date="2024-07-24T10:40:00Z" w16du:dateUtc="2024-07-24T17:40:00Z">
        <w:r w:rsidR="004F2B3A">
          <w:rPr>
            <w:i/>
            <w:iCs/>
          </w:rPr>
          <w:t xml:space="preserve"> </w:t>
        </w:r>
        <w:r w:rsidR="004F2B3A">
          <w:rPr>
            <w:i/>
            <w:iCs/>
          </w:rPr>
          <w:lastRenderedPageBreak/>
          <w:t>inclusion</w:t>
        </w:r>
      </w:ins>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Error-bars</w:t>
      </w:r>
      <w:r w:rsidRPr="007B522C">
        <w:rPr>
          <w:i/>
          <w:iCs/>
        </w:rPr>
        <w:t xml:space="preserve"> correspond to uncertainties propagated using Monte Carlo simulations and olivine </w:t>
      </w:r>
      <w:proofErr w:type="spellStart"/>
      <w:r w:rsidRPr="007B522C">
        <w:rPr>
          <w:i/>
          <w:iCs/>
        </w:rPr>
        <w:t>Fo</w:t>
      </w:r>
      <w:proofErr w:type="spellEnd"/>
      <w:r w:rsidRPr="007B522C">
        <w:rPr>
          <w:i/>
          <w:iCs/>
        </w:rPr>
        <w:t xml:space="preserve"> equilibrium field is calculated based on </w:t>
      </w:r>
      <w:ins w:id="401" w:author="Charlotte Devitre" w:date="2024-07-24T15:40:00Z" w16du:dateUtc="2024-07-24T22:40:00Z">
        <w:r w:rsidR="00EA6185">
          <w:rPr>
            <w:i/>
            <w:iCs/>
          </w:rPr>
          <w:t>g</w:t>
        </w:r>
      </w:ins>
      <w:del w:id="402" w:author="Charlotte Devitre" w:date="2024-07-24T15:40:00Z" w16du:dateUtc="2024-07-24T22:40:00Z">
        <w:r w:rsidRPr="007B522C" w:rsidDel="00EA6185">
          <w:rPr>
            <w:i/>
            <w:iCs/>
          </w:rPr>
          <w:delText>G</w:delText>
        </w:r>
      </w:del>
      <w:r w:rsidRPr="007B522C">
        <w:rPr>
          <w:i/>
          <w:iCs/>
        </w:rPr>
        <w:t xml:space="preserve">lass EPMA data collected on September 11, 2023 (see </w:t>
      </w:r>
      <w:r w:rsidRPr="007B522C">
        <w:rPr>
          <w:i/>
          <w:iCs/>
          <w:lang w:val="en-GB"/>
        </w:rPr>
        <w:t>Supplementary Information S1 Appendix</w:t>
      </w:r>
      <w:r w:rsidRPr="007B522C">
        <w:rPr>
          <w:i/>
          <w:iCs/>
        </w:rPr>
        <w:t>). The shifted histogram ‘H</w:t>
      </w:r>
      <w:r w:rsidRPr="007B522C">
        <w:rPr>
          <w:i/>
          <w:iCs/>
          <w:vertAlign w:val="subscript"/>
        </w:rPr>
        <w:t>2</w:t>
      </w:r>
      <w:r w:rsidRPr="007B522C">
        <w:rPr>
          <w:i/>
          <w:iCs/>
        </w:rPr>
        <w:t>O effect’ shows the effect of H</w:t>
      </w:r>
      <w:r w:rsidRPr="007B522C">
        <w:rPr>
          <w:i/>
          <w:iCs/>
          <w:vertAlign w:val="subscript"/>
        </w:rPr>
        <w:t>2</w:t>
      </w:r>
      <w:r w:rsidRPr="007B522C">
        <w:rPr>
          <w:i/>
          <w:iCs/>
        </w:rPr>
        <w:t xml:space="preserve">O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w:t>
      </w:r>
      <w:r w:rsidR="00612DF3">
        <w:rPr>
          <w:i/>
          <w:iCs/>
        </w:rPr>
        <w:t>melt</w:t>
      </w:r>
      <w:del w:id="403" w:author="Charlotte Devitre" w:date="2024-07-24T10:40:00Z" w16du:dateUtc="2024-07-24T17:40:00Z">
        <w:r w:rsidR="00612DF3" w:rsidDel="004F2B3A">
          <w:rPr>
            <w:i/>
            <w:iCs/>
          </w:rPr>
          <w:delText>-inclusion</w:delText>
        </w:r>
      </w:del>
      <w:ins w:id="404" w:author="Charlotte Devitre" w:date="2024-07-24T10:40:00Z" w16du:dateUtc="2024-07-24T17:40:00Z">
        <w:r w:rsidR="004F2B3A">
          <w:rPr>
            <w:i/>
            <w:iCs/>
          </w:rPr>
          <w:t xml:space="preserve"> inclusion</w:t>
        </w:r>
      </w:ins>
      <w:r w:rsidR="001B3DE9">
        <w:rPr>
          <w:i/>
          <w:iCs/>
        </w:rPr>
        <w:t>s</w:t>
      </w:r>
      <w:r w:rsidRPr="007B522C">
        <w:rPr>
          <w:i/>
          <w:iCs/>
        </w:rPr>
        <w:t xml:space="preserve"> </w:t>
      </w:r>
      <w:r w:rsidRPr="007B522C">
        <w:rPr>
          <w:i/>
          <w:iCs/>
        </w:rPr>
        <w:fldChar w:fldCharType="begin"/>
      </w:r>
      <w:r w:rsidR="0073265F">
        <w:rPr>
          <w:i/>
          <w:iCs/>
        </w:rPr>
        <w:instrText xml:space="preserve"> ADDIN ZOTERO_ITEM CSL_CITATION {"citationID":"tEBWVcGu","properties":{"formattedCitation":"(Wieser {\\i{}et al.}, 2021; DeVitre and Wieser, 2024)","plainCitation":"(Wieser et al., 2021; DeVitre and Wieser, 2024)","noteIndex":0},"citationItems":[{"id":"OQjauoEz/PWQdAVhw","uris":["http://zotero.org/users/9451925/items/68HCIF2C"],"itemData":{"id":310,"type":"article-journal","abstract":"The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3265F">
        <w:rPr>
          <w:rFonts w:ascii="Cambria Math" w:hAnsi="Cambria Math" w:cs="Cambria Math"/>
          <w:i/>
          <w:iCs/>
        </w:rPr>
        <w:instrText>∼</w:instrText>
      </w:r>
      <w:r w:rsidR="0073265F">
        <w:rPr>
          <w:i/>
          <w:iCs/>
        </w:rPr>
        <w:instrText>2-km depth), while many high-Fo olivines (&gt;Fo81.5; far from equilibrium with their carrier melts) crystallized within the South Caldera reservoir (</w:instrText>
      </w:r>
      <w:r w:rsidR="0073265F">
        <w:rPr>
          <w:rFonts w:ascii="Cambria Math" w:hAnsi="Cambria Math" w:cs="Cambria Math"/>
          <w:i/>
          <w:iCs/>
        </w:rPr>
        <w:instrText>∼</w:instrText>
      </w:r>
      <w:r w:rsidR="0073265F">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p>
    <w:p w14:paraId="77194479" w14:textId="37DACA94" w:rsidR="00B90F91" w:rsidRPr="007B522C" w:rsidRDefault="00B90F91" w:rsidP="00B90F91">
      <w:pPr>
        <w:pStyle w:val="Text"/>
        <w:spacing w:line="480" w:lineRule="auto"/>
        <w:jc w:val="both"/>
        <w:rPr>
          <w:bCs/>
          <w:lang w:val="en-GB"/>
        </w:rPr>
      </w:pPr>
      <w:bookmarkStart w:id="405" w:name="_Hlk164086178"/>
      <w:r w:rsidRPr="007B522C">
        <w:rPr>
          <w:bCs/>
          <w:lang w:val="en-GB"/>
        </w:rPr>
        <w:t>For the first and second days</w:t>
      </w:r>
      <w:ins w:id="406" w:author="Charlotte Devitre" w:date="2024-07-24T14:26:00Z" w16du:dateUtc="2024-07-24T21:26:00Z">
        <w:r w:rsidR="001157FC">
          <w:rPr>
            <w:bCs/>
            <w:lang w:val="en-GB"/>
          </w:rPr>
          <w:t xml:space="preserve"> of the simulation</w:t>
        </w:r>
      </w:ins>
      <w:r>
        <w:rPr>
          <w:bCs/>
          <w:lang w:val="en-GB"/>
        </w:rPr>
        <w:t xml:space="preserve">, </w:t>
      </w:r>
      <w:r w:rsidRPr="007B522C">
        <w:rPr>
          <w:bCs/>
          <w:lang w:val="en-GB"/>
        </w:rPr>
        <w:t xml:space="preserve">we </w:t>
      </w:r>
      <w:bookmarkStart w:id="407" w:name="_Hlk157173128"/>
      <w:r w:rsidRPr="007B522C">
        <w:rPr>
          <w:bCs/>
          <w:lang w:val="en-GB"/>
        </w:rPr>
        <w:t xml:space="preserve">assumed an entrapment temperature of 1150 ˚C for all </w:t>
      </w:r>
      <w:r w:rsidR="004E38D9">
        <w:rPr>
          <w:bCs/>
          <w:lang w:val="en-GB"/>
        </w:rPr>
        <w:t>fluid</w:t>
      </w:r>
      <w:del w:id="408" w:author="Charlotte Devitre" w:date="2024-07-24T10:40:00Z" w16du:dateUtc="2024-07-24T17:40:00Z">
        <w:r w:rsidR="004E38D9" w:rsidDel="004F2B3A">
          <w:rPr>
            <w:bCs/>
            <w:lang w:val="en-GB"/>
          </w:rPr>
          <w:delText>-inclusion</w:delText>
        </w:r>
      </w:del>
      <w:ins w:id="409"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73265F">
        <w:rPr>
          <w:bCs/>
          <w:lang w:val="en-GB"/>
        </w:rPr>
        <w:instrText xml:space="preserve"> ADDIN ZOTERO_ITEM CSL_CITATION {"citationID":"hmC80TrG","properties":{"formattedCitation":"(Gansecki {\\i{}et al.}, 2019; DeVitre and Wieser, 2024)","plainCitation":"(Gansecki et al., 2019; DeVitre and Wieser, 2024)","noteIndex":0},"citationItems":[{"id":"OQjauoEz/ZHQjxvUf","uris":["http://zotero.org/users/9451925/items/3MFT747E"],"itemData":{"id":2026,"type":"article-journal","abstract":"Changes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xml:space="preserve">, 2019;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On </w:t>
      </w:r>
      <w:ins w:id="410" w:author="Charlotte Devitre" w:date="2024-07-24T14:26:00Z" w16du:dateUtc="2024-07-24T21:26:00Z">
        <w:r w:rsidR="001157FC">
          <w:rPr>
            <w:bCs/>
            <w:lang w:val="en-GB"/>
          </w:rPr>
          <w:t>D</w:t>
        </w:r>
      </w:ins>
      <w:del w:id="411" w:author="Charlotte Devitre" w:date="2024-07-24T14:26:00Z" w16du:dateUtc="2024-07-24T21:26:00Z">
        <w:r w:rsidRPr="007B522C" w:rsidDel="001157FC">
          <w:rPr>
            <w:bCs/>
            <w:lang w:val="en-GB"/>
          </w:rPr>
          <w:delText>d</w:delText>
        </w:r>
      </w:del>
      <w:r w:rsidRPr="007B522C">
        <w:rPr>
          <w:bCs/>
          <w:lang w:val="en-GB"/>
        </w:rPr>
        <w:t>ay 4, we calculate</w:t>
      </w:r>
      <w:ins w:id="412" w:author="Charlotte Devitre" w:date="2024-07-24T14:26:00Z" w16du:dateUtc="2024-07-24T21:26:00Z">
        <w:r w:rsidR="001157FC">
          <w:rPr>
            <w:bCs/>
            <w:lang w:val="en-GB"/>
          </w:rPr>
          <w:t>d</w:t>
        </w:r>
      </w:ins>
      <w:r w:rsidRPr="007B522C">
        <w:rPr>
          <w:bCs/>
          <w:lang w:val="en-GB"/>
        </w:rPr>
        <w:t xml:space="preserve"> entrapment temperatures for each </w:t>
      </w:r>
      <w:r w:rsidR="004E38D9">
        <w:rPr>
          <w:bCs/>
          <w:lang w:val="en-GB"/>
        </w:rPr>
        <w:t>fluid</w:t>
      </w:r>
      <w:del w:id="413" w:author="Charlotte Devitre" w:date="2024-07-24T10:40:00Z" w16du:dateUtc="2024-07-24T17:40:00Z">
        <w:r w:rsidR="004E38D9" w:rsidDel="004F2B3A">
          <w:rPr>
            <w:bCs/>
            <w:lang w:val="en-GB"/>
          </w:rPr>
          <w:delText>-inclusion</w:delText>
        </w:r>
      </w:del>
      <w:ins w:id="414" w:author="Charlotte Devitre" w:date="2024-07-24T10:40:00Z" w16du:dateUtc="2024-07-24T17:40:00Z">
        <w:r w:rsidR="004F2B3A">
          <w:rPr>
            <w:bCs/>
            <w:lang w:val="en-GB"/>
          </w:rPr>
          <w:t xml:space="preserve"> inclusion</w:t>
        </w:r>
      </w:ins>
      <w:r w:rsidRPr="007B522C">
        <w:rPr>
          <w:bCs/>
          <w:lang w:val="en-GB"/>
        </w:rPr>
        <w:t xml:space="preserve"> </w:t>
      </w:r>
      <w:del w:id="415" w:author="Charlotte Devitre" w:date="2024-07-24T14:26:00Z" w16du:dateUtc="2024-07-24T21:26:00Z">
        <w:r w:rsidRPr="007B522C" w:rsidDel="001157FC">
          <w:rPr>
            <w:bCs/>
            <w:lang w:val="en-GB"/>
          </w:rPr>
          <w:delText xml:space="preserve"> </w:delText>
        </w:r>
      </w:del>
      <w:r w:rsidRPr="007B522C">
        <w:rPr>
          <w:bCs/>
          <w:lang w:val="en-GB"/>
        </w:rPr>
        <w:t>using the host forsterite content measured by</w:t>
      </w:r>
      <w:ins w:id="416" w:author="Penny Wieser" w:date="2024-07-29T14:26:00Z" w16du:dateUtc="2024-07-29T21:26:00Z">
        <w:r w:rsidR="00AA17DA">
          <w:rPr>
            <w:bCs/>
            <w:lang w:val="en-GB"/>
          </w:rPr>
          <w:t xml:space="preserve"> Energy Dispersive Spectroscopy (</w:t>
        </w:r>
      </w:ins>
      <w:del w:id="417" w:author="Penny Wieser" w:date="2024-07-29T14:26:00Z" w16du:dateUtc="2024-07-29T21:26:00Z">
        <w:r w:rsidRPr="007B522C" w:rsidDel="00AA17DA">
          <w:rPr>
            <w:bCs/>
            <w:lang w:val="en-GB"/>
          </w:rPr>
          <w:delText xml:space="preserve"> </w:delText>
        </w:r>
      </w:del>
      <w:r w:rsidRPr="007B522C">
        <w:rPr>
          <w:bCs/>
          <w:lang w:val="en-GB"/>
        </w:rPr>
        <w:t>EDS</w:t>
      </w:r>
      <w:ins w:id="418" w:author="Penny Wieser" w:date="2024-07-29T14:26:00Z" w16du:dateUtc="2024-07-29T21:26:00Z">
        <w:r w:rsidR="00AA17DA">
          <w:rPr>
            <w:bCs/>
            <w:lang w:val="en-GB"/>
          </w:rPr>
          <w:t>,</w:t>
        </w:r>
      </w:ins>
      <w:r w:rsidRPr="007B522C">
        <w:rPr>
          <w:bCs/>
          <w:lang w:val="en-GB"/>
        </w:rPr>
        <w:t xml:space="preserve"> </w:t>
      </w:r>
      <w:r w:rsidRPr="007B522C">
        <w:rPr>
          <w:bCs/>
          <w:lang w:val="en-GB"/>
        </w:rPr>
        <w:fldChar w:fldCharType="begin"/>
      </w:r>
      <w:r w:rsidR="0073265F">
        <w:rPr>
          <w:bCs/>
          <w:lang w:val="en-GB"/>
        </w:rPr>
        <w:instrText xml:space="preserve"> ADDIN ZOTERO_ITEM CSL_CITATION {"citationID":"PQWN1KY9","properties":{"formattedCitation":"(DeVitre and Wieser, 2024)","plainCitation":"(DeVitre and Wieser, 2024)","dontUpdate":true,"noteIndex":0},"citationItems":[{"id":"OQjauoEz/cWl4AKuJ","uris":["http://zotero.org/users/9451925/items/FWZK55EA"],"itemData":{"id":2108,"type":"article-journal","abstract":"Interpreting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del w:id="419" w:author="Penny Wieser" w:date="2024-07-29T14:26:00Z" w16du:dateUtc="2024-07-29T21:26:00Z">
        <w:r w:rsidR="00C3296A" w:rsidRPr="00C3296A" w:rsidDel="00AA17DA">
          <w:delText>(</w:delText>
        </w:r>
      </w:del>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yielding temperatures spanning 1182–1307 ˚C. </w:t>
      </w:r>
      <w:r>
        <w:rPr>
          <w:bCs/>
          <w:lang w:val="en-GB"/>
        </w:rPr>
        <w:t>The</w:t>
      </w:r>
      <w:r w:rsidRPr="007B522C">
        <w:rPr>
          <w:bCs/>
          <w:lang w:val="en-GB"/>
        </w:rPr>
        <w:t xml:space="preserve"> average error induced by our initial assumption of 1150 ˚C is only ~7% (with a maximum offset of only 12 %). </w:t>
      </w:r>
      <w:bookmarkEnd w:id="407"/>
      <w:del w:id="420" w:author="Charlotte Devitre" w:date="2024-07-24T14:27:00Z" w16du:dateUtc="2024-07-24T21:27:00Z">
        <w:r w:rsidRPr="007B522C" w:rsidDel="001157FC">
          <w:rPr>
            <w:bCs/>
            <w:lang w:val="en-GB"/>
          </w:rPr>
          <w:delText xml:space="preserve"> </w:delText>
        </w:r>
      </w:del>
      <w:r w:rsidRPr="007B522C">
        <w:rPr>
          <w:bCs/>
          <w:lang w:val="en-GB"/>
        </w:rPr>
        <w:t>While crystallization temperatures at Kīlauea are</w:t>
      </w:r>
      <w:ins w:id="421" w:author="Penny Wieser" w:date="2024-07-29T14:26:00Z" w16du:dateUtc="2024-07-29T21:26:00Z">
        <w:r w:rsidR="00AA17DA">
          <w:rPr>
            <w:bCs/>
            <w:lang w:val="en-GB"/>
          </w:rPr>
          <w:t xml:space="preserve"> </w:t>
        </w:r>
      </w:ins>
      <w:del w:id="422" w:author="Penny Wieser" w:date="2024-07-29T14:26:00Z" w16du:dateUtc="2024-07-29T21:26:00Z">
        <w:r w:rsidRPr="007B522C" w:rsidDel="00AA17DA">
          <w:rPr>
            <w:bCs/>
            <w:lang w:val="en-GB"/>
          </w:rPr>
          <w:delText xml:space="preserve"> relatively </w:delText>
        </w:r>
      </w:del>
      <w:r w:rsidRPr="007B522C">
        <w:rPr>
          <w:bCs/>
          <w:lang w:val="en-GB"/>
        </w:rPr>
        <w:t xml:space="preserve">well constrained relative to other volcanic systems, using similar regression methods to those employed by </w:t>
      </w:r>
      <w:r>
        <w:rPr>
          <w:bCs/>
          <w:lang w:val="en-GB"/>
        </w:rPr>
        <w:t xml:space="preserve"> </w:t>
      </w:r>
      <w:r w:rsidRPr="007B522C">
        <w:rPr>
          <w:bCs/>
          <w:lang w:val="en-GB"/>
        </w:rPr>
        <w:fldChar w:fldCharType="begin"/>
      </w:r>
      <w:r w:rsidR="0073265F">
        <w:rPr>
          <w:bCs/>
          <w:lang w:val="en-GB"/>
        </w:rPr>
        <w:instrText xml:space="preserve"> ADDIN ZOTERO_ITEM CSL_CITATION {"citationID":"wqbBks3Z","properties":{"formattedCitation":"(DeVitre and Wieser, 2024)","plainCitation":"(DeVitre and Wieser, 2024)","dontUpdate":true,"noteIndex":0},"citationItems":[{"id":"OQjauoEz/cWl4AKuJ","uris":["http://zotero.org/users/9451925/items/FWZK55EA"],"itemData":{"id":2108,"type":"article-journal","abstract":"Interpreting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del w:id="423" w:author="Charlotte Devitre" w:date="2024-07-24T14:27:00Z" w16du:dateUtc="2024-07-24T21:27:00Z">
        <w:r w:rsidR="00CA1DC0" w:rsidRPr="00CA1DC0" w:rsidDel="001157FC">
          <w:delText>(</w:delText>
        </w:r>
      </w:del>
      <w:proofErr w:type="spellStart"/>
      <w:r w:rsidR="00CA1DC0" w:rsidRPr="00CA1DC0">
        <w:t>DeVitre</w:t>
      </w:r>
      <w:proofErr w:type="spellEnd"/>
      <w:r w:rsidR="00CA1DC0" w:rsidRPr="00CA1DC0">
        <w:t xml:space="preserve"> and </w:t>
      </w:r>
      <w:proofErr w:type="spellStart"/>
      <w:r w:rsidR="00CA1DC0" w:rsidRPr="00CA1DC0">
        <w:t>Wieser</w:t>
      </w:r>
      <w:proofErr w:type="spellEnd"/>
      <w:del w:id="424" w:author="Charlotte Devitre" w:date="2024-07-24T14:27:00Z" w16du:dateUtc="2024-07-24T21:27:00Z">
        <w:r w:rsidR="00CA1DC0" w:rsidRPr="00CA1DC0" w:rsidDel="001157FC">
          <w:delText>,</w:delText>
        </w:r>
      </w:del>
      <w:r w:rsidR="00CA1DC0" w:rsidRPr="00CA1DC0">
        <w:t xml:space="preserve"> </w:t>
      </w:r>
      <w:ins w:id="425" w:author="Charlotte Devitre" w:date="2024-07-24T14:27:00Z" w16du:dateUtc="2024-07-24T21:27:00Z">
        <w:r w:rsidR="001157FC">
          <w:t>(</w:t>
        </w:r>
      </w:ins>
      <w:r w:rsidR="00CA1DC0" w:rsidRPr="00CA1DC0">
        <w:t>2024)</w:t>
      </w:r>
      <w:r w:rsidRPr="007B522C">
        <w:fldChar w:fldCharType="end"/>
      </w:r>
      <w:r w:rsidRPr="007B522C">
        <w:rPr>
          <w:bCs/>
          <w:lang w:val="en-GB"/>
        </w:rPr>
        <w:t xml:space="preserve"> relating liquid compositions to host olivine contents, it should always be possible to constrain temperatures within ~100 K at different volcanic systems using host mineral chemistry. </w:t>
      </w:r>
    </w:p>
    <w:p w14:paraId="1F64BE56" w14:textId="3FDA42F6" w:rsidR="00B90F91" w:rsidRPr="007B522C" w:rsidRDefault="00B90F91" w:rsidP="00B90F91">
      <w:pPr>
        <w:pStyle w:val="Text"/>
        <w:spacing w:line="480" w:lineRule="auto"/>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73265F">
        <w:rPr>
          <w:bCs/>
          <w:lang w:val="en-GB"/>
        </w:rPr>
        <w:instrText xml:space="preserve"> ADDIN ZOTERO_ITEM CSL_CITATION {"citationID":"Vpc2ZmcI","properties":{"formattedCitation":"(Ryan, 1987)","plainCitation":"(Ryan, 1987)","dontUpdate":true,"noteIndex":0},"citationItems":[{"id":"OQjauoEz/e1nd0ird","uris":["http://zotero.org/users/9451925/items/GDIV3W6W"],"itemData":{"id":2011,"type":"article-journal","container-title":"US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Pr="007B522C">
        <w:rPr>
          <w:bCs/>
          <w:lang w:val="en-GB"/>
        </w:rPr>
        <w:t xml:space="preserve"> parameterized by </w:t>
      </w:r>
      <w:r w:rsidRPr="007B522C">
        <w:rPr>
          <w:bCs/>
          <w:lang w:val="en-GB"/>
        </w:rPr>
        <w:fldChar w:fldCharType="begin"/>
      </w:r>
      <w:r w:rsidR="0073265F">
        <w:rPr>
          <w:bCs/>
          <w:lang w:val="en-GB"/>
        </w:rPr>
        <w:instrText xml:space="preserve"> ADDIN ZOTERO_ITEM CSL_CITATION {"citationID":"HrMnBpkY","properties":{"formattedCitation":"(Lerner {\\i{}et al.}, 2021)","plainCitation":"(Lerner et al., 2021)","dontUpdate":true,"noteIndex":0},"citationItems":[{"id":"OQjauoEz/YHvm7BdY","uris":["http://zotero.org/users/9451925/items/MK6E7YHU"],"itemData":{"id":1274,"type":"article-journal","container-title":"Bulletin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del w:id="426" w:author="Charlotte Devitre" w:date="2024-07-24T14:29:00Z" w16du:dateUtc="2024-07-24T21:29:00Z">
        <w:r w:rsidR="00CA1DC0" w:rsidRPr="00CA1DC0" w:rsidDel="001157FC">
          <w:delText>,</w:delText>
        </w:r>
      </w:del>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(F</w:t>
      </w:r>
      <w:r>
        <w:rPr>
          <w:bCs/>
          <w:lang w:val="en-GB"/>
        </w:rPr>
        <w:t>ig. 2</w:t>
      </w:r>
      <w:r w:rsidRPr="007B522C">
        <w:rPr>
          <w:bCs/>
          <w:lang w:val="en-GB"/>
        </w:rPr>
        <w:t xml:space="preserve">a-b) of storage depths with HVO collaborators showing that crystals, and thus magma, were likely coming from the shallower </w:t>
      </w:r>
      <w:proofErr w:type="spellStart"/>
      <w:r w:rsidRPr="007B522C">
        <w:rPr>
          <w:bCs/>
          <w:lang w:val="en-GB"/>
        </w:rPr>
        <w:t>Halemaʻumaʻu</w:t>
      </w:r>
      <w:proofErr w:type="spellEnd"/>
      <w:r w:rsidRPr="007B522C">
        <w:rPr>
          <w:bCs/>
          <w:lang w:val="en-GB"/>
        </w:rPr>
        <w:t xml:space="preserve"> reservoir of Kīlauea </w:t>
      </w:r>
      <w:r w:rsidR="007C5202">
        <w:rPr>
          <w:bCs/>
          <w:lang w:val="en-GB"/>
        </w:rPr>
        <w:lastRenderedPageBreak/>
        <w:t>(</w:t>
      </w:r>
      <w:r>
        <w:rPr>
          <w:bCs/>
          <w:lang w:val="en-GB"/>
        </w:rPr>
        <w:t>Fig. 2</w:t>
      </w:r>
      <w:r w:rsidRPr="007B522C">
        <w:rPr>
          <w:bCs/>
          <w:lang w:val="en-GB"/>
        </w:rPr>
        <w:t xml:space="preserve">a-b). It worthwhile to note that the number of </w:t>
      </w:r>
      <w:proofErr w:type="gramStart"/>
      <w:r w:rsidR="004E38D9">
        <w:rPr>
          <w:bCs/>
          <w:lang w:val="en-GB"/>
        </w:rPr>
        <w:t>fluid</w:t>
      </w:r>
      <w:proofErr w:type="gramEnd"/>
      <w:del w:id="427" w:author="Charlotte Devitre" w:date="2024-07-24T10:40:00Z" w16du:dateUtc="2024-07-24T17:40:00Z">
        <w:r w:rsidR="004E38D9" w:rsidDel="004F2B3A">
          <w:rPr>
            <w:bCs/>
            <w:lang w:val="en-GB"/>
          </w:rPr>
          <w:delText>-inclusion</w:delText>
        </w:r>
      </w:del>
      <w:ins w:id="428"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reported on Day 1 (N=16) is comparable to many </w:t>
      </w:r>
      <w:r w:rsidR="00834561">
        <w:rPr>
          <w:bCs/>
          <w:lang w:val="en-GB"/>
        </w:rPr>
        <w:t>melt</w:t>
      </w:r>
      <w:del w:id="429" w:author="Charlotte Devitre" w:date="2024-07-24T10:40:00Z" w16du:dateUtc="2024-07-24T17:40:00Z">
        <w:r w:rsidR="00834561" w:rsidDel="004F2B3A">
          <w:rPr>
            <w:bCs/>
            <w:lang w:val="en-GB"/>
          </w:rPr>
          <w:delText>-inclusion</w:delText>
        </w:r>
      </w:del>
      <w:ins w:id="430" w:author="Charlotte Devitre" w:date="2024-07-24T10:40:00Z" w16du:dateUtc="2024-07-24T17:40:00Z">
        <w:r w:rsidR="004F2B3A">
          <w:rPr>
            <w:bCs/>
            <w:lang w:val="en-GB"/>
          </w:rPr>
          <w:t xml:space="preserve"> inclusion</w:t>
        </w:r>
      </w:ins>
      <w:ins w:id="431" w:author="Charlotte Devitre" w:date="2024-07-24T14:29:00Z" w16du:dateUtc="2024-07-24T21:29:00Z">
        <w:r w:rsidR="001157FC">
          <w:rPr>
            <w:bCs/>
            <w:lang w:val="en-GB"/>
          </w:rPr>
          <w:t xml:space="preserve"> (MI)</w:t>
        </w:r>
      </w:ins>
      <w:r w:rsidRPr="007B522C">
        <w:rPr>
          <w:bCs/>
          <w:lang w:val="en-GB"/>
        </w:rPr>
        <w:t xml:space="preserve"> studies, which often aim for ~20 per sample but frequently report fewer. For example, </w:t>
      </w:r>
      <w:r w:rsidRPr="007B522C">
        <w:rPr>
          <w:bCs/>
          <w:lang w:val="en-GB"/>
        </w:rPr>
        <w:fldChar w:fldCharType="begin"/>
      </w:r>
      <w:r w:rsidR="0073265F">
        <w:rPr>
          <w:bCs/>
          <w:lang w:val="en-GB"/>
        </w:rPr>
        <w:instrText xml:space="preserve"> ADDIN ZOTERO_ITEM CSL_CITATION {"citationID":"StESzSxI","properties":{"formattedCitation":"(Lerner {\\i{}et al.}, 2021)","plainCitation":"(Lerner et al., 2021)","dontUpdate":true,"noteIndex":0},"citationItems":[{"id":"OQjauoEz/YHvm7BdY","uris":["http://zotero.org/users/9451925/items/MK6E7YHU"],"itemData":{"id":1274,"type":"article-journal","container-title":"Bulletin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del w:id="432" w:author="Charlotte Devitre" w:date="2024-07-24T14:29:00Z" w16du:dateUtc="2024-07-24T21:29:00Z">
        <w:r w:rsidR="00C3296A" w:rsidRPr="00C3296A" w:rsidDel="001157FC">
          <w:delText>,</w:delText>
        </w:r>
      </w:del>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 element contents and H</w:t>
      </w:r>
      <w:r w:rsidRPr="007B522C">
        <w:rPr>
          <w:bCs/>
          <w:vertAlign w:val="subscript"/>
          <w:lang w:val="en-GB"/>
        </w:rPr>
        <w:t>2</w:t>
      </w:r>
      <w:r w:rsidRPr="007B522C">
        <w:rPr>
          <w:bCs/>
          <w:lang w:val="en-GB"/>
        </w:rPr>
        <w:t>O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del w:id="433" w:author="Charlotte Devitre" w:date="2024-07-24T14:30:00Z" w16du:dateUtc="2024-07-24T21:30:00Z">
        <w:r w:rsidRPr="007B522C" w:rsidDel="001157FC">
          <w:rPr>
            <w:bCs/>
            <w:lang w:val="en-GB"/>
          </w:rPr>
          <w:delText xml:space="preserve"> </w:delText>
        </w:r>
      </w:del>
      <w:r>
        <w:rPr>
          <w:bCs/>
          <w:lang w:val="en-GB"/>
        </w:rPr>
        <w:t xml:space="preserve"> </w:t>
      </w:r>
      <w:r w:rsidRPr="007B522C">
        <w:rPr>
          <w:bCs/>
          <w:lang w:val="en-GB"/>
        </w:rPr>
        <w:fldChar w:fldCharType="begin"/>
      </w:r>
      <w:r w:rsidR="0073265F">
        <w:rPr>
          <w:bCs/>
          <w:lang w:val="en-GB"/>
        </w:rPr>
        <w:instrText xml:space="preserve"> ADDIN ZOTERO_ITEM CSL_CITATION {"citationID":"MUvfWMwr","properties":{"formattedCitation":"(Aster {\\i{}et al.}, 2016)","plainCitation":"(Aster et al., 2016)","dontUpdate":true,"noteIndex":0},"citationItems":[{"id":"OQjauoEz/I92i6Lgh","uris":["http://zotero.org/users/9451925/items/RZ5RHKZH"],"itemData":{"id":91,"type":"article-journal","abstract":"Melt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del w:id="434" w:author="Charlotte Devitre" w:date="2024-07-24T14:30:00Z" w16du:dateUtc="2024-07-24T21:30:00Z">
        <w:r w:rsidR="00C3296A" w:rsidRPr="00C3296A" w:rsidDel="001157FC">
          <w:delText>,</w:delText>
        </w:r>
      </w:del>
      <w:r w:rsidR="00C3296A" w:rsidRPr="00C3296A">
        <w:t xml:space="preserve"> </w:t>
      </w:r>
      <w:r w:rsidR="00CA1DC0">
        <w:t>(</w:t>
      </w:r>
      <w:r w:rsidR="00C3296A" w:rsidRPr="00C3296A">
        <w:t>2016)</w:t>
      </w:r>
      <w:r w:rsidRPr="007B522C">
        <w:fldChar w:fldCharType="end"/>
      </w:r>
      <w:r w:rsidRPr="007B522C">
        <w:rPr>
          <w:bCs/>
          <w:lang w:val="en-GB"/>
        </w:rPr>
        <w:t xml:space="preserve"> only reported 13 complete measurements from Lassen Peak.</w:t>
      </w:r>
    </w:p>
    <w:p w14:paraId="76E69DC4" w14:textId="0618C2AD"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del w:id="435" w:author="Charlotte Devitre" w:date="2024-07-24T10:40:00Z" w16du:dateUtc="2024-07-24T17:40:00Z">
        <w:r w:rsidR="004E38D9" w:rsidDel="004F2B3A">
          <w:rPr>
            <w:bCs/>
            <w:lang w:val="en-GB"/>
          </w:rPr>
          <w:delText>-inclusion</w:delText>
        </w:r>
      </w:del>
      <w:ins w:id="436"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fully prepared and catalogued for analysis by the end of Day 1.</w:t>
      </w:r>
      <w:r w:rsidRPr="00E92B49">
        <w:rPr>
          <w:lang w:val="en-GB"/>
        </w:rPr>
        <w:t xml:space="preserve"> On Day 2, </w:t>
      </w:r>
      <w:proofErr w:type="gramStart"/>
      <w:r w:rsidRPr="00E92B49">
        <w:rPr>
          <w:lang w:val="en-GB"/>
        </w:rPr>
        <w:t xml:space="preserve">these 20 </w:t>
      </w:r>
      <w:r w:rsidR="004E38D9">
        <w:rPr>
          <w:bCs/>
          <w:lang w:val="en-GB"/>
        </w:rPr>
        <w:t>fluid</w:t>
      </w:r>
      <w:proofErr w:type="gramEnd"/>
      <w:del w:id="437" w:author="Charlotte Devitre" w:date="2024-07-24T10:40:00Z" w16du:dateUtc="2024-07-24T17:40:00Z">
        <w:r w:rsidR="004E38D9" w:rsidDel="004F2B3A">
          <w:rPr>
            <w:bCs/>
            <w:lang w:val="en-GB"/>
          </w:rPr>
          <w:delText>-inclusion</w:delText>
        </w:r>
      </w:del>
      <w:ins w:id="438" w:author="Charlotte Devitre" w:date="2024-07-24T10:40:00Z" w16du:dateUtc="2024-07-24T17:40:00Z">
        <w:r w:rsidR="004F2B3A">
          <w:rPr>
            <w:bCs/>
            <w:lang w:val="en-GB"/>
          </w:rPr>
          <w:t xml:space="preserve"> inclusion</w:t>
        </w:r>
      </w:ins>
      <w:r w:rsidR="004E38D9">
        <w:rPr>
          <w:bCs/>
          <w:lang w:val="en-GB"/>
        </w:rPr>
        <w:t>s</w:t>
      </w:r>
      <w:r w:rsidRPr="00E92B49">
        <w:rPr>
          <w:lang w:val="en-GB"/>
        </w:rPr>
        <w:t xml:space="preserve"> were analysed, while </w:t>
      </w:r>
      <w:r w:rsidRPr="007B522C">
        <w:rPr>
          <w:bCs/>
          <w:lang w:val="en-GB"/>
        </w:rPr>
        <w:t xml:space="preserve">additional </w:t>
      </w:r>
      <w:r w:rsidR="004E38D9">
        <w:rPr>
          <w:bCs/>
          <w:lang w:val="en-GB"/>
        </w:rPr>
        <w:t>fluid</w:t>
      </w:r>
      <w:del w:id="439" w:author="Charlotte Devitre" w:date="2024-07-24T10:40:00Z" w16du:dateUtc="2024-07-24T17:40:00Z">
        <w:r w:rsidR="004E38D9" w:rsidDel="004F2B3A">
          <w:rPr>
            <w:bCs/>
            <w:lang w:val="en-GB"/>
          </w:rPr>
          <w:delText>-inclusion</w:delText>
        </w:r>
      </w:del>
      <w:ins w:id="440" w:author="Charlotte Devitre" w:date="2024-07-24T10:40:00Z" w16du:dateUtc="2024-07-24T17:40:00Z">
        <w:r w:rsidR="004F2B3A">
          <w:rPr>
            <w:bCs/>
            <w:lang w:val="en-GB"/>
          </w:rPr>
          <w:t xml:space="preserve"> inclusion</w:t>
        </w:r>
      </w:ins>
      <w:r w:rsidR="004E38D9">
        <w:rPr>
          <w:bCs/>
          <w:lang w:val="en-GB"/>
        </w:rPr>
        <w:t>s</w:t>
      </w:r>
      <w:r w:rsidRPr="00E92B49">
        <w:rPr>
          <w:lang w:val="en-GB"/>
        </w:rPr>
        <w:t xml:space="preserve"> were prepared and catalogued. After analysis of ~15 </w:t>
      </w:r>
      <w:r w:rsidR="00CA1DC0">
        <w:rPr>
          <w:bCs/>
          <w:lang w:val="en-GB"/>
        </w:rPr>
        <w:t>samples</w:t>
      </w:r>
      <w:r w:rsidRPr="007B522C">
        <w:rPr>
          <w:bCs/>
          <w:lang w:val="en-GB"/>
        </w:rPr>
        <w:t xml:space="preserve">, the crystals </w:t>
      </w:r>
      <w:r w:rsidR="00CA1DC0" w:rsidRPr="00E92B49">
        <w:rPr>
          <w:lang w:val="en-GB"/>
        </w:rPr>
        <w:t xml:space="preserve">were </w:t>
      </w:r>
      <w:r w:rsidRPr="00E92B49">
        <w:rPr>
          <w:lang w:val="en-GB"/>
        </w:rPr>
        <w:t xml:space="preserve">removed 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Pr="007B522C">
        <w:rPr>
          <w:bCs/>
          <w:lang w:val="en-GB"/>
        </w:rPr>
        <w:t>Day 2</w:t>
      </w:r>
      <w:r w:rsidRPr="00E92B49">
        <w:rPr>
          <w:lang w:val="en-GB"/>
        </w:rPr>
        <w:t xml:space="preserve">. By ~8:30 pm PST on Day 2, we shared an updated histogram of 46 </w:t>
      </w:r>
      <w:r w:rsidR="004E38D9">
        <w:rPr>
          <w:bCs/>
          <w:lang w:val="en-GB"/>
        </w:rPr>
        <w:t>fluid</w:t>
      </w:r>
      <w:del w:id="441" w:author="Charlotte Devitre" w:date="2024-07-24T10:40:00Z" w16du:dateUtc="2024-07-24T17:40:00Z">
        <w:r w:rsidR="004E38D9" w:rsidDel="004F2B3A">
          <w:rPr>
            <w:bCs/>
            <w:lang w:val="en-GB"/>
          </w:rPr>
          <w:delText>-inclusion</w:delText>
        </w:r>
      </w:del>
      <w:ins w:id="442" w:author="Charlotte Devitre" w:date="2024-07-24T10:40:00Z" w16du:dateUtc="2024-07-24T17:40:00Z">
        <w:r w:rsidR="004F2B3A">
          <w:rPr>
            <w:bCs/>
            <w:lang w:val="en-GB"/>
          </w:rPr>
          <w:t xml:space="preserve"> inclusion</w:t>
        </w:r>
      </w:ins>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w:t>
      </w:r>
      <w:proofErr w:type="spellStart"/>
      <w:r w:rsidRPr="00E92B49">
        <w:rPr>
          <w:lang w:val="en-GB"/>
        </w:rPr>
        <w:t>Halemaʻumaʻu</w:t>
      </w:r>
      <w:proofErr w:type="spellEnd"/>
      <w:r w:rsidRPr="00E92B49">
        <w:rPr>
          <w:lang w:val="en-GB"/>
        </w:rPr>
        <w:t xml:space="preserve"> reservoir </w:t>
      </w:r>
      <w:r w:rsidR="000603F3" w:rsidRPr="00E92B49">
        <w:rPr>
          <w:lang w:val="en-GB"/>
        </w:rPr>
        <w:t>(F</w:t>
      </w:r>
      <w:r w:rsidRPr="00E92B49">
        <w:rPr>
          <w:lang w:val="en-GB"/>
        </w:rPr>
        <w:t xml:space="preserve">ig. 2a and c). On Day 3, we finished analysing </w:t>
      </w:r>
      <w:r w:rsidRPr="007B522C">
        <w:rPr>
          <w:bCs/>
          <w:lang w:val="en-GB"/>
        </w:rPr>
        <w:t xml:space="preserve">the remaining </w:t>
      </w:r>
      <w:r w:rsidRPr="00E92B49">
        <w:rPr>
          <w:lang w:val="en-GB"/>
        </w:rPr>
        <w:t xml:space="preserve">prepared </w:t>
      </w:r>
      <w:r w:rsidR="004E38D9">
        <w:rPr>
          <w:bCs/>
          <w:lang w:val="en-GB"/>
        </w:rPr>
        <w:t>fluid</w:t>
      </w:r>
      <w:del w:id="443" w:author="Charlotte Devitre" w:date="2024-07-24T10:40:00Z" w16du:dateUtc="2024-07-24T17:40:00Z">
        <w:r w:rsidR="004E38D9" w:rsidDel="004F2B3A">
          <w:rPr>
            <w:bCs/>
            <w:lang w:val="en-GB"/>
          </w:rPr>
          <w:delText>-inclusion</w:delText>
        </w:r>
      </w:del>
      <w:ins w:id="444" w:author="Charlotte Devitre" w:date="2024-07-24T10:40:00Z" w16du:dateUtc="2024-07-24T17:40:00Z">
        <w:r w:rsidR="004F2B3A">
          <w:rPr>
            <w:bCs/>
            <w:lang w:val="en-GB"/>
          </w:rPr>
          <w:t xml:space="preserve"> inclusion</w:t>
        </w:r>
      </w:ins>
      <w:r w:rsidR="004E38D9">
        <w:rPr>
          <w:bCs/>
          <w:lang w:val="en-GB"/>
        </w:rPr>
        <w:t>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regions of crystals </w:t>
      </w:r>
      <w:r w:rsidRPr="007B522C">
        <w:rPr>
          <w:bCs/>
          <w:lang w:val="en-GB"/>
        </w:rPr>
        <w:t xml:space="preserve">closest to each </w:t>
      </w:r>
      <w:r w:rsidR="004E38D9">
        <w:rPr>
          <w:bCs/>
          <w:lang w:val="en-GB"/>
        </w:rPr>
        <w:t>fluid</w:t>
      </w:r>
      <w:del w:id="445" w:author="Charlotte Devitre" w:date="2024-07-24T10:40:00Z" w16du:dateUtc="2024-07-24T17:40:00Z">
        <w:r w:rsidR="004E38D9" w:rsidDel="004F2B3A">
          <w:rPr>
            <w:bCs/>
            <w:lang w:val="en-GB"/>
          </w:rPr>
          <w:delText>-inclusion</w:delText>
        </w:r>
      </w:del>
      <w:ins w:id="446" w:author="Charlotte Devitre" w:date="2024-07-24T10:40:00Z" w16du:dateUtc="2024-07-24T17:40:00Z">
        <w:r w:rsidR="004F2B3A">
          <w:rPr>
            <w:bCs/>
            <w:lang w:val="en-GB"/>
          </w:rPr>
          <w:t xml:space="preserve"> inclusion</w:t>
        </w:r>
      </w:ins>
      <w:r w:rsidRPr="007B522C">
        <w:rPr>
          <w:bCs/>
          <w:lang w:val="en-GB"/>
        </w:rPr>
        <w:t xml:space="preserve"> </w:t>
      </w:r>
      <w:r w:rsidRPr="00E92B49">
        <w:rPr>
          <w:lang w:val="en-GB"/>
        </w:rPr>
        <w:t>on which to perform EDS</w:t>
      </w:r>
      <w:r w:rsidRPr="007B522C">
        <w:rPr>
          <w:bCs/>
          <w:lang w:val="en-GB"/>
        </w:rPr>
        <w:t xml:space="preserve"> analyses.</w:t>
      </w:r>
      <w:r w:rsidRPr="00E92B49">
        <w:rPr>
          <w:lang w:val="en-GB"/>
        </w:rPr>
        <w:t xml:space="preserve"> On Day 4, olivine forsterite contents (</w:t>
      </w:r>
      <w:proofErr w:type="spellStart"/>
      <w:r w:rsidRPr="00E92B49">
        <w:rPr>
          <w:lang w:val="en-GB"/>
        </w:rPr>
        <w:t>Fo</w:t>
      </w:r>
      <w:proofErr w:type="spellEnd"/>
      <w:r w:rsidRPr="00E92B49">
        <w:rPr>
          <w:lang w:val="en-GB"/>
        </w:rPr>
        <w:t xml:space="preserve"> = </w:t>
      </w:r>
      <w:r w:rsidRPr="00E92B49">
        <w:t>100*Mg/(</w:t>
      </w:r>
      <w:proofErr w:type="spellStart"/>
      <w:r w:rsidRPr="00E92B49">
        <w:t>Mg+Fe</w:t>
      </w:r>
      <w:proofErr w:type="spellEnd"/>
      <w:r w:rsidRPr="00E92B49">
        <w:t>) molar</w:t>
      </w:r>
      <w:r w:rsidRPr="00E92B49">
        <w:rPr>
          <w:lang w:val="en-GB"/>
        </w:rPr>
        <w:t xml:space="preserve">) were determined by EDS, providing a framework to further interpret the plumbing system </w:t>
      </w:r>
      <w:r w:rsidR="000603F3" w:rsidRPr="00E92B49">
        <w:rPr>
          <w:lang w:val="en-GB"/>
        </w:rPr>
        <w:t>(F</w:t>
      </w:r>
      <w:r w:rsidRPr="00E92B49">
        <w:rPr>
          <w:lang w:val="en-GB"/>
        </w:rPr>
        <w:t xml:space="preserve">ig. 2d). The </w:t>
      </w:r>
      <w:proofErr w:type="spellStart"/>
      <w:r w:rsidRPr="00E92B49">
        <w:rPr>
          <w:lang w:val="en-GB"/>
        </w:rPr>
        <w:t>Fo</w:t>
      </w:r>
      <w:proofErr w:type="spellEnd"/>
      <w:r w:rsidRPr="00E92B49">
        <w:rPr>
          <w:lang w:val="en-GB"/>
        </w:rPr>
        <w:t xml:space="preserve"> content of an olivine is a function of MgO and </w:t>
      </w:r>
      <w:proofErr w:type="spellStart"/>
      <w:r w:rsidRPr="00E92B49">
        <w:rPr>
          <w:lang w:val="en-GB"/>
        </w:rPr>
        <w:t>FeO</w:t>
      </w:r>
      <w:proofErr w:type="spellEnd"/>
      <w:r w:rsidRPr="00E92B49">
        <w:rPr>
          <w:lang w:val="en-GB"/>
        </w:rPr>
        <w:t xml:space="preserve"> in the liquid and the </w:t>
      </w:r>
      <w:proofErr w:type="spellStart"/>
      <w:r w:rsidRPr="00E92B49">
        <w:rPr>
          <w:lang w:val="en-GB"/>
        </w:rPr>
        <w:t>Ol-Liq</w:t>
      </w:r>
      <w:proofErr w:type="spellEnd"/>
      <w:r w:rsidRPr="00E92B49">
        <w:rPr>
          <w:lang w:val="en-GB"/>
        </w:rPr>
        <w:t xml:space="preserve">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del w:id="447" w:author="Charlotte Devitre" w:date="2024-07-24T10:40:00Z" w16du:dateUtc="2024-07-24T17:40:00Z">
        <w:r w:rsidR="004E38D9" w:rsidDel="004F2B3A">
          <w:rPr>
            <w:bCs/>
            <w:lang w:val="en-GB"/>
          </w:rPr>
          <w:delText>-inclusion</w:delText>
        </w:r>
      </w:del>
      <w:ins w:id="448" w:author="Charlotte Devitre" w:date="2024-07-24T10:40:00Z" w16du:dateUtc="2024-07-24T17:40:00Z">
        <w:r w:rsidR="004F2B3A">
          <w:rPr>
            <w:bCs/>
            <w:lang w:val="en-GB"/>
          </w:rPr>
          <w:t xml:space="preserve"> inclusion</w:t>
        </w:r>
      </w:ins>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w:t>
      </w:r>
      <w:r w:rsidRPr="00E92B49">
        <w:rPr>
          <w:lang w:val="en-GB"/>
        </w:rPr>
        <w:lastRenderedPageBreak/>
        <w:t xml:space="preserve">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forsterite content can also be used to estimate the likely entrapment temperature of each </w:t>
      </w:r>
      <w:r w:rsidR="00834561" w:rsidRPr="00E92B49">
        <w:rPr>
          <w:lang w:val="en-GB"/>
        </w:rPr>
        <w:t>fluid</w:t>
      </w:r>
      <w:del w:id="449" w:author="Charlotte Devitre" w:date="2024-07-24T10:40:00Z" w16du:dateUtc="2024-07-24T17:40:00Z">
        <w:r w:rsidR="00834561" w:rsidDel="004F2B3A">
          <w:rPr>
            <w:bCs/>
            <w:lang w:val="en-GB"/>
          </w:rPr>
          <w:delText>-inclusion</w:delText>
        </w:r>
      </w:del>
      <w:ins w:id="450" w:author="Charlotte Devitre" w:date="2024-07-24T10:40:00Z" w16du:dateUtc="2024-07-24T17:40:00Z">
        <w:r w:rsidR="004F2B3A">
          <w:rPr>
            <w:bCs/>
            <w:lang w:val="en-GB"/>
          </w:rPr>
          <w:t xml:space="preserve"> inclusion</w:t>
        </w:r>
      </w:ins>
      <w:r w:rsidRPr="007B522C">
        <w:rPr>
          <w:bCs/>
          <w:lang w:val="en-GB"/>
        </w:rPr>
        <w:t xml:space="preserve"> (</w:t>
      </w:r>
      <w:r w:rsidRPr="007B522C">
        <w:rPr>
          <w:bCs/>
          <w:lang w:val="en-GB"/>
        </w:rPr>
        <w:fldChar w:fldCharType="begin"/>
      </w:r>
      <w:r w:rsidR="0073265F">
        <w:rPr>
          <w:bCs/>
          <w:lang w:val="en-GB"/>
        </w:rPr>
        <w:instrText xml:space="preserve"> ADDIN ZOTERO_ITEM CSL_CITATION {"citationID":"mu0WblAU","properties":{"formattedCitation":"(DeVitre and Wieser, 2024)","plainCitation":"(DeVitre and Wieser, 2024)","dontUpdate":true,"noteIndex":0},"citationItems":[{"id":"OQjauoEz/cWl4AKuJ","uris":["http://zotero.org/users/9451925/items/FWZK55EA"],"itemData":{"id":2108,"type":"article-journal","abstract":"Interpreting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E92B49">
        <w:rPr>
          <w:lang w:val="en-GB"/>
        </w:rPr>
        <w:t xml:space="preserve">for performing EOS calculations, rather than having to use a uniform temperature as on Day 1-2. </w:t>
      </w:r>
      <w:r w:rsidRPr="007B522C">
        <w:rPr>
          <w:bCs/>
          <w:lang w:val="en-GB"/>
        </w:rPr>
        <w:t>We</w:t>
      </w:r>
      <w:r w:rsidR="00CA1DC0">
        <w:rPr>
          <w:bCs/>
          <w:lang w:val="en-GB"/>
        </w:rPr>
        <w:t xml:space="preserve"> thus</w:t>
      </w:r>
      <w:r w:rsidRPr="007B522C">
        <w:rPr>
          <w:bCs/>
          <w:lang w:val="en-GB"/>
        </w:rPr>
        <w:t xml:space="preserve"> recalculated all </w:t>
      </w:r>
      <w:r w:rsidR="004E38D9">
        <w:rPr>
          <w:bCs/>
          <w:lang w:val="en-GB"/>
        </w:rPr>
        <w:t>fluid</w:t>
      </w:r>
      <w:del w:id="451" w:author="Charlotte Devitre" w:date="2024-07-24T10:40:00Z" w16du:dateUtc="2024-07-24T17:40:00Z">
        <w:r w:rsidR="004E38D9" w:rsidDel="004F2B3A">
          <w:rPr>
            <w:bCs/>
            <w:lang w:val="en-GB"/>
          </w:rPr>
          <w:delText>-inclusion</w:delText>
        </w:r>
      </w:del>
      <w:ins w:id="452" w:author="Charlotte Devitre" w:date="2024-07-24T10:40:00Z" w16du:dateUtc="2024-07-24T17:40:00Z">
        <w:r w:rsidR="004F2B3A">
          <w:rPr>
            <w:bCs/>
            <w:lang w:val="en-GB"/>
          </w:rPr>
          <w:t xml:space="preserve"> inclusion</w:t>
        </w:r>
      </w:ins>
      <w:r w:rsidRPr="007B522C">
        <w:rPr>
          <w:bCs/>
          <w:lang w:val="en-GB"/>
        </w:rPr>
        <w:t xml:space="preserve"> pressures on Day 4 using </w:t>
      </w:r>
      <w:r w:rsidR="00834561">
        <w:rPr>
          <w:bCs/>
          <w:lang w:val="en-GB"/>
        </w:rPr>
        <w:t>fluid</w:t>
      </w:r>
      <w:del w:id="453" w:author="Charlotte Devitre" w:date="2024-07-24T10:40:00Z" w16du:dateUtc="2024-07-24T17:40:00Z">
        <w:r w:rsidR="00834561" w:rsidDel="004F2B3A">
          <w:rPr>
            <w:bCs/>
            <w:lang w:val="en-GB"/>
          </w:rPr>
          <w:delText>-inclusion</w:delText>
        </w:r>
      </w:del>
      <w:ins w:id="454" w:author="Charlotte Devitre" w:date="2024-07-24T10:40:00Z" w16du:dateUtc="2024-07-24T17:40:00Z">
        <w:r w:rsidR="004F2B3A">
          <w:rPr>
            <w:bCs/>
            <w:lang w:val="en-GB"/>
          </w:rPr>
          <w:t xml:space="preserve"> inclusion</w:t>
        </w:r>
      </w:ins>
      <w:ins w:id="455" w:author="Charlotte Devitre" w:date="2024-07-24T14:31:00Z" w16du:dateUtc="2024-07-24T21:31:00Z">
        <w:r w:rsidR="001157FC">
          <w:rPr>
            <w:bCs/>
            <w:lang w:val="en-GB"/>
          </w:rPr>
          <w:t>-</w:t>
        </w:r>
      </w:ins>
      <w:del w:id="456" w:author="Charlotte Devitre" w:date="2024-07-24T14:31:00Z" w16du:dateUtc="2024-07-24T21:31:00Z">
        <w:r w:rsidRPr="007B522C" w:rsidDel="001157FC">
          <w:rPr>
            <w:bCs/>
            <w:lang w:val="en-GB"/>
          </w:rPr>
          <w:delText xml:space="preserve"> </w:delText>
        </w:r>
      </w:del>
      <w:r w:rsidRPr="007B522C">
        <w:rPr>
          <w:bCs/>
          <w:lang w:val="en-GB"/>
        </w:rPr>
        <w:t>specific entrapment temperatures</w:t>
      </w:r>
      <w:r w:rsidR="00CA1DC0">
        <w:rPr>
          <w:bCs/>
          <w:lang w:val="en-GB"/>
        </w:rPr>
        <w:t>.</w:t>
      </w:r>
    </w:p>
    <w:p w14:paraId="083F4EB5" w14:textId="38578D2A" w:rsidR="00B90F91" w:rsidRPr="007B522C" w:rsidRDefault="00B90F91" w:rsidP="00B90F91">
      <w:pPr>
        <w:pStyle w:val="Text"/>
        <w:spacing w:line="480" w:lineRule="auto"/>
        <w:jc w:val="both"/>
        <w:rPr>
          <w:bCs/>
          <w:lang w:val="en-GB"/>
        </w:rPr>
      </w:pPr>
      <w:r w:rsidRPr="00E92B49">
        <w:rPr>
          <w:rFonts w:asciiTheme="minorHAnsi" w:hAnsiTheme="minorHAnsi"/>
          <w:sz w:val="22"/>
          <w:lang w:val="en-GB"/>
        </w:rPr>
        <w:t xml:space="preserve">Our results </w:t>
      </w:r>
      <w:r w:rsidRPr="007B522C">
        <w:rPr>
          <w:bCs/>
          <w:lang w:val="en-GB"/>
        </w:rPr>
        <w:t xml:space="preserve">on Day 4 </w:t>
      </w:r>
      <w:r w:rsidRPr="00E92B49">
        <w:rPr>
          <w:rFonts w:asciiTheme="minorHAnsi" w:hAnsiTheme="minorHAnsi"/>
          <w:sz w:val="22"/>
          <w:lang w:val="en-GB"/>
        </w:rPr>
        <w:t xml:space="preserve">clearly show that the majority of </w:t>
      </w:r>
      <w:r w:rsidR="004E38D9">
        <w:rPr>
          <w:bCs/>
          <w:lang w:val="en-GB"/>
        </w:rPr>
        <w:t>fluid</w:t>
      </w:r>
      <w:del w:id="457" w:author="Charlotte Devitre" w:date="2024-07-24T10:40:00Z" w16du:dateUtc="2024-07-24T17:40:00Z">
        <w:r w:rsidR="004E38D9" w:rsidDel="004F2B3A">
          <w:rPr>
            <w:bCs/>
            <w:lang w:val="en-GB"/>
          </w:rPr>
          <w:delText>-inclusion</w:delText>
        </w:r>
      </w:del>
      <w:ins w:id="458" w:author="Charlotte Devitre" w:date="2024-07-24T10:40:00Z" w16du:dateUtc="2024-07-24T17:40:00Z">
        <w:r w:rsidR="004F2B3A">
          <w:rPr>
            <w:bCs/>
            <w:lang w:val="en-GB"/>
          </w:rPr>
          <w:t xml:space="preserve"> inclusion</w:t>
        </w:r>
      </w:ins>
      <w:r w:rsidR="004E38D9">
        <w:rPr>
          <w:bCs/>
          <w:lang w:val="en-GB"/>
        </w:rPr>
        <w:t>s</w:t>
      </w:r>
      <w:r w:rsidRPr="00E92B49">
        <w:rPr>
          <w:rFonts w:asciiTheme="minorHAnsi" w:hAnsiTheme="minorHAnsi"/>
          <w:sz w:val="22"/>
          <w:lang w:val="en-GB"/>
        </w:rPr>
        <w:t xml:space="preserve"> were entrapped at ~1–2 km below the surface </w:t>
      </w:r>
      <w:r w:rsidR="000603F3" w:rsidRPr="00E92B49">
        <w:rPr>
          <w:rFonts w:asciiTheme="minorHAnsi" w:hAnsiTheme="minorHAnsi"/>
          <w:sz w:val="22"/>
          <w:lang w:val="en-GB"/>
        </w:rPr>
        <w:t>(F</w:t>
      </w:r>
      <w:r w:rsidRPr="00E92B49">
        <w:rPr>
          <w:rFonts w:asciiTheme="minorHAnsi" w:hAnsiTheme="minorHAnsi"/>
          <w:sz w:val="22"/>
          <w:lang w:val="en-GB"/>
        </w:rPr>
        <w:t xml:space="preserve">ig. 2d), which aligns well with the depths of the </w:t>
      </w:r>
      <w:proofErr w:type="spellStart"/>
      <w:r w:rsidRPr="00E92B49">
        <w:rPr>
          <w:rFonts w:asciiTheme="minorHAnsi" w:hAnsiTheme="minorHAnsi"/>
          <w:sz w:val="22"/>
          <w:lang w:val="en-GB"/>
        </w:rPr>
        <w:t>Halemaʻumaʻu</w:t>
      </w:r>
      <w:proofErr w:type="spellEnd"/>
      <w:r w:rsidRPr="00E92B49">
        <w:rPr>
          <w:rFonts w:asciiTheme="minorHAnsi" w:hAnsiTheme="minorHAnsi"/>
          <w:sz w:val="22"/>
          <w:lang w:val="en-GB"/>
        </w:rPr>
        <w:t xml:space="preserve"> reservoir interpreted from geophysics </w:t>
      </w:r>
      <w:r w:rsidRPr="00E92B49">
        <w:rPr>
          <w:rFonts w:asciiTheme="minorHAnsi" w:hAnsiTheme="minorHAnsi"/>
          <w:sz w:val="22"/>
          <w:lang w:val="en-GB"/>
        </w:rPr>
        <w:fldChar w:fldCharType="begin"/>
      </w:r>
      <w:r w:rsidR="0073265F">
        <w:rPr>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2019)","noteIndex":0},"citationItems":[{"id":"OQjauoEz/7YLiGRdj","uris":["http://zotero.org/users/9451925/items/FQW6YRR6"],"itemData":{"id":2006,"type":"article-journal","abstract":"We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OQjauoEz/GwwPoqlC","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P."}],"issued":{"date-parts":[["2016",8,1]]}}},{"id":"OQjauoEz/oM8MCCR8","uris":["http://zotero.org/users/9451925/items/CXV87T5P"],"itemData":{"id":2003,"type":"article-journal","abstract":"Caldera-forming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E92B49">
        <w:rPr>
          <w:rFonts w:asciiTheme="minorHAnsi" w:hAnsiTheme="minorHAnsi"/>
          <w:sz w:val="22"/>
          <w:lang w:val="en-GB"/>
        </w:rPr>
        <w:fldChar w:fldCharType="separate"/>
      </w:r>
      <w:r w:rsidR="00C3296A" w:rsidRPr="00E92B49">
        <w:rPr>
          <w:rFonts w:asciiTheme="minorHAnsi" w:hAnsiTheme="minorHAnsi"/>
          <w:sz w:val="22"/>
        </w:rPr>
        <w:t xml:space="preserve">(Baker and </w:t>
      </w:r>
      <w:proofErr w:type="spellStart"/>
      <w:r w:rsidR="00C3296A" w:rsidRPr="00E92B49">
        <w:rPr>
          <w:rFonts w:asciiTheme="minorHAnsi" w:hAnsiTheme="minorHAnsi"/>
          <w:sz w:val="22"/>
        </w:rPr>
        <w:t>Amelung</w:t>
      </w:r>
      <w:proofErr w:type="spellEnd"/>
      <w:r w:rsidR="00C3296A" w:rsidRPr="00E92B49">
        <w:rPr>
          <w:rFonts w:asciiTheme="minorHAnsi" w:hAnsiTheme="minorHAnsi"/>
          <w:sz w:val="22"/>
        </w:rPr>
        <w:t xml:space="preserve">, 2012; Anderson and Poland, 2016; Anderson </w:t>
      </w:r>
      <w:r w:rsidR="00C3296A" w:rsidRPr="00E92B49">
        <w:rPr>
          <w:rFonts w:asciiTheme="minorHAnsi" w:hAnsiTheme="minorHAnsi"/>
          <w:i/>
          <w:sz w:val="22"/>
        </w:rPr>
        <w:t>et al.</w:t>
      </w:r>
      <w:r w:rsidR="00C3296A" w:rsidRPr="00E92B49">
        <w:rPr>
          <w:rFonts w:asciiTheme="minorHAnsi" w:hAnsiTheme="minorHAnsi"/>
          <w:sz w:val="22"/>
        </w:rPr>
        <w:t>, 2019)</w:t>
      </w:r>
      <w:r w:rsidRPr="00E92B49">
        <w:rPr>
          <w:rFonts w:asciiTheme="minorHAnsi" w:hAnsiTheme="minorHAnsi"/>
          <w:sz w:val="22"/>
        </w:rPr>
        <w:fldChar w:fldCharType="end"/>
      </w:r>
      <w:r w:rsidRPr="00E92B49">
        <w:rPr>
          <w:rFonts w:asciiTheme="minorHAnsi" w:hAnsiTheme="minorHAnsi"/>
          <w:sz w:val="22"/>
          <w:lang w:val="en-GB"/>
        </w:rPr>
        <w:t xml:space="preserve">, </w:t>
      </w:r>
      <w:r w:rsidR="00CA1DC0">
        <w:rPr>
          <w:bCs/>
          <w:lang w:val="en-GB"/>
        </w:rPr>
        <w:t>melt</w:t>
      </w:r>
      <w:del w:id="459" w:author="Charlotte Devitre" w:date="2024-07-24T10:40:00Z" w16du:dateUtc="2024-07-24T17:40:00Z">
        <w:r w:rsidR="00CA1DC0" w:rsidDel="004F2B3A">
          <w:rPr>
            <w:bCs/>
            <w:lang w:val="en-GB"/>
          </w:rPr>
          <w:delText>-inclusion</w:delText>
        </w:r>
      </w:del>
      <w:ins w:id="460" w:author="Charlotte Devitre" w:date="2024-07-24T10:40:00Z" w16du:dateUtc="2024-07-24T17:40:00Z">
        <w:r w:rsidR="004F2B3A">
          <w:rPr>
            <w:bCs/>
            <w:lang w:val="en-GB"/>
          </w:rPr>
          <w:t xml:space="preserve"> inclusion</w:t>
        </w:r>
      </w:ins>
      <w:r w:rsidRPr="00E92B49">
        <w:rPr>
          <w:rFonts w:asciiTheme="minorHAnsi" w:hAnsiTheme="minorHAnsi"/>
          <w:sz w:val="22"/>
          <w:lang w:val="en-GB"/>
        </w:rPr>
        <w:t xml:space="preserve"> barometry </w:t>
      </w:r>
      <w:r w:rsidRPr="00E92B49">
        <w:rPr>
          <w:rFonts w:asciiTheme="minorHAnsi" w:hAnsiTheme="minorHAnsi"/>
          <w:sz w:val="22"/>
          <w:lang w:val="en-GB"/>
        </w:rPr>
        <w:fldChar w:fldCharType="begin"/>
      </w:r>
      <w:r w:rsidR="0073265F">
        <w:rPr>
          <w:bCs/>
          <w:lang w:val="en-GB"/>
        </w:rPr>
        <w:instrText xml:space="preserve"> ADDIN ZOTERO_ITEM CSL_CITATION {"citationID":"DqoUYxOz","properties":{"formattedCitation":"(Lerner {\\i{}et al.}, 2021; Wieser {\\i{}et al.}, 2021)","plainCitation":"(Lerner et al., 2021; Wieser et al., 2021)","noteIndex":0},"citationItems":[{"id":"OQjauoEz/YHvm7BdY","uris":["http://zotero.org/users/9451925/items/MK6E7YHU"],"itemData":{"id":1274,"type":"article-journal","container-title":"Bulletin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E."},{"family":"Gansecki","given":"Cheryl"}],"issued":{"date-parts":[["2021"]]}}},{"id":"OQjauoEz/PWQdAVhw","uris":["http://zotero.org/users/9451925/items/68HCIF2C"],"itemData":{"id":310,"type":"article-journal","abstract":"The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3265F">
        <w:rPr>
          <w:rFonts w:ascii="Cambria Math" w:hAnsi="Cambria Math" w:cs="Cambria Math"/>
          <w:bCs/>
          <w:lang w:val="en-GB"/>
        </w:rPr>
        <w:instrText>∼</w:instrText>
      </w:r>
      <w:r w:rsidR="0073265F">
        <w:rPr>
          <w:bCs/>
          <w:lang w:val="en-GB"/>
        </w:rPr>
        <w:instrText>2-km depth), while many high-Fo olivines (&gt;Fo81.5; far from equilibrium with their carrier melts) crystallized within the South Caldera reservoir (</w:instrText>
      </w:r>
      <w:r w:rsidR="0073265F">
        <w:rPr>
          <w:rFonts w:ascii="Cambria Math" w:hAnsi="Cambria Math" w:cs="Cambria Math"/>
          <w:bCs/>
          <w:lang w:val="en-GB"/>
        </w:rPr>
        <w:instrText>∼</w:instrText>
      </w:r>
      <w:r w:rsidR="0073265F">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92B49">
        <w:rPr>
          <w:rFonts w:asciiTheme="minorHAnsi" w:hAnsiTheme="minorHAnsi"/>
          <w:sz w:val="22"/>
          <w:lang w:val="en-GB"/>
        </w:rPr>
        <w:fldChar w:fldCharType="separate"/>
      </w:r>
      <w:r w:rsidR="00C3296A" w:rsidRPr="00E92B49">
        <w:rPr>
          <w:rFonts w:asciiTheme="minorHAnsi" w:hAnsiTheme="minorHAnsi"/>
          <w:sz w:val="22"/>
        </w:rPr>
        <w:t xml:space="preserve">(Lerner </w:t>
      </w:r>
      <w:r w:rsidR="00C3296A" w:rsidRPr="00E92B49">
        <w:rPr>
          <w:rFonts w:asciiTheme="minorHAnsi" w:hAnsiTheme="minorHAnsi"/>
          <w:i/>
          <w:sz w:val="22"/>
        </w:rPr>
        <w:t>et al.</w:t>
      </w:r>
      <w:r w:rsidR="00C3296A" w:rsidRPr="00E92B49">
        <w:rPr>
          <w:rFonts w:asciiTheme="minorHAnsi" w:hAnsiTheme="minorHAnsi"/>
          <w:sz w:val="22"/>
        </w:rPr>
        <w:t xml:space="preserve">, 2021; </w:t>
      </w:r>
      <w:proofErr w:type="spellStart"/>
      <w:r w:rsidR="00C3296A" w:rsidRPr="00E92B49">
        <w:rPr>
          <w:rFonts w:asciiTheme="minorHAnsi" w:hAnsiTheme="minorHAnsi"/>
          <w:sz w:val="22"/>
        </w:rPr>
        <w:t>Wieser</w:t>
      </w:r>
      <w:proofErr w:type="spellEnd"/>
      <w:r w:rsidR="00C3296A" w:rsidRPr="00E92B49">
        <w:rPr>
          <w:rFonts w:asciiTheme="minorHAnsi" w:hAnsiTheme="minorHAnsi"/>
          <w:sz w:val="22"/>
        </w:rPr>
        <w:t xml:space="preserve"> </w:t>
      </w:r>
      <w:r w:rsidR="00C3296A" w:rsidRPr="00E92B49">
        <w:rPr>
          <w:rFonts w:asciiTheme="minorHAnsi" w:hAnsiTheme="minorHAnsi"/>
          <w:i/>
          <w:sz w:val="22"/>
        </w:rPr>
        <w:t>et al.</w:t>
      </w:r>
      <w:r w:rsidR="00C3296A" w:rsidRPr="00E92B49">
        <w:rPr>
          <w:rFonts w:asciiTheme="minorHAnsi" w:hAnsiTheme="minorHAnsi"/>
          <w:sz w:val="22"/>
        </w:rPr>
        <w:t>, 2021)</w:t>
      </w:r>
      <w:r w:rsidRPr="00E92B49">
        <w:rPr>
          <w:rFonts w:asciiTheme="minorHAnsi" w:hAnsiTheme="minorHAnsi"/>
          <w:sz w:val="22"/>
        </w:rPr>
        <w:fldChar w:fldCharType="end"/>
      </w:r>
      <w:r w:rsidRPr="007B522C">
        <w:rPr>
          <w:bCs/>
        </w:rPr>
        <w:t xml:space="preserve">, and </w:t>
      </w:r>
      <w:r w:rsidR="004E38D9">
        <w:rPr>
          <w:bCs/>
        </w:rPr>
        <w:t>fluid</w:t>
      </w:r>
      <w:del w:id="461" w:author="Charlotte Devitre" w:date="2024-07-24T10:40:00Z" w16du:dateUtc="2024-07-24T17:40:00Z">
        <w:r w:rsidR="004E38D9" w:rsidDel="004F2B3A">
          <w:rPr>
            <w:bCs/>
          </w:rPr>
          <w:delText>-inclusion</w:delText>
        </w:r>
      </w:del>
      <w:ins w:id="462" w:author="Charlotte Devitre" w:date="2024-07-24T10:40:00Z" w16du:dateUtc="2024-07-24T17:40:00Z">
        <w:r w:rsidR="004F2B3A">
          <w:rPr>
            <w:bCs/>
          </w:rPr>
          <w:t xml:space="preserve"> inclusion</w:t>
        </w:r>
      </w:ins>
      <w:r w:rsidR="00CA1DC0">
        <w:rPr>
          <w:bCs/>
        </w:rPr>
        <w:t xml:space="preserve">s </w:t>
      </w:r>
      <w:r w:rsidRPr="007B522C">
        <w:rPr>
          <w:bCs/>
        </w:rPr>
        <w:fldChar w:fldCharType="begin"/>
      </w:r>
      <w:r w:rsidR="0073265F">
        <w:rPr>
          <w:bCs/>
        </w:rPr>
        <w:instrText xml:space="preserve"> ADDIN ZOTERO_ITEM CSL_CITATION {"citationID":"VdGFtbei","properties":{"formattedCitation":"(DeVitre and Wieser, 2024; Lerner {\\i{}et al.}, 2024)","plainCitation":"(DeVitre and Wieser, 2024; Lerner et al., 2024)","noteIndex":0},"citationItems":[{"id":"OQjauoEz/cWl4AKuJ","uris":["http://zotero.org/users/9451925/items/FWZK55EA"],"itemData":{"id":2108,"type":"article-journal","abstract":"Interpreting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OQjauoEz/u6rEYAmR","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3265F">
        <w:rPr>
          <w:rFonts w:ascii="Cambria Math" w:hAnsi="Cambria Math" w:cs="Cambria Math"/>
          <w:bCs/>
        </w:rPr>
        <w:instrText>∼</w:instrText>
      </w:r>
      <w:r w:rsidR="0073265F">
        <w:rPr>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3265F">
        <w:rPr>
          <w:rFonts w:ascii="Cambria Math" w:hAnsi="Cambria Math" w:cs="Cambria Math"/>
          <w:bCs/>
        </w:rPr>
        <w:instrText>∼</w:instrText>
      </w:r>
      <w:r w:rsidR="0073265F">
        <w:rPr>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7B522C">
        <w:rPr>
          <w:bCs/>
        </w:rPr>
        <w:t xml:space="preserve">. </w:t>
      </w:r>
      <w:bookmarkEnd w:id="405"/>
      <w:r w:rsidRPr="007B522C">
        <w:rPr>
          <w:bCs/>
          <w:lang w:val="en-GB"/>
        </w:rPr>
        <w:t xml:space="preserve">While the greater number of analyses from data processed on Day 2 and Day 4 certainly enhance the story, it is notable that depths calculated on Day 1 fall within final proposed storage reservoir depths. Rapid EDS analyses of olivine </w:t>
      </w:r>
      <w:proofErr w:type="spellStart"/>
      <w:r w:rsidRPr="007B522C">
        <w:rPr>
          <w:bCs/>
          <w:lang w:val="en-GB"/>
        </w:rPr>
        <w:t>Fo</w:t>
      </w:r>
      <w:proofErr w:type="spellEnd"/>
      <w:r w:rsidRPr="007B522C">
        <w:rPr>
          <w:bCs/>
          <w:lang w:val="en-GB"/>
        </w:rPr>
        <w:t xml:space="preserve"> contents close to each </w:t>
      </w:r>
      <w:r w:rsidR="004E38D9">
        <w:rPr>
          <w:bCs/>
          <w:lang w:val="en-GB"/>
        </w:rPr>
        <w:t>fluid</w:t>
      </w:r>
      <w:del w:id="463" w:author="Charlotte Devitre" w:date="2024-07-24T10:40:00Z" w16du:dateUtc="2024-07-24T17:40:00Z">
        <w:r w:rsidR="004E38D9" w:rsidDel="004F2B3A">
          <w:rPr>
            <w:bCs/>
            <w:lang w:val="en-GB"/>
          </w:rPr>
          <w:delText>-inclusion</w:delText>
        </w:r>
      </w:del>
      <w:ins w:id="464" w:author="Charlotte Devitre" w:date="2024-07-24T10:40:00Z" w16du:dateUtc="2024-07-24T17:40:00Z">
        <w:r w:rsidR="004F2B3A">
          <w:rPr>
            <w:bCs/>
            <w:lang w:val="en-GB"/>
          </w:rPr>
          <w:t xml:space="preserve"> inclusion</w:t>
        </w:r>
      </w:ins>
      <w:r w:rsidRPr="007B522C">
        <w:rPr>
          <w:bCs/>
          <w:lang w:val="en-GB"/>
        </w:rPr>
        <w:t xml:space="preserve"> reveal that olivine crystals grew from a wide range of melt compositions. It is interesting to note that </w:t>
      </w:r>
      <w:r w:rsidR="004E38D9">
        <w:rPr>
          <w:bCs/>
          <w:lang w:val="en-GB"/>
        </w:rPr>
        <w:t>fluid</w:t>
      </w:r>
      <w:del w:id="465" w:author="Charlotte Devitre" w:date="2024-07-24T10:40:00Z" w16du:dateUtc="2024-07-24T17:40:00Z">
        <w:r w:rsidR="004E38D9" w:rsidDel="004F2B3A">
          <w:rPr>
            <w:bCs/>
            <w:lang w:val="en-GB"/>
          </w:rPr>
          <w:delText>-inclusion</w:delText>
        </w:r>
      </w:del>
      <w:ins w:id="466"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in the cores of high-</w:t>
      </w:r>
      <w:proofErr w:type="spellStart"/>
      <w:r w:rsidRPr="007B522C">
        <w:rPr>
          <w:bCs/>
          <w:lang w:val="en-GB"/>
        </w:rPr>
        <w:t>Fo</w:t>
      </w:r>
      <w:proofErr w:type="spellEnd"/>
      <w:r w:rsidRPr="007B522C">
        <w:rPr>
          <w:bCs/>
          <w:lang w:val="en-GB"/>
        </w:rPr>
        <w:t xml:space="preserve"> (e.g., &gt;86) olivine crystals return pressures indicative of the shallower </w:t>
      </w:r>
      <w:proofErr w:type="spellStart"/>
      <w:r w:rsidRPr="007B522C">
        <w:rPr>
          <w:bCs/>
          <w:lang w:val="en-GB"/>
        </w:rPr>
        <w:t>Halemaʻumaʻu</w:t>
      </w:r>
      <w:proofErr w:type="spellEnd"/>
      <w:r w:rsidRPr="007B522C">
        <w:rPr>
          <w:bCs/>
          <w:lang w:val="en-GB"/>
        </w:rPr>
        <w:t xml:space="preserve"> reservoir, given that it has been suggested based on previous eruptions that these high-</w:t>
      </w:r>
      <w:proofErr w:type="spellStart"/>
      <w:r w:rsidRPr="007B522C">
        <w:rPr>
          <w:bCs/>
          <w:lang w:val="en-GB"/>
        </w:rPr>
        <w:t>Fo</w:t>
      </w:r>
      <w:proofErr w:type="spellEnd"/>
      <w:r w:rsidRPr="007B522C">
        <w:rPr>
          <w:bCs/>
          <w:lang w:val="en-GB"/>
        </w:rPr>
        <w:t xml:space="preserve"> olivine crystals predominantly grow in the deeper </w:t>
      </w:r>
      <w:del w:id="467" w:author="Charlotte Devitre" w:date="2024-07-24T10:49:00Z" w16du:dateUtc="2024-07-24T17:49:00Z">
        <w:r w:rsidR="007C5202" w:rsidDel="004F2B3A">
          <w:rPr>
            <w:bCs/>
            <w:lang w:val="en-GB"/>
          </w:rPr>
          <w:delText>South-Caldera</w:delText>
        </w:r>
        <w:r w:rsidRPr="007B522C" w:rsidDel="004F2B3A">
          <w:rPr>
            <w:bCs/>
            <w:lang w:val="en-GB"/>
          </w:rPr>
          <w:delText xml:space="preserve"> </w:delText>
        </w:r>
      </w:del>
      <w:ins w:id="468" w:author="Charlotte Devitre" w:date="2024-07-24T10:50:00Z" w16du:dateUtc="2024-07-24T17:50:00Z">
        <w:r w:rsidR="004F2B3A">
          <w:rPr>
            <w:bCs/>
            <w:lang w:val="en-GB"/>
          </w:rPr>
          <w:t xml:space="preserve">South Caldera </w:t>
        </w:r>
      </w:ins>
      <w:r w:rsidRPr="007B522C">
        <w:rPr>
          <w:bCs/>
          <w:lang w:val="en-GB"/>
        </w:rPr>
        <w:t>reservoir (</w:t>
      </w:r>
      <w:r>
        <w:rPr>
          <w:bCs/>
          <w:lang w:val="en-GB"/>
        </w:rPr>
        <w:t>Fig. 2</w:t>
      </w:r>
      <w:r w:rsidRPr="007B522C">
        <w:rPr>
          <w:bCs/>
          <w:lang w:val="en-GB"/>
        </w:rPr>
        <w:t>a) where high</w:t>
      </w:r>
      <w:ins w:id="469" w:author="Charlotte Devitre" w:date="2024-07-24T14:32:00Z" w16du:dateUtc="2024-07-24T21:32:00Z">
        <w:r w:rsidR="001157FC">
          <w:rPr>
            <w:bCs/>
            <w:lang w:val="en-GB"/>
          </w:rPr>
          <w:t>-</w:t>
        </w:r>
      </w:ins>
      <w:del w:id="470" w:author="Charlotte Devitre" w:date="2024-07-24T14:32:00Z" w16du:dateUtc="2024-07-24T21:32:00Z">
        <w:r w:rsidRPr="007B522C" w:rsidDel="001157FC">
          <w:rPr>
            <w:bCs/>
            <w:lang w:val="en-GB"/>
          </w:rPr>
          <w:delText xml:space="preserve"> </w:delText>
        </w:r>
      </w:del>
      <w:r w:rsidRPr="007B522C">
        <w:rPr>
          <w:bCs/>
          <w:lang w:val="en-GB"/>
        </w:rPr>
        <w:t xml:space="preserve">MgO melts are thought to reside </w:t>
      </w:r>
      <w:r w:rsidRPr="007B522C">
        <w:rPr>
          <w:bCs/>
          <w:lang w:val="en-GB"/>
        </w:rPr>
        <w:fldChar w:fldCharType="begin"/>
      </w:r>
      <w:r w:rsidR="0073265F">
        <w:rPr>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2024)","noteIndex":0},"citationItems":[{"id":"OQjauoEz/V5cFpa2f","uris":["http://zotero.org/users/9451925/items/ZRK9LWUC"],"itemData":{"id":2020,"type":"book","note":"page: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R."}],"issued":{"date-parts":[["2014"]]}}},{"id":"OQjauoEz/VZzhl0MV","uris":["http://zotero.org/users/9451925/items/H9ZMUC9R"],"itemData":{"id":2045,"type":"article-journal","abstract":"The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3265F">
        <w:rPr>
          <w:rFonts w:ascii="Cambria Math" w:hAnsi="Cambria Math" w:cs="Cambria Math"/>
          <w:bCs/>
          <w:lang w:val="en-GB"/>
        </w:rPr>
        <w:instrText>∼</w:instrText>
      </w:r>
      <w:r w:rsidR="0073265F">
        <w:rPr>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3265F">
        <w:rPr>
          <w:rFonts w:ascii="Cambria Math" w:hAnsi="Cambria Math" w:cs="Cambria Math"/>
          <w:bCs/>
          <w:lang w:val="en-GB"/>
        </w:rPr>
        <w:instrText>∼</w:instrText>
      </w:r>
      <w:r w:rsidR="0073265F">
        <w:rPr>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O."}],"issued":{"date-parts":[["2015",3,1]]}}},{"id":"OQjauoEz/ZO8KM0FZ","uris":["http://zotero.org/users/9451925/items/BL5E74A9"],"itemData":{"id":2048,"type":"article-journal","abstract":"The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3265F">
        <w:rPr>
          <w:rFonts w:ascii="Cambria Math" w:hAnsi="Cambria Math" w:cs="Cambria Math"/>
          <w:bCs/>
          <w:lang w:val="en-GB"/>
        </w:rPr>
        <w:instrText>∼</w:instrText>
      </w:r>
      <w:r w:rsidR="0073265F">
        <w:rPr>
          <w:bCs/>
          <w:lang w:val="en-GB"/>
        </w:rPr>
        <w:instrText xml:space="preserve">1990. Thereafter, Puʻu ʻŌʻō lavas display (1) short-term fluctuations in 206Pb/204Pb on a time scale of &amp;lt;10 years and (2) a gradual increase in 87Sr/86Sr from </w:instrText>
      </w:r>
      <w:r w:rsidR="0073265F">
        <w:rPr>
          <w:rFonts w:ascii="Cambria Math" w:hAnsi="Cambria Math" w:cs="Cambria Math"/>
          <w:bCs/>
          <w:lang w:val="en-GB"/>
        </w:rPr>
        <w:instrText>∼</w:instrText>
      </w:r>
      <w:r w:rsidR="0073265F">
        <w:rPr>
          <w:bCs/>
          <w:lang w:val="en-GB"/>
        </w:rPr>
        <w:instrText xml:space="preserve">0·70359 to a maximum of </w:instrText>
      </w:r>
      <w:r w:rsidR="0073265F">
        <w:rPr>
          <w:rFonts w:ascii="Cambria Math" w:hAnsi="Cambria Math" w:cs="Cambria Math"/>
          <w:bCs/>
          <w:lang w:val="en-GB"/>
        </w:rPr>
        <w:instrText>∼</w:instrText>
      </w:r>
      <w:r w:rsidR="0073265F">
        <w:rPr>
          <w:bCs/>
          <w:lang w:val="en-GB"/>
        </w:rPr>
        <w:instrText xml:space="preserve">0·70364 between </w:instrText>
      </w:r>
      <w:r w:rsidR="0073265F">
        <w:rPr>
          <w:rFonts w:ascii="Cambria Math" w:hAnsi="Cambria Math" w:cs="Cambria Math"/>
          <w:bCs/>
          <w:lang w:val="en-GB"/>
        </w:rPr>
        <w:instrText>∼</w:instrText>
      </w:r>
      <w:r w:rsidR="0073265F">
        <w:rPr>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3265F">
        <w:rPr>
          <w:rFonts w:ascii="Cambria Math" w:hAnsi="Cambria Math" w:cs="Cambria Math"/>
          <w:bCs/>
          <w:lang w:val="en-GB"/>
        </w:rPr>
        <w:instrText>∼</w:instrText>
      </w:r>
      <w:r w:rsidR="0073265F">
        <w:rPr>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3265F">
        <w:rPr>
          <w:rFonts w:ascii="Cambria Math" w:hAnsi="Cambria Math" w:cs="Cambria Math"/>
          <w:bCs/>
          <w:lang w:val="en-GB"/>
        </w:rPr>
        <w:instrText>∼</w:instrText>
      </w:r>
      <w:r w:rsidR="0073265F">
        <w:rPr>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Michael"}],"issued":{"date-parts":[["2018",12,1]]}}},{"id":"OQjauoEz/zv96MwBO","uris":["http://zotero.org/users/9451925/items/7ZP6P8TX"],"itemData":{"id":1227,"type":"article-journal","abstract":"Olivine-hosted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E."}],"issued":{"date-parts":[["2019",12,20]]}}},{"id":"OQjauoEz/u6rEYAmR","uris":["http://zotero.org/users/9451925/items/N3Q4JDAJ"],"itemData":{"id":2109,"type":"article-journal","abstract":"Kīlauea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3265F">
        <w:rPr>
          <w:rFonts w:ascii="Cambria Math" w:hAnsi="Cambria Math" w:cs="Cambria Math"/>
          <w:bCs/>
          <w:lang w:val="en-GB"/>
        </w:rPr>
        <w:instrText>∼</w:instrText>
      </w:r>
      <w:r w:rsidR="0073265F">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3265F">
        <w:rPr>
          <w:rFonts w:ascii="Cambria Math" w:hAnsi="Cambria Math" w:cs="Cambria Math"/>
          <w:bCs/>
          <w:lang w:val="en-GB"/>
        </w:rPr>
        <w:instrText>∼</w:instrText>
      </w:r>
      <w:r w:rsidR="0073265F">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rPr>
          <w:lang w:val="fr-CH"/>
        </w:rPr>
        <w:t>(</w:t>
      </w:r>
      <w:proofErr w:type="spellStart"/>
      <w:r w:rsidR="00C3296A" w:rsidRPr="00C3296A">
        <w:rPr>
          <w:lang w:val="fr-CH"/>
        </w:rPr>
        <w:t>Helz</w:t>
      </w:r>
      <w:proofErr w:type="spellEnd"/>
      <w:r w:rsidR="00C3296A" w:rsidRPr="00C3296A">
        <w:rPr>
          <w:lang w:val="fr-CH"/>
        </w:rPr>
        <w:t xml:space="preserve"> </w:t>
      </w:r>
      <w:r w:rsidR="00C3296A" w:rsidRPr="00C3296A">
        <w:rPr>
          <w:i/>
          <w:iCs/>
          <w:lang w:val="fr-CH"/>
        </w:rPr>
        <w:t>et al.</w:t>
      </w:r>
      <w:r w:rsidR="00C3296A" w:rsidRPr="00C3296A">
        <w:rPr>
          <w:lang w:val="fr-CH"/>
        </w:rPr>
        <w:t xml:space="preserve">, 2014; </w:t>
      </w:r>
      <w:proofErr w:type="spellStart"/>
      <w:r w:rsidR="00C3296A" w:rsidRPr="00C3296A">
        <w:rPr>
          <w:lang w:val="fr-CH"/>
        </w:rPr>
        <w:t>Pietruszka</w:t>
      </w:r>
      <w:proofErr w:type="spellEnd"/>
      <w:r w:rsidR="00C3296A" w:rsidRPr="00C3296A">
        <w:rPr>
          <w:lang w:val="fr-CH"/>
        </w:rPr>
        <w:t xml:space="preserve"> </w:t>
      </w:r>
      <w:r w:rsidR="00C3296A" w:rsidRPr="00C3296A">
        <w:rPr>
          <w:i/>
          <w:iCs/>
          <w:lang w:val="fr-CH"/>
        </w:rPr>
        <w:t>et al.</w:t>
      </w:r>
      <w:r w:rsidR="00C3296A" w:rsidRPr="00C3296A">
        <w:rPr>
          <w:lang w:val="fr-CH"/>
        </w:rPr>
        <w:t xml:space="preserve">, 2015, 2018; Wieser </w:t>
      </w:r>
      <w:r w:rsidR="00C3296A" w:rsidRPr="00C3296A">
        <w:rPr>
          <w:i/>
          <w:iCs/>
          <w:lang w:val="fr-CH"/>
        </w:rPr>
        <w:t>et al.</w:t>
      </w:r>
      <w:r w:rsidR="00C3296A" w:rsidRPr="00C3296A">
        <w:rPr>
          <w:lang w:val="fr-CH"/>
        </w:rPr>
        <w:t xml:space="preserve">, 2019; Lerner </w:t>
      </w:r>
      <w:r w:rsidR="00C3296A" w:rsidRPr="00C3296A">
        <w:rPr>
          <w:i/>
          <w:iCs/>
          <w:lang w:val="fr-CH"/>
        </w:rPr>
        <w:t>et al.</w:t>
      </w:r>
      <w:r w:rsidR="00C3296A" w:rsidRPr="00C3296A">
        <w:rPr>
          <w:lang w:val="fr-CH"/>
        </w:rPr>
        <w:t>, 2024)</w:t>
      </w:r>
      <w:r w:rsidRPr="007B522C">
        <w:fldChar w:fldCharType="end"/>
      </w:r>
      <w:r w:rsidRPr="007B522C">
        <w:rPr>
          <w:bCs/>
          <w:lang w:val="fr-CH"/>
        </w:rPr>
        <w:t xml:space="preserve">. </w:t>
      </w:r>
      <w:r w:rsidRPr="007B522C">
        <w:rPr>
          <w:bCs/>
          <w:lang w:val="en-GB"/>
        </w:rPr>
        <w:t>We suggest three possible scenarios to explain the relatively shallow pressures documented in high-</w:t>
      </w:r>
      <w:proofErr w:type="spellStart"/>
      <w:r w:rsidRPr="007B522C">
        <w:rPr>
          <w:bCs/>
          <w:lang w:val="en-GB"/>
        </w:rPr>
        <w:t>Fo</w:t>
      </w:r>
      <w:proofErr w:type="spellEnd"/>
      <w:r w:rsidRPr="007B522C">
        <w:rPr>
          <w:bCs/>
          <w:lang w:val="en-GB"/>
        </w:rPr>
        <w:t xml:space="preserve"> olivine crystals:</w:t>
      </w:r>
    </w:p>
    <w:p w14:paraId="7FBB3BCF" w14:textId="70EC3E45"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del w:id="471" w:author="Charlotte Devitre" w:date="2024-07-24T10:40:00Z" w16du:dateUtc="2024-07-24T17:40:00Z">
        <w:r w:rsidR="004E38D9" w:rsidDel="004F2B3A">
          <w:rPr>
            <w:bCs/>
            <w:lang w:val="en-GB"/>
          </w:rPr>
          <w:delText>-inclusion</w:delText>
        </w:r>
      </w:del>
      <w:ins w:id="472" w:author="Charlotte Devitre" w:date="2024-07-24T10:40:00Z" w16du:dateUtc="2024-07-24T17:40:00Z">
        <w:r w:rsidR="004F2B3A">
          <w:rPr>
            <w:bCs/>
            <w:lang w:val="en-GB"/>
          </w:rPr>
          <w:t xml:space="preserve"> inclusion</w:t>
        </w:r>
      </w:ins>
      <w:r w:rsidR="004E38D9">
        <w:rPr>
          <w:bCs/>
          <w:lang w:val="en-GB"/>
        </w:rPr>
        <w:t>s</w:t>
      </w:r>
      <w:r w:rsidRPr="00E92B49">
        <w:rPr>
          <w:lang w:val="en-GB"/>
        </w:rPr>
        <w:t xml:space="preserve"> in high-</w:t>
      </w:r>
      <w:proofErr w:type="spellStart"/>
      <w:r w:rsidRPr="00E92B49">
        <w:rPr>
          <w:lang w:val="en-GB"/>
        </w:rPr>
        <w:t>Fo</w:t>
      </w:r>
      <w:proofErr w:type="spellEnd"/>
      <w:r w:rsidRPr="00E92B49">
        <w:rPr>
          <w:lang w:val="en-GB"/>
        </w:rPr>
        <w:t xml:space="preserve"> olivine crystals were entrapped within the </w:t>
      </w:r>
      <w:del w:id="473" w:author="Charlotte Devitre" w:date="2024-07-24T10:49:00Z" w16du:dateUtc="2024-07-24T17:49:00Z">
        <w:r w:rsidR="007C5202" w:rsidRPr="000171B5" w:rsidDel="004F2B3A">
          <w:delText>South</w:delText>
        </w:r>
        <w:r w:rsidR="007C5202" w:rsidDel="004F2B3A">
          <w:rPr>
            <w:bCs/>
          </w:rPr>
          <w:delText>-</w:delText>
        </w:r>
        <w:r w:rsidR="007C5202" w:rsidRPr="000171B5" w:rsidDel="004F2B3A">
          <w:delText>Caldera</w:delText>
        </w:r>
        <w:r w:rsidRPr="00E92B49" w:rsidDel="004F2B3A">
          <w:rPr>
            <w:lang w:val="en-GB"/>
          </w:rPr>
          <w:delText xml:space="preserve"> </w:delText>
        </w:r>
      </w:del>
      <w:ins w:id="474" w:author="Charlotte Devitre" w:date="2024-07-24T10:50:00Z" w16du:dateUtc="2024-07-24T17:50:00Z">
        <w:r w:rsidR="004F2B3A">
          <w:t xml:space="preserve">South Caldera </w:t>
        </w:r>
      </w:ins>
      <w:r w:rsidRPr="00E92B49">
        <w:rPr>
          <w:lang w:val="en-GB"/>
        </w:rPr>
        <w:t xml:space="preserve">reservoir and then transported into the </w:t>
      </w:r>
      <w:proofErr w:type="spellStart"/>
      <w:r w:rsidRPr="00E92B49">
        <w:rPr>
          <w:lang w:val="en-GB"/>
        </w:rPr>
        <w:t>Halemaʻumaʻu</w:t>
      </w:r>
      <w:proofErr w:type="spellEnd"/>
      <w:r w:rsidRPr="00E92B49">
        <w:rPr>
          <w:lang w:val="en-GB"/>
        </w:rPr>
        <w:t xml:space="preserve"> reservoir, where the </w:t>
      </w:r>
      <w:r w:rsidR="004E38D9" w:rsidRPr="00E92B49">
        <w:rPr>
          <w:lang w:val="en-GB"/>
        </w:rPr>
        <w:t>fluid</w:t>
      </w:r>
      <w:del w:id="475" w:author="Charlotte Devitre" w:date="2024-07-24T10:40:00Z" w16du:dateUtc="2024-07-24T17:40:00Z">
        <w:r w:rsidR="004E38D9" w:rsidDel="004F2B3A">
          <w:rPr>
            <w:bCs/>
            <w:lang w:val="en-GB"/>
          </w:rPr>
          <w:delText>-</w:delText>
        </w:r>
        <w:r w:rsidR="004E38D9" w:rsidRPr="00E92B49" w:rsidDel="004F2B3A">
          <w:rPr>
            <w:lang w:val="en-GB"/>
          </w:rPr>
          <w:delText>inclusion</w:delText>
        </w:r>
      </w:del>
      <w:ins w:id="476" w:author="Charlotte Devitre" w:date="2024-07-24T10:40:00Z" w16du:dateUtc="2024-07-24T17:40:00Z">
        <w:r w:rsidR="004F2B3A">
          <w:rPr>
            <w:bCs/>
            <w:lang w:val="en-GB"/>
          </w:rPr>
          <w:t xml:space="preserve"> inclusion</w:t>
        </w:r>
      </w:ins>
      <w:r w:rsidR="004E38D9" w:rsidRPr="00E92B49">
        <w:rPr>
          <w:lang w:val="en-GB"/>
        </w:rPr>
        <w:t>s</w:t>
      </w:r>
      <w:r w:rsidRPr="00E92B49">
        <w:rPr>
          <w:lang w:val="en-GB"/>
        </w:rPr>
        <w:t xml:space="preserve"> </w:t>
      </w:r>
      <w:r w:rsidRPr="00E92B49">
        <w:rPr>
          <w:lang w:val="en-GB"/>
        </w:rPr>
        <w:lastRenderedPageBreak/>
        <w:t xml:space="preserve">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6482E20F" w:rsidR="00B90F91" w:rsidRPr="007B522C" w:rsidRDefault="00B90F91" w:rsidP="00B90F91">
      <w:pPr>
        <w:pStyle w:val="Text"/>
        <w:spacing w:line="480" w:lineRule="auto"/>
        <w:ind w:firstLine="0"/>
        <w:jc w:val="both"/>
        <w:rPr>
          <w:bCs/>
          <w:lang w:val="en-GB"/>
        </w:rPr>
      </w:pPr>
      <w:r w:rsidRPr="007B522C">
        <w:rPr>
          <w:bCs/>
          <w:lang w:val="en-GB"/>
        </w:rPr>
        <w:t xml:space="preserve">2) High-MgO melts were injected into the </w:t>
      </w:r>
      <w:proofErr w:type="spellStart"/>
      <w:r w:rsidRPr="007B522C">
        <w:rPr>
          <w:bCs/>
          <w:lang w:val="en-GB"/>
        </w:rPr>
        <w:t>Halemaʻumaʻu</w:t>
      </w:r>
      <w:proofErr w:type="spellEnd"/>
      <w:r w:rsidRPr="007B522C">
        <w:rPr>
          <w:bCs/>
          <w:lang w:val="en-GB"/>
        </w:rPr>
        <w:t xml:space="preserve">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del w:id="477" w:author="Charlotte Devitre" w:date="2024-07-24T10:40:00Z" w16du:dateUtc="2024-07-24T17:40:00Z">
        <w:r w:rsidR="004E38D9" w:rsidDel="004F2B3A">
          <w:rPr>
            <w:bCs/>
            <w:lang w:val="en-GB"/>
          </w:rPr>
          <w:delText>-inclusion</w:delText>
        </w:r>
      </w:del>
      <w:ins w:id="478"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at shallow depths </w:t>
      </w:r>
      <w:r w:rsidRPr="007B522C">
        <w:rPr>
          <w:bCs/>
          <w:lang w:val="en-GB"/>
        </w:rPr>
        <w:fldChar w:fldCharType="begin"/>
      </w:r>
      <w:r w:rsidR="0073265F">
        <w:rPr>
          <w:bCs/>
          <w:lang w:val="en-GB"/>
        </w:rPr>
        <w:instrText xml:space="preserve"> ADDIN ZOTERO_ITEM CSL_CITATION {"citationID":"99oTV4NS","properties":{"formattedCitation":"(Lerner {\\i{}et al.}, 2024)","plainCitation":"(Lerner et al., 2024)","noteIndex":0},"citationItems":[{"id":"OQjauoEz/u6rEYAmR","uris":["http://zotero.org/users/9451925/items/N3Q4JDAJ"],"itemData":{"id":2109,"type":"article-journal","abstract":"Kīlauea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3265F">
        <w:rPr>
          <w:rFonts w:ascii="Cambria Math" w:hAnsi="Cambria Math" w:cs="Cambria Math"/>
          <w:bCs/>
          <w:lang w:val="en-GB"/>
        </w:rPr>
        <w:instrText>∼</w:instrText>
      </w:r>
      <w:r w:rsidR="0073265F">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3265F">
        <w:rPr>
          <w:rFonts w:ascii="Cambria Math" w:hAnsi="Cambria Math" w:cs="Cambria Math"/>
          <w:bCs/>
          <w:lang w:val="en-GB"/>
        </w:rPr>
        <w:instrText>∼</w:instrText>
      </w:r>
      <w:r w:rsidR="0073265F">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p>
    <w:p w14:paraId="0B74103C" w14:textId="3655A329" w:rsidR="00B90F91" w:rsidRPr="007B522C" w:rsidRDefault="00B90F91" w:rsidP="00B90F91">
      <w:pPr>
        <w:pStyle w:val="Text"/>
        <w:spacing w:line="480" w:lineRule="auto"/>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73265F">
        <w:rPr>
          <w:bCs/>
          <w:lang w:val="en-GB"/>
        </w:rPr>
        <w:instrText xml:space="preserve"> ADDIN ZOTERO_ITEM CSL_CITATION {"citationID":"MD9Uar0X","properties":{"formattedCitation":"(Welsch {\\i{}et al.}, 2013)","plainCitation":"(Welsch et al., 2013)","noteIndex":0},"citationItems":[{"id":"OQjauoEz/RGavr7hl","uris":["http://zotero.org/users/9451925/items/HQECSDJC"],"itemData":{"id":2038,"type":"article-journal","abstract":"The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olivine cores which initially grew in the </w:t>
      </w:r>
      <w:del w:id="479" w:author="Charlotte Devitre" w:date="2024-07-24T10:49:00Z" w16du:dateUtc="2024-07-24T17:49:00Z">
        <w:r w:rsidR="007C5202" w:rsidDel="004F2B3A">
          <w:rPr>
            <w:bCs/>
            <w:lang w:val="en-GB"/>
          </w:rPr>
          <w:delText>South-Caldera</w:delText>
        </w:r>
        <w:r w:rsidRPr="007B522C" w:rsidDel="004F2B3A">
          <w:rPr>
            <w:bCs/>
            <w:lang w:val="en-GB"/>
          </w:rPr>
          <w:delText xml:space="preserve"> </w:delText>
        </w:r>
      </w:del>
      <w:ins w:id="480" w:author="Charlotte Devitre" w:date="2024-07-24T10:50:00Z" w16du:dateUtc="2024-07-24T17:50:00Z">
        <w:r w:rsidR="004F2B3A">
          <w:rPr>
            <w:bCs/>
            <w:lang w:val="en-GB"/>
          </w:rPr>
          <w:t xml:space="preserve">South Caldera </w:t>
        </w:r>
      </w:ins>
      <w:r w:rsidRPr="007B522C">
        <w:rPr>
          <w:bCs/>
          <w:lang w:val="en-GB"/>
        </w:rPr>
        <w:t xml:space="preserve">reservoir texturally evolved and trapped lower pressure </w:t>
      </w:r>
      <w:r w:rsidR="004E38D9">
        <w:rPr>
          <w:bCs/>
          <w:lang w:val="en-GB"/>
        </w:rPr>
        <w:t>fluid</w:t>
      </w:r>
      <w:del w:id="481" w:author="Charlotte Devitre" w:date="2024-07-24T10:40:00Z" w16du:dateUtc="2024-07-24T17:40:00Z">
        <w:r w:rsidR="004E38D9" w:rsidDel="004F2B3A">
          <w:rPr>
            <w:bCs/>
            <w:lang w:val="en-GB"/>
          </w:rPr>
          <w:delText>-inclusion</w:delText>
        </w:r>
      </w:del>
      <w:ins w:id="482"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in the </w:t>
      </w:r>
      <w:proofErr w:type="spellStart"/>
      <w:r w:rsidRPr="007B522C">
        <w:rPr>
          <w:bCs/>
          <w:lang w:val="en-GB"/>
        </w:rPr>
        <w:t>Halemaʻumaʻu</w:t>
      </w:r>
      <w:proofErr w:type="spellEnd"/>
      <w:r w:rsidRPr="007B522C">
        <w:rPr>
          <w:bCs/>
          <w:lang w:val="en-GB"/>
        </w:rPr>
        <w:t xml:space="preserve"> reservoir. </w:t>
      </w:r>
    </w:p>
    <w:p w14:paraId="7E9F93C7" w14:textId="2FEE2BB7" w:rsidR="00B90F91" w:rsidRPr="007B522C" w:rsidRDefault="00B90F91" w:rsidP="00B90F91">
      <w:pPr>
        <w:pStyle w:val="Text"/>
        <w:spacing w:line="480" w:lineRule="auto"/>
        <w:jc w:val="both"/>
        <w:rPr>
          <w:bCs/>
          <w:lang w:val="en-GB"/>
        </w:rPr>
      </w:pPr>
      <w:r w:rsidRPr="007B522C">
        <w:rPr>
          <w:bCs/>
          <w:lang w:val="en-GB"/>
        </w:rPr>
        <w:t xml:space="preserve">We think that scenario 1 is unlikely given the that </w:t>
      </w:r>
      <w:r w:rsidR="004E38D9">
        <w:rPr>
          <w:bCs/>
          <w:lang w:val="en-GB"/>
        </w:rPr>
        <w:t>fluid</w:t>
      </w:r>
      <w:del w:id="483" w:author="Charlotte Devitre" w:date="2024-07-24T10:40:00Z" w16du:dateUtc="2024-07-24T17:40:00Z">
        <w:r w:rsidR="004E38D9" w:rsidDel="004F2B3A">
          <w:rPr>
            <w:bCs/>
            <w:lang w:val="en-GB"/>
          </w:rPr>
          <w:delText>-inclusion</w:delText>
        </w:r>
      </w:del>
      <w:ins w:id="484"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appear not to have re-equilibrated despite stalling in the </w:t>
      </w:r>
      <w:proofErr w:type="spellStart"/>
      <w:r w:rsidRPr="007B522C">
        <w:rPr>
          <w:bCs/>
          <w:lang w:val="en-GB"/>
        </w:rPr>
        <w:t>Halemaʻumaʻu</w:t>
      </w:r>
      <w:proofErr w:type="spellEnd"/>
      <w:r w:rsidRPr="007B522C">
        <w:rPr>
          <w:bCs/>
          <w:lang w:val="en-GB"/>
        </w:rPr>
        <w:t xml:space="preserve"> reservoir for up to 2 years </w:t>
      </w:r>
      <w:r w:rsidRPr="007B522C">
        <w:rPr>
          <w:bCs/>
          <w:lang w:val="en-GB"/>
        </w:rPr>
        <w:fldChar w:fldCharType="begin"/>
      </w:r>
      <w:r w:rsidR="0073265F">
        <w:rPr>
          <w:bCs/>
          <w:lang w:val="en-GB"/>
        </w:rPr>
        <w:instrText xml:space="preserve"> ADDIN ZOTERO_ITEM CSL_CITATION {"citationID":"jSMo8JbW","properties":{"formattedCitation":"(Mourey {\\i{}et al.}, 2023; DeVitre and Wieser, 2024)","plainCitation":"(Mourey et al., 2023; DeVitre and Wieser, 2024)","noteIndex":0},"citationItems":[{"id":"OQjauoEz/cWl4AKuJ","uris":["http://zotero.org/users/9451925/items/FWZK55EA"],"itemData":{"id":2108,"type":"article-journal","abstract":"Interpreting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OQjauoEz/QYWXe0J0","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Pr="007B522C">
        <w:rPr>
          <w:bCs/>
          <w:lang w:val="en-GB"/>
        </w:rPr>
        <w:fldChar w:fldCharType="separate"/>
      </w:r>
      <w:r w:rsidR="00C3296A" w:rsidRPr="00C3296A">
        <w:t>(</w:t>
      </w:r>
      <w:proofErr w:type="spellStart"/>
      <w:r w:rsidR="00C3296A" w:rsidRPr="00C3296A">
        <w:t>Mourey</w:t>
      </w:r>
      <w:proofErr w:type="spellEnd"/>
      <w:r w:rsidR="00C3296A" w:rsidRPr="00C3296A">
        <w:t xml:space="preserve"> </w:t>
      </w:r>
      <w:r w:rsidR="00C3296A" w:rsidRPr="00C3296A">
        <w:rPr>
          <w:i/>
          <w:iCs/>
        </w:rPr>
        <w:t>et al.</w:t>
      </w:r>
      <w:r w:rsidR="00C3296A" w:rsidRPr="00C3296A">
        <w:t xml:space="preserve">, 2023;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and our models of </w:t>
      </w:r>
      <w:r w:rsidR="004E38D9">
        <w:rPr>
          <w:bCs/>
          <w:lang w:val="en-GB"/>
        </w:rPr>
        <w:t>fluid</w:t>
      </w:r>
      <w:del w:id="485" w:author="Charlotte Devitre" w:date="2024-07-24T10:40:00Z" w16du:dateUtc="2024-07-24T17:40:00Z">
        <w:r w:rsidR="004E38D9" w:rsidDel="004F2B3A">
          <w:rPr>
            <w:bCs/>
            <w:lang w:val="en-GB"/>
          </w:rPr>
          <w:delText>-inclusion</w:delText>
        </w:r>
      </w:del>
      <w:ins w:id="486" w:author="Charlotte Devitre" w:date="2024-07-24T10:40:00Z" w16du:dateUtc="2024-07-24T17:40:00Z">
        <w:r w:rsidR="004F2B3A">
          <w:rPr>
            <w:bCs/>
            <w:lang w:val="en-GB"/>
          </w:rPr>
          <w:t xml:space="preserve"> inclusion</w:t>
        </w:r>
      </w:ins>
      <w:r w:rsidRPr="007B522C">
        <w:rPr>
          <w:bCs/>
          <w:lang w:val="en-GB"/>
        </w:rPr>
        <w:t xml:space="preserve"> re-equilibration indicate &lt;10% change in pressure over ~ 2 yrs. Current data does not allow us to resolve scenario 2 vs 3, but this eruption could provide an opportunity to explore this further, such as through detailed </w:t>
      </w:r>
      <w:ins w:id="487" w:author="Charlotte Devitre" w:date="2024-07-24T14:33:00Z" w16du:dateUtc="2024-07-24T21:33:00Z">
        <w:r w:rsidR="00E27685">
          <w:rPr>
            <w:bCs/>
            <w:lang w:val="en-GB"/>
          </w:rPr>
          <w:t>p</w:t>
        </w:r>
      </w:ins>
      <w:del w:id="488" w:author="Charlotte Devitre" w:date="2024-07-24T14:33:00Z" w16du:dateUtc="2024-07-24T21:33:00Z">
        <w:r w:rsidRPr="007B522C" w:rsidDel="00E27685">
          <w:rPr>
            <w:bCs/>
            <w:lang w:val="en-GB"/>
          </w:rPr>
          <w:delText>P</w:delText>
        </w:r>
      </w:del>
      <w:r w:rsidRPr="007B522C">
        <w:rPr>
          <w:bCs/>
          <w:lang w:val="en-GB"/>
        </w:rPr>
        <w:t xml:space="preserve">hosphorous mapping in olivine around </w:t>
      </w:r>
      <w:r w:rsidR="004E38D9">
        <w:rPr>
          <w:bCs/>
          <w:lang w:val="en-GB"/>
        </w:rPr>
        <w:t>fluid</w:t>
      </w:r>
      <w:del w:id="489" w:author="Charlotte Devitre" w:date="2024-07-24T10:40:00Z" w16du:dateUtc="2024-07-24T17:40:00Z">
        <w:r w:rsidR="004E38D9" w:rsidDel="004F2B3A">
          <w:rPr>
            <w:bCs/>
            <w:lang w:val="en-GB"/>
          </w:rPr>
          <w:delText>-inclusion</w:delText>
        </w:r>
      </w:del>
      <w:ins w:id="490"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w:t>
      </w:r>
      <w:ins w:id="491" w:author="Penny Wieser" w:date="2024-07-29T14:31:00Z" w16du:dateUtc="2024-07-29T21:31:00Z">
        <w:r w:rsidR="005D2B24">
          <w:rPr>
            <w:bCs/>
            <w:lang w:val="en-GB"/>
          </w:rPr>
          <w:t xml:space="preserve">similar methods were applied to </w:t>
        </w:r>
      </w:ins>
      <w:del w:id="492" w:author="Penny Wieser" w:date="2024-07-29T14:31:00Z" w16du:dateUtc="2024-07-29T21:31:00Z">
        <w:r w:rsidR="007C3D94" w:rsidDel="005D2B24">
          <w:rPr>
            <w:bCs/>
            <w:lang w:val="en-GB"/>
          </w:rPr>
          <w:delText xml:space="preserve">e.g., </w:delText>
        </w:r>
      </w:del>
      <w:r w:rsidR="007C3D94">
        <w:rPr>
          <w:bCs/>
          <w:lang w:val="en-GB"/>
        </w:rPr>
        <w:t>melt</w:t>
      </w:r>
      <w:del w:id="493" w:author="Charlotte Devitre" w:date="2024-07-24T10:40:00Z" w16du:dateUtc="2024-07-24T17:40:00Z">
        <w:r w:rsidR="007C3D94" w:rsidDel="004F2B3A">
          <w:rPr>
            <w:bCs/>
            <w:lang w:val="en-GB"/>
          </w:rPr>
          <w:delText>-inclusion</w:delText>
        </w:r>
      </w:del>
      <w:ins w:id="494" w:author="Charlotte Devitre" w:date="2024-07-24T10:40:00Z" w16du:dateUtc="2024-07-24T17:40:00Z">
        <w:r w:rsidR="004F2B3A">
          <w:rPr>
            <w:bCs/>
            <w:lang w:val="en-GB"/>
          </w:rPr>
          <w:t xml:space="preserve"> inclusion</w:t>
        </w:r>
      </w:ins>
      <w:r w:rsidR="007C3D94">
        <w:rPr>
          <w:bCs/>
          <w:lang w:val="en-GB"/>
        </w:rPr>
        <w:t xml:space="preserve">s </w:t>
      </w:r>
      <w:ins w:id="495" w:author="Penny Wieser" w:date="2024-07-29T14:31:00Z" w16du:dateUtc="2024-07-29T21:31:00Z">
        <w:r w:rsidR="005D2B24">
          <w:rPr>
            <w:bCs/>
            <w:lang w:val="en-GB"/>
          </w:rPr>
          <w:t>by</w:t>
        </w:r>
      </w:ins>
      <w:del w:id="496" w:author="Penny Wieser" w:date="2024-07-29T14:31:00Z" w16du:dateUtc="2024-07-29T21:31:00Z">
        <w:r w:rsidR="007C3D94" w:rsidDel="005D2B24">
          <w:rPr>
            <w:bCs/>
            <w:lang w:val="en-GB"/>
          </w:rPr>
          <w:delText>in</w:delText>
        </w:r>
      </w:del>
      <w:r w:rsidRPr="007B522C">
        <w:rPr>
          <w:bCs/>
          <w:lang w:val="en-GB"/>
        </w:rPr>
        <w:t xml:space="preserve"> </w:t>
      </w:r>
      <w:r w:rsidRPr="007B522C">
        <w:rPr>
          <w:bCs/>
          <w:lang w:val="en-GB"/>
        </w:rPr>
        <w:fldChar w:fldCharType="begin"/>
      </w:r>
      <w:r w:rsidR="0073265F">
        <w:rPr>
          <w:bCs/>
          <w:lang w:val="en-GB"/>
        </w:rPr>
        <w:instrText xml:space="preserve"> ADDIN ZOTERO_ITEM CSL_CITATION {"citationID":"SrlbtA3g","properties":{"formattedCitation":"(Esposito {\\i{}et al.}, 2023)","plainCitation":"(Esposito et al., 2023)","dontUpdate":true,"noteIndex":0},"citationItems":[{"id":"OQjauoEz/YYUMhCLH","uris":["http://zotero.org/users/9451925/items/IT8IH8R8"],"itemData":{"id":2111,"type":"article-journal","abstract":"Despite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del w:id="497" w:author="Charlotte Devitre" w:date="2024-07-24T10:40:00Z" w16du:dateUtc="2024-07-24T17:40:00Z">
        <w:r w:rsidR="004E38D9" w:rsidDel="004F2B3A">
          <w:rPr>
            <w:bCs/>
            <w:lang w:val="en-GB"/>
          </w:rPr>
          <w:delText>-inclusion</w:delText>
        </w:r>
      </w:del>
      <w:ins w:id="498" w:author="Charlotte Devitre" w:date="2024-07-24T10:40:00Z" w16du:dateUtc="2024-07-24T17:40:00Z">
        <w:r w:rsidR="004F2B3A">
          <w:rPr>
            <w:bCs/>
            <w:lang w:val="en-GB"/>
          </w:rPr>
          <w:t xml:space="preserve"> inclusion</w:t>
        </w:r>
      </w:ins>
      <w:r w:rsidRPr="007B522C">
        <w:rPr>
          <w:bCs/>
          <w:lang w:val="en-GB"/>
        </w:rPr>
        <w:t xml:space="preserve"> pressures indicate that erupted crystal cargo experienced storage at </w:t>
      </w:r>
      <w:proofErr w:type="spellStart"/>
      <w:r w:rsidRPr="007B522C">
        <w:rPr>
          <w:bCs/>
          <w:lang w:val="en-GB"/>
        </w:rPr>
        <w:t>Halemaʻumaʻu</w:t>
      </w:r>
      <w:proofErr w:type="spellEnd"/>
      <w:r w:rsidRPr="007B522C">
        <w:rPr>
          <w:bCs/>
          <w:lang w:val="en-GB"/>
        </w:rPr>
        <w:t xml:space="preserve"> reservoir depths prior to eruption, and thus this was the most probable reservoir supplying magma to the surface in the Sept</w:t>
      </w:r>
      <w:ins w:id="499" w:author="Charlotte Devitre" w:date="2024-07-24T14:33:00Z" w16du:dateUtc="2024-07-24T21:33:00Z">
        <w:r w:rsidR="00E27685">
          <w:rPr>
            <w:bCs/>
            <w:lang w:val="en-GB"/>
          </w:rPr>
          <w:t>ember</w:t>
        </w:r>
      </w:ins>
      <w:r w:rsidRPr="007B522C">
        <w:rPr>
          <w:bCs/>
          <w:lang w:val="en-GB"/>
        </w:rPr>
        <w:t xml:space="preserve"> 2023 eruption.</w:t>
      </w:r>
    </w:p>
    <w:p w14:paraId="4AF52C28" w14:textId="77777777" w:rsidR="00B90F91" w:rsidRDefault="00B90F91" w:rsidP="00B90F91">
      <w:pPr>
        <w:pStyle w:val="Heading-Main"/>
        <w:spacing w:line="480" w:lineRule="auto"/>
        <w:jc w:val="both"/>
        <w:rPr>
          <w:ins w:id="500" w:author="Charlotte Devitre" w:date="2024-07-25T17:44:00Z" w16du:dateUtc="2024-07-26T00:44:00Z"/>
          <w:lang w:val="en-GB"/>
        </w:rPr>
      </w:pPr>
      <w:r>
        <w:rPr>
          <w:b w:val="0"/>
          <w:bCs w:val="0"/>
          <w:iCs/>
        </w:rPr>
        <w:t xml:space="preserve">3. </w:t>
      </w:r>
      <w:r w:rsidRPr="007B522C">
        <w:rPr>
          <w:iCs/>
        </w:rPr>
        <w:t>Br</w:t>
      </w:r>
      <w:proofErr w:type="spellStart"/>
      <w:r w:rsidRPr="007B522C">
        <w:rPr>
          <w:lang w:val="en-GB"/>
        </w:rPr>
        <w:t>oader</w:t>
      </w:r>
      <w:proofErr w:type="spellEnd"/>
      <w:r w:rsidRPr="007B522C">
        <w:rPr>
          <w:lang w:val="en-GB"/>
        </w:rPr>
        <w:t xml:space="preserve"> applicability of the method</w:t>
      </w:r>
    </w:p>
    <w:p w14:paraId="5BC7AA2A" w14:textId="44F99482" w:rsidR="00D02C7A" w:rsidRPr="00B9135F" w:rsidDel="00D02C7A" w:rsidRDefault="00AF613A" w:rsidP="00B90F91">
      <w:pPr>
        <w:pStyle w:val="Heading-Main"/>
        <w:spacing w:line="480" w:lineRule="auto"/>
        <w:jc w:val="both"/>
        <w:rPr>
          <w:del w:id="501" w:author="Charlotte Devitre" w:date="2024-07-25T17:44:00Z" w16du:dateUtc="2024-07-26T00:44:00Z"/>
          <w:rPrChange w:id="502" w:author="Charlotte Devitre" w:date="2024-07-29T12:13:00Z" w16du:dateUtc="2024-07-29T19:13:00Z">
            <w:rPr>
              <w:del w:id="503" w:author="Charlotte Devitre" w:date="2024-07-25T17:44:00Z" w16du:dateUtc="2024-07-26T00:44:00Z"/>
              <w:lang w:val="en-GB"/>
            </w:rPr>
          </w:rPrChange>
        </w:rPr>
      </w:pPr>
      <w:ins w:id="504" w:author="Charlotte Devitre" w:date="2024-07-29T13:13:00Z" w16du:dateUtc="2024-07-29T20:13:00Z">
        <w:r w:rsidRPr="00AF613A">
          <w:rPr>
            <w:b w:val="0"/>
            <w:bCs w:val="0"/>
            <w:iCs/>
            <w:highlight w:val="yellow"/>
            <w:rPrChange w:id="505" w:author="Charlotte Devitre" w:date="2024-07-29T13:14:00Z" w16du:dateUtc="2024-07-29T20:14:00Z">
              <w:rPr>
                <w:b w:val="0"/>
                <w:bCs w:val="0"/>
                <w:iCs/>
              </w:rPr>
            </w:rPrChange>
          </w:rPr>
          <w:t xml:space="preserve">Here reviewer 3 wants a manual for case scenarios. Like “when you have a little” “when you have no prior data” </w:t>
        </w:r>
        <w:proofErr w:type="spellStart"/>
        <w:r w:rsidRPr="00AF613A">
          <w:rPr>
            <w:b w:val="0"/>
            <w:bCs w:val="0"/>
            <w:iCs/>
            <w:highlight w:val="yellow"/>
            <w:rPrChange w:id="506" w:author="Charlotte Devitre" w:date="2024-07-29T13:14:00Z" w16du:dateUtc="2024-07-29T20:14:00Z">
              <w:rPr>
                <w:b w:val="0"/>
                <w:bCs w:val="0"/>
                <w:iCs/>
              </w:rPr>
            </w:rPrChange>
          </w:rPr>
          <w:t>etc</w:t>
        </w:r>
        <w:proofErr w:type="spellEnd"/>
        <w:r w:rsidRPr="00AF613A">
          <w:rPr>
            <w:b w:val="0"/>
            <w:bCs w:val="0"/>
            <w:iCs/>
            <w:highlight w:val="yellow"/>
            <w:rPrChange w:id="507" w:author="Charlotte Devitre" w:date="2024-07-29T13:14:00Z" w16du:dateUtc="2024-07-29T20:14:00Z">
              <w:rPr>
                <w:b w:val="0"/>
                <w:bCs w:val="0"/>
                <w:iCs/>
              </w:rPr>
            </w:rPrChange>
          </w:rPr>
          <w:t xml:space="preserve"> etc.</w:t>
        </w:r>
        <w:r>
          <w:rPr>
            <w:b w:val="0"/>
            <w:bCs w:val="0"/>
            <w:iCs/>
          </w:rPr>
          <w:t xml:space="preserve"> </w:t>
        </w:r>
      </w:ins>
    </w:p>
    <w:p w14:paraId="3AABE5E7" w14:textId="1873ECAA" w:rsidR="00B90F91" w:rsidRPr="007B522C" w:rsidRDefault="00B90F91" w:rsidP="00B90F91">
      <w:pPr>
        <w:pStyle w:val="Text"/>
        <w:spacing w:line="480" w:lineRule="auto"/>
        <w:jc w:val="both"/>
        <w:rPr>
          <w:bCs/>
          <w:lang w:val="en-GB"/>
        </w:rPr>
      </w:pPr>
      <w:r w:rsidRPr="007B522C">
        <w:rPr>
          <w:bCs/>
          <w:lang w:val="en-GB"/>
        </w:rPr>
        <w:t>The use of a pure CO</w:t>
      </w:r>
      <w:r w:rsidRPr="007B522C">
        <w:rPr>
          <w:bCs/>
          <w:vertAlign w:val="subscript"/>
          <w:lang w:val="en-GB"/>
        </w:rPr>
        <w:t>2</w:t>
      </w:r>
      <w:r w:rsidRPr="007B522C">
        <w:rPr>
          <w:bCs/>
          <w:lang w:val="en-GB"/>
        </w:rPr>
        <w:t xml:space="preserve"> EOS results in an </w:t>
      </w:r>
      <w:r w:rsidRPr="007B522C">
        <w:rPr>
          <w:bCs/>
          <w:lang w:val="en-GB"/>
        </w:rPr>
        <w:lastRenderedPageBreak/>
        <w:t xml:space="preserve">underestimate of the entrapment pressure of </w:t>
      </w:r>
      <w:r w:rsidR="00834561">
        <w:rPr>
          <w:bCs/>
          <w:lang w:val="en-GB"/>
        </w:rPr>
        <w:t>fluid</w:t>
      </w:r>
      <w:del w:id="508" w:author="Charlotte Devitre" w:date="2024-07-24T10:40:00Z" w16du:dateUtc="2024-07-24T17:40:00Z">
        <w:r w:rsidR="00834561" w:rsidDel="004F2B3A">
          <w:rPr>
            <w:bCs/>
            <w:lang w:val="en-GB"/>
          </w:rPr>
          <w:delText>-inclusion</w:delText>
        </w:r>
      </w:del>
      <w:ins w:id="509" w:author="Charlotte Devitre" w:date="2024-07-24T10:40:00Z" w16du:dateUtc="2024-07-24T17:40:00Z">
        <w:r w:rsidR="004F2B3A">
          <w:rPr>
            <w:bCs/>
            <w:lang w:val="en-GB"/>
          </w:rPr>
          <w:t xml:space="preserve"> inclusion</w:t>
        </w:r>
      </w:ins>
      <w:r w:rsidRPr="007B522C">
        <w:rPr>
          <w:bCs/>
          <w:lang w:val="en-GB"/>
        </w:rPr>
        <w:t>s if there was H</w:t>
      </w:r>
      <w:r w:rsidRPr="007B522C">
        <w:rPr>
          <w:bCs/>
          <w:vertAlign w:val="subscript"/>
          <w:lang w:val="en-GB"/>
        </w:rPr>
        <w:t>2</w:t>
      </w:r>
      <w:r w:rsidRPr="007B522C">
        <w:rPr>
          <w:bCs/>
          <w:lang w:val="en-GB"/>
        </w:rPr>
        <w:t>O in the fluid at the time of inclusion entrapment (</w:t>
      </w:r>
      <w:r>
        <w:rPr>
          <w:bCs/>
          <w:lang w:val="en-GB"/>
        </w:rPr>
        <w:t>Fig. 2</w:t>
      </w:r>
      <w:r w:rsidRPr="007B522C">
        <w:rPr>
          <w:bCs/>
          <w:lang w:val="en-GB"/>
        </w:rPr>
        <w:t xml:space="preserve">). At Kīlauea, </w:t>
      </w:r>
      <w:r w:rsidR="00834561">
        <w:rPr>
          <w:bCs/>
          <w:lang w:val="en-GB"/>
        </w:rPr>
        <w:t>melt</w:t>
      </w:r>
      <w:del w:id="510" w:author="Charlotte Devitre" w:date="2024-07-24T10:40:00Z" w16du:dateUtc="2024-07-24T17:40:00Z">
        <w:r w:rsidR="00834561" w:rsidDel="004F2B3A">
          <w:rPr>
            <w:bCs/>
            <w:lang w:val="en-GB"/>
          </w:rPr>
          <w:delText>-inclusion</w:delText>
        </w:r>
      </w:del>
      <w:ins w:id="511" w:author="Charlotte Devitre" w:date="2024-07-24T10:40:00Z" w16du:dateUtc="2024-07-24T17:40:00Z">
        <w:r w:rsidR="004F2B3A">
          <w:rPr>
            <w:bCs/>
            <w:lang w:val="en-GB"/>
          </w:rPr>
          <w:t xml:space="preserve"> inclusion</w:t>
        </w:r>
      </w:ins>
      <w:r w:rsidRPr="007B522C">
        <w:rPr>
          <w:bCs/>
          <w:lang w:val="en-GB"/>
        </w:rPr>
        <w:t xml:space="preserve"> data indicates that the exsolved fluid phase is ~90% CO</w:t>
      </w:r>
      <w:r w:rsidRPr="007B522C">
        <w:rPr>
          <w:bCs/>
          <w:vertAlign w:val="subscript"/>
          <w:lang w:val="en-GB"/>
        </w:rPr>
        <w:t>2</w:t>
      </w:r>
      <w:r w:rsidRPr="007B522C">
        <w:rPr>
          <w:bCs/>
          <w:lang w:val="en-GB"/>
        </w:rPr>
        <w:t xml:space="preserve"> at pressures corresponding to the </w:t>
      </w:r>
      <w:proofErr w:type="spellStart"/>
      <w:r w:rsidR="00CB6366">
        <w:rPr>
          <w:bCs/>
          <w:lang w:val="en-GB"/>
        </w:rPr>
        <w:t>Halema’uma’u</w:t>
      </w:r>
      <w:proofErr w:type="spellEnd"/>
      <w:r w:rsidRPr="007B522C">
        <w:rPr>
          <w:bCs/>
          <w:lang w:val="en-GB"/>
        </w:rPr>
        <w:t xml:space="preserve"> reservoir, and &gt;95% CO</w:t>
      </w:r>
      <w:r w:rsidRPr="007B522C">
        <w:rPr>
          <w:bCs/>
          <w:vertAlign w:val="subscript"/>
          <w:lang w:val="en-GB"/>
        </w:rPr>
        <w:t>2</w:t>
      </w:r>
      <w:r w:rsidRPr="007B522C">
        <w:rPr>
          <w:bCs/>
          <w:lang w:val="en-GB"/>
        </w:rPr>
        <w:t xml:space="preserve"> at pressures indicative of the </w:t>
      </w:r>
      <w:del w:id="512" w:author="Charlotte Devitre" w:date="2024-07-24T10:49:00Z" w16du:dateUtc="2024-07-24T17:49:00Z">
        <w:r w:rsidR="007C5202" w:rsidDel="004F2B3A">
          <w:rPr>
            <w:bCs/>
            <w:lang w:val="en-GB"/>
          </w:rPr>
          <w:delText>South-Caldera</w:delText>
        </w:r>
        <w:r w:rsidRPr="007B522C" w:rsidDel="004F2B3A">
          <w:rPr>
            <w:bCs/>
            <w:lang w:val="en-GB"/>
          </w:rPr>
          <w:delText xml:space="preserve"> </w:delText>
        </w:r>
      </w:del>
      <w:ins w:id="513" w:author="Charlotte Devitre" w:date="2024-07-24T10:50:00Z" w16du:dateUtc="2024-07-24T17:50:00Z">
        <w:r w:rsidR="004F2B3A">
          <w:rPr>
            <w:bCs/>
            <w:lang w:val="en-GB"/>
          </w:rPr>
          <w:t xml:space="preserve">South Caldera </w:t>
        </w:r>
      </w:ins>
      <w:r w:rsidRPr="007B522C">
        <w:rPr>
          <w:bCs/>
          <w:lang w:val="en-GB"/>
        </w:rPr>
        <w:t xml:space="preserve">reservoir </w:t>
      </w:r>
      <w:r w:rsidRPr="007B522C">
        <w:rPr>
          <w:bCs/>
          <w:lang w:val="en-GB"/>
        </w:rPr>
        <w:fldChar w:fldCharType="begin"/>
      </w:r>
      <w:r w:rsidR="0073265F">
        <w:rPr>
          <w:bCs/>
          <w:lang w:val="en-GB"/>
        </w:rPr>
        <w:instrText xml:space="preserve"> ADDIN ZOTERO_ITEM CSL_CITATION {"citationID":"y6fjvTg9","properties":{"formattedCitation":"(Wieser {\\i{}et al.}, 2021; DeVitre and Wieser, 2024)","plainCitation":"(Wieser et al., 2021; DeVitre and Wieser, 2024)","noteIndex":0},"citationItems":[{"id":"OQjauoEz/PWQdAVhw","uris":["http://zotero.org/users/9451925/items/68HCIF2C"],"itemData":{"id":310,"type":"article-journal","abstract":"The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3265F">
        <w:rPr>
          <w:rFonts w:ascii="Cambria Math" w:hAnsi="Cambria Math" w:cs="Cambria Math"/>
          <w:bCs/>
          <w:lang w:val="en-GB"/>
        </w:rPr>
        <w:instrText>∼</w:instrText>
      </w:r>
      <w:r w:rsidR="0073265F">
        <w:rPr>
          <w:bCs/>
          <w:lang w:val="en-GB"/>
        </w:rPr>
        <w:instrText>2-km depth), while many high-Fo olivines (&gt;Fo81.5; far from equilibrium with their carrier melts) crystallized within the South Caldera reservoir (</w:instrText>
      </w:r>
      <w:r w:rsidR="0073265F">
        <w:rPr>
          <w:rFonts w:ascii="Cambria Math" w:hAnsi="Cambria Math" w:cs="Cambria Math"/>
          <w:bCs/>
          <w:lang w:val="en-GB"/>
        </w:rPr>
        <w:instrText>∼</w:instrText>
      </w:r>
      <w:r w:rsidR="0073265F">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L."},{"family":"Ilyinskaya","given":"Evgenia"}],"issued":{"date-parts":[["2021"]]}}},{"id":"OQjauoEz/cWl4AKuJ","uris":["http://zotero.org/users/9451925/items/FWZK55EA"],"itemData":{"id":2108,"type":"article-journal","abstract":"Interpreting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As discussed above, 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is small on calculated pressures presented here (</w:t>
      </w:r>
      <w:r>
        <w:rPr>
          <w:bCs/>
          <w:lang w:val="en-GB"/>
        </w:rPr>
        <w:t>Fig. 2</w:t>
      </w:r>
      <w:r w:rsidRPr="007B522C">
        <w:rPr>
          <w:bCs/>
          <w:lang w:val="en-GB"/>
        </w:rPr>
        <w:t xml:space="preserve">d). However, to assess the utility of the </w:t>
      </w:r>
      <w:r w:rsidR="00834561">
        <w:rPr>
          <w:bCs/>
          <w:lang w:val="en-GB"/>
        </w:rPr>
        <w:t>fluid</w:t>
      </w:r>
      <w:del w:id="514" w:author="Charlotte Devitre" w:date="2024-07-24T10:40:00Z" w16du:dateUtc="2024-07-24T17:40:00Z">
        <w:r w:rsidR="00834561" w:rsidDel="004F2B3A">
          <w:rPr>
            <w:bCs/>
            <w:lang w:val="en-GB"/>
          </w:rPr>
          <w:delText>-inclusion</w:delText>
        </w:r>
      </w:del>
      <w:ins w:id="515" w:author="Charlotte Devitre" w:date="2024-07-24T10:40:00Z" w16du:dateUtc="2024-07-24T17:40:00Z">
        <w:r w:rsidR="004F2B3A">
          <w:rPr>
            <w:bCs/>
            <w:lang w:val="en-GB"/>
          </w:rPr>
          <w:t xml:space="preserve"> inclusion</w:t>
        </w:r>
      </w:ins>
      <w:r w:rsidRPr="007B522C">
        <w:rPr>
          <w:bCs/>
          <w:lang w:val="en-GB"/>
        </w:rPr>
        <w:t xml:space="preserve"> method for rapid-response petrology globally, it is necessary to evaluate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contents, and the</w:t>
      </w:r>
      <w:r w:rsidR="007C3D94">
        <w:rPr>
          <w:bCs/>
          <w:lang w:val="en-GB"/>
        </w:rPr>
        <w:t>ir</w:t>
      </w:r>
      <w:r w:rsidRPr="007B522C">
        <w:rPr>
          <w:bCs/>
          <w:lang w:val="en-GB"/>
        </w:rPr>
        <w:t xml:space="preserve"> effect on </w:t>
      </w:r>
      <w:r w:rsidR="00EE7A65">
        <w:rPr>
          <w:bCs/>
          <w:lang w:val="en-GB"/>
        </w:rPr>
        <w:t>fluid</w:t>
      </w:r>
      <w:del w:id="516" w:author="Charlotte Devitre" w:date="2024-07-24T10:40:00Z" w16du:dateUtc="2024-07-24T17:40:00Z">
        <w:r w:rsidR="00EE7A65" w:rsidDel="004F2B3A">
          <w:rPr>
            <w:bCs/>
            <w:lang w:val="en-GB"/>
          </w:rPr>
          <w:delText>-inclusion</w:delText>
        </w:r>
      </w:del>
      <w:ins w:id="517" w:author="Charlotte Devitre" w:date="2024-07-24T10:40:00Z" w16du:dateUtc="2024-07-24T17:40:00Z">
        <w:r w:rsidR="004F2B3A">
          <w:rPr>
            <w:bCs/>
            <w:lang w:val="en-GB"/>
          </w:rPr>
          <w:t xml:space="preserve"> inclusion</w:t>
        </w:r>
      </w:ins>
      <w:r w:rsidRPr="007B522C">
        <w:rPr>
          <w:bCs/>
          <w:lang w:val="en-GB"/>
        </w:rPr>
        <w:t xml:space="preserve"> pressures</w:t>
      </w:r>
      <w:r w:rsidR="00EE7A65">
        <w:rPr>
          <w:bCs/>
          <w:lang w:val="en-GB"/>
        </w:rPr>
        <w:t>.</w:t>
      </w:r>
    </w:p>
    <w:p w14:paraId="6F9FB3EB" w14:textId="74C515E2" w:rsidR="00B90F91" w:rsidRPr="007B522C" w:rsidRDefault="00B90F91" w:rsidP="00B90F91">
      <w:pPr>
        <w:pStyle w:val="Text"/>
        <w:spacing w:line="480" w:lineRule="auto"/>
        <w:jc w:val="both"/>
        <w:rPr>
          <w:bCs/>
          <w:lang w:val="en-GB"/>
        </w:rPr>
      </w:pPr>
      <w:r w:rsidRPr="007B522C">
        <w:rPr>
          <w:bCs/>
          <w:lang w:val="en-GB"/>
        </w:rPr>
        <w:t xml:space="preserve">We compiled published </w:t>
      </w:r>
      <w:r w:rsidR="00834561">
        <w:rPr>
          <w:bCs/>
          <w:lang w:val="en-GB"/>
        </w:rPr>
        <w:t>melt</w:t>
      </w:r>
      <w:del w:id="518" w:author="Charlotte Devitre" w:date="2024-07-24T10:40:00Z" w16du:dateUtc="2024-07-24T17:40:00Z">
        <w:r w:rsidR="00834561" w:rsidDel="004F2B3A">
          <w:rPr>
            <w:bCs/>
            <w:lang w:val="en-GB"/>
          </w:rPr>
          <w:delText>-inclusion</w:delText>
        </w:r>
      </w:del>
      <w:ins w:id="519" w:author="Charlotte Devitre" w:date="2024-07-24T10:40:00Z" w16du:dateUtc="2024-07-24T17:40:00Z">
        <w:r w:rsidR="004F2B3A">
          <w:rPr>
            <w:bCs/>
            <w:lang w:val="en-GB"/>
          </w:rPr>
          <w:t xml:space="preserve"> inclusion</w:t>
        </w:r>
      </w:ins>
      <w:r w:rsidRPr="007B522C">
        <w:rPr>
          <w:bCs/>
          <w:lang w:val="en-GB"/>
        </w:rPr>
        <w:t xml:space="preserve"> data from all over the world, spanning many different tectonic settings (</w:t>
      </w:r>
      <w:r>
        <w:rPr>
          <w:bCs/>
          <w:lang w:val="en-GB"/>
        </w:rPr>
        <w:t>Fig. 3</w:t>
      </w:r>
      <w:r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using the solubility model MagmaSat </w:t>
      </w:r>
      <w:r w:rsidRPr="007B522C">
        <w:rPr>
          <w:bCs/>
          <w:lang w:val="en-GB"/>
        </w:rPr>
        <w:fldChar w:fldCharType="begin"/>
      </w:r>
      <w:r w:rsidR="0073265F">
        <w:rPr>
          <w:bCs/>
          <w:lang w:val="en-GB"/>
        </w:rPr>
        <w:instrText xml:space="preserve"> ADDIN ZOTERO_ITEM CSL_CITATION {"citationID":"xvXNxQjS","properties":{"formattedCitation":"(Ghiorso and Gualda, 2015)","plainCitation":"(Ghiorso and Gualda, 2015)","noteIndex":0},"citationItems":[{"id":"OQjauoEz/q3JwjZbh","uris":["http://zotero.org/users/9451925/items/3Q6SA25I"],"itemData":{"id":1243,"type":"article-journal","abstract":"A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7B522C">
        <w:rPr>
          <w:bCs/>
          <w:lang w:val="en-GB"/>
        </w:rPr>
        <w:fldChar w:fldCharType="separate"/>
      </w:r>
      <w:r w:rsidR="00C3296A" w:rsidRPr="00C3296A">
        <w:t>(</w:t>
      </w:r>
      <w:proofErr w:type="spellStart"/>
      <w:r w:rsidR="00C3296A" w:rsidRPr="00C3296A">
        <w:t>Ghiorso</w:t>
      </w:r>
      <w:proofErr w:type="spellEnd"/>
      <w:r w:rsidR="00C3296A" w:rsidRPr="00C3296A">
        <w:t xml:space="preserve"> and </w:t>
      </w:r>
      <w:proofErr w:type="spellStart"/>
      <w:r w:rsidR="00C3296A" w:rsidRPr="00C3296A">
        <w:t>Gualda</w:t>
      </w:r>
      <w:proofErr w:type="spellEnd"/>
      <w:r w:rsidR="00C3296A" w:rsidRPr="00C3296A">
        <w:t>, 2015)</w:t>
      </w:r>
      <w:r w:rsidRPr="007B522C">
        <w:fldChar w:fldCharType="end"/>
      </w:r>
      <w:r w:rsidRPr="007B522C">
        <w:rPr>
          <w:bCs/>
          <w:lang w:val="en-GB"/>
        </w:rPr>
        <w:t xml:space="preserve">, implemented in </w:t>
      </w:r>
      <w:proofErr w:type="spellStart"/>
      <w:r w:rsidRPr="007B522C">
        <w:rPr>
          <w:bCs/>
          <w:lang w:val="en-GB"/>
        </w:rPr>
        <w:t>VESIcal</w:t>
      </w:r>
      <w:proofErr w:type="spellEnd"/>
      <w:r w:rsidRPr="007B522C">
        <w:rPr>
          <w:bCs/>
          <w:lang w:val="en-GB"/>
        </w:rPr>
        <w:t xml:space="preserve"> </w:t>
      </w:r>
      <w:r w:rsidRPr="007B522C">
        <w:rPr>
          <w:bCs/>
          <w:lang w:val="en-GB"/>
        </w:rPr>
        <w:fldChar w:fldCharType="begin"/>
      </w:r>
      <w:r w:rsidR="0073265F">
        <w:rPr>
          <w:bCs/>
          <w:lang w:val="en-GB"/>
        </w:rPr>
        <w:instrText xml:space="preserve"> ADDIN ZOTERO_ITEM CSL_CITATION {"citationID":"Y9U13hJX","properties":{"formattedCitation":"(Iacovino {\\i{}et al.}, 2021)","plainCitation":"(Iacovino et al., 2021)","noteIndex":0},"citationItems":[{"id":"OQjauoEz/oRfyy4wN","uris":["http://zotero.org/users/9451925/items/GLWVQJ7Y"],"itemData":{"id":1235,"type":"article-journal","abstract":"Thermodynamics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7B522C">
        <w:rPr>
          <w:bCs/>
          <w:lang w:val="en-GB"/>
        </w:rPr>
        <w:fldChar w:fldCharType="separate"/>
      </w:r>
      <w:r w:rsidR="00C3296A" w:rsidRPr="00C3296A">
        <w:t>(</w:t>
      </w:r>
      <w:proofErr w:type="spellStart"/>
      <w:r w:rsidR="00C3296A" w:rsidRPr="00C3296A">
        <w:t>Iacovino</w:t>
      </w:r>
      <w:proofErr w:type="spellEnd"/>
      <w:r w:rsidR="00C3296A" w:rsidRPr="00C3296A">
        <w:t xml:space="preserve"> </w:t>
      </w:r>
      <w:r w:rsidR="00C3296A" w:rsidRPr="00C3296A">
        <w:rPr>
          <w:i/>
          <w:iCs/>
        </w:rPr>
        <w:t>et al.</w:t>
      </w:r>
      <w:r w:rsidR="00C3296A" w:rsidRPr="00C3296A">
        <w:t>, 2021)</w:t>
      </w:r>
      <w:r w:rsidRPr="007B522C">
        <w:fldChar w:fldCharType="end"/>
      </w:r>
      <w:r w:rsidRPr="007B522C">
        <w:rPr>
          <w:bCs/>
          <w:lang w:val="en-GB"/>
        </w:rPr>
        <w:t>. We show the distribution, median, 25</w:t>
      </w:r>
      <w:r w:rsidRPr="007B522C">
        <w:rPr>
          <w:bCs/>
          <w:vertAlign w:val="superscript"/>
          <w:lang w:val="en-GB"/>
        </w:rPr>
        <w:t>th</w:t>
      </w:r>
      <w:r w:rsidRPr="007B522C">
        <w:rPr>
          <w:bCs/>
          <w:lang w:val="en-GB"/>
        </w:rPr>
        <w:t xml:space="preserve"> and 75</w:t>
      </w:r>
      <w:r w:rsidRPr="007B522C">
        <w:rPr>
          <w:bCs/>
          <w:vertAlign w:val="superscript"/>
          <w:lang w:val="en-GB"/>
        </w:rPr>
        <w:t>th</w:t>
      </w:r>
      <w:r w:rsidRPr="007B522C">
        <w:rPr>
          <w:bCs/>
          <w:lang w:val="en-GB"/>
        </w:rPr>
        <w:t xml:space="preserve"> </w:t>
      </w:r>
      <w:del w:id="520" w:author="Charlotte Devitre" w:date="2024-07-24T14:34:00Z" w16du:dateUtc="2024-07-24T21:34:00Z">
        <w:r w:rsidRPr="007B522C" w:rsidDel="00E27685">
          <w:rPr>
            <w:bCs/>
            <w:lang w:val="en-GB"/>
          </w:rPr>
          <w:delText>quantile</w:delText>
        </w:r>
      </w:del>
      <w:ins w:id="521" w:author="Charlotte Devitre" w:date="2024-07-24T14:34:00Z" w16du:dateUtc="2024-07-24T21:34:00Z">
        <w:r w:rsidR="00E27685">
          <w:rPr>
            <w:bCs/>
            <w:lang w:val="en-GB"/>
          </w:rPr>
          <w:t>percentile</w:t>
        </w:r>
      </w:ins>
      <w:r w:rsidRPr="007B522C">
        <w:rPr>
          <w:bCs/>
          <w:lang w:val="en-GB"/>
        </w:rPr>
        <w:t xml:space="preserve">s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for 4069 </w:t>
      </w:r>
      <w:proofErr w:type="gramStart"/>
      <w:r w:rsidR="00834561">
        <w:rPr>
          <w:bCs/>
          <w:lang w:val="en-GB"/>
        </w:rPr>
        <w:t>melt</w:t>
      </w:r>
      <w:proofErr w:type="gramEnd"/>
      <w:del w:id="522" w:author="Charlotte Devitre" w:date="2024-07-24T10:40:00Z" w16du:dateUtc="2024-07-24T17:40:00Z">
        <w:r w:rsidR="00834561" w:rsidDel="004F2B3A">
          <w:rPr>
            <w:bCs/>
            <w:lang w:val="en-GB"/>
          </w:rPr>
          <w:delText>-inclusion</w:delText>
        </w:r>
      </w:del>
      <w:ins w:id="523" w:author="Charlotte Devitre" w:date="2024-07-24T10:40:00Z" w16du:dateUtc="2024-07-24T17:40:00Z">
        <w:r w:rsidR="004F2B3A">
          <w:rPr>
            <w:bCs/>
            <w:lang w:val="en-GB"/>
          </w:rPr>
          <w:t xml:space="preserve"> inclusion</w:t>
        </w:r>
      </w:ins>
      <w:r w:rsidRPr="007B522C">
        <w:rPr>
          <w:bCs/>
          <w:lang w:val="en-GB"/>
        </w:rPr>
        <w:t>s with SiO</w:t>
      </w:r>
      <w:r w:rsidRPr="007B522C">
        <w:rPr>
          <w:bCs/>
          <w:vertAlign w:val="subscript"/>
          <w:lang w:val="en-GB"/>
        </w:rPr>
        <w:t xml:space="preserve">2 </w:t>
      </w:r>
      <w:r w:rsidRPr="007B522C">
        <w:rPr>
          <w:bCs/>
          <w:lang w:val="en-GB"/>
        </w:rPr>
        <w:t xml:space="preserve">&lt; 57 </w:t>
      </w:r>
      <w:proofErr w:type="spellStart"/>
      <w:r w:rsidRPr="007B522C">
        <w:rPr>
          <w:bCs/>
          <w:lang w:val="en-GB"/>
        </w:rPr>
        <w:t>wt</w:t>
      </w:r>
      <w:proofErr w:type="spellEnd"/>
      <w:r w:rsidRPr="007B522C">
        <w:rPr>
          <w:bCs/>
          <w:lang w:val="en-GB"/>
        </w:rPr>
        <w:t xml:space="preserve">%, MgO &lt; 16 </w:t>
      </w:r>
      <w:proofErr w:type="spellStart"/>
      <w:r w:rsidRPr="007B522C">
        <w:rPr>
          <w:bCs/>
          <w:lang w:val="en-GB"/>
        </w:rPr>
        <w:t>wt</w:t>
      </w:r>
      <w:proofErr w:type="spellEnd"/>
      <w:r w:rsidRPr="007B522C">
        <w:rPr>
          <w:bCs/>
          <w:lang w:val="en-GB"/>
        </w:rPr>
        <w:t xml:space="preserve">% and </w:t>
      </w:r>
      <w:ins w:id="524" w:author="Charlotte Devitre" w:date="2024-07-24T14:35:00Z" w16du:dateUtc="2024-07-24T21:35:00Z">
        <w:r w:rsidR="00E27685">
          <w:rPr>
            <w:bCs/>
            <w:lang w:val="en-GB"/>
          </w:rPr>
          <w:t>s</w:t>
        </w:r>
      </w:ins>
      <w:del w:id="525" w:author="Charlotte Devitre" w:date="2024-07-24T14:35:00Z" w16du:dateUtc="2024-07-24T21:35:00Z">
        <w:r w:rsidRPr="007B522C" w:rsidDel="00E27685">
          <w:rPr>
            <w:bCs/>
            <w:lang w:val="en-GB"/>
          </w:rPr>
          <w:delText>S</w:delText>
        </w:r>
      </w:del>
      <w:r w:rsidRPr="007B522C">
        <w:rPr>
          <w:bCs/>
          <w:lang w:val="en-GB"/>
        </w:rPr>
        <w:t xml:space="preserve">aturation </w:t>
      </w:r>
      <w:ins w:id="526" w:author="Charlotte Devitre" w:date="2024-07-24T14:35:00Z" w16du:dateUtc="2024-07-24T21:35:00Z">
        <w:r w:rsidR="00E27685">
          <w:rPr>
            <w:bCs/>
            <w:lang w:val="en-GB"/>
          </w:rPr>
          <w:t>p</w:t>
        </w:r>
      </w:ins>
      <w:del w:id="527" w:author="Charlotte Devitre" w:date="2024-07-24T14:35:00Z" w16du:dateUtc="2024-07-24T21:35:00Z">
        <w:r w:rsidRPr="007B522C" w:rsidDel="00E27685">
          <w:rPr>
            <w:bCs/>
            <w:lang w:val="en-GB"/>
          </w:rPr>
          <w:delText>P</w:delText>
        </w:r>
      </w:del>
      <w:r w:rsidRPr="007B522C">
        <w:rPr>
          <w:bCs/>
          <w:lang w:val="en-GB"/>
        </w:rPr>
        <w:t xml:space="preserve">ressure &gt; 20 MPa on Fig </w:t>
      </w:r>
      <w:r w:rsidR="00EE7A65">
        <w:rPr>
          <w:bCs/>
          <w:lang w:val="en-GB"/>
        </w:rPr>
        <w:t>3</w:t>
      </w:r>
      <w:r w:rsidRPr="007B522C">
        <w:rPr>
          <w:bCs/>
          <w:lang w:val="en-GB"/>
        </w:rPr>
        <w:t xml:space="preserve">b-c, coloured by tectonic setting. 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and pressure</w:t>
      </w:r>
      <w:ins w:id="528" w:author="Penny Wieser" w:date="2024-07-29T14:32:00Z" w16du:dateUtc="2024-07-29T21:32:00Z">
        <w:r w:rsidR="005D2B24">
          <w:rPr>
            <w:bCs/>
            <w:lang w:val="en-GB"/>
          </w:rPr>
          <w:t xml:space="preserve">, </w:t>
        </w:r>
      </w:ins>
      <w:del w:id="529" w:author="Penny Wieser" w:date="2024-07-29T14:32:00Z" w16du:dateUtc="2024-07-29T21:32:00Z">
        <w:r w:rsidRPr="007B522C" w:rsidDel="005D2B24">
          <w:rPr>
            <w:bCs/>
            <w:lang w:val="en-GB"/>
          </w:rPr>
          <w:delText xml:space="preserve"> </w:delText>
        </w:r>
      </w:del>
      <w:r w:rsidR="00EE7A65">
        <w:rPr>
          <w:bCs/>
          <w:lang w:val="en-GB"/>
        </w:rPr>
        <w:t>w</w:t>
      </w:r>
      <w:del w:id="530" w:author="Penny Wieser" w:date="2024-07-29T14:32:00Z" w16du:dateUtc="2024-07-29T21:32:00Z">
        <w:r w:rsidR="00EE7A65" w:rsidDel="005D2B24">
          <w:rPr>
            <w:bCs/>
            <w:lang w:val="en-GB"/>
          </w:rPr>
          <w:delText>her</w:delText>
        </w:r>
      </w:del>
      <w:ins w:id="531" w:author="Penny Wieser" w:date="2024-07-29T14:32:00Z" w16du:dateUtc="2024-07-29T21:32:00Z">
        <w:r w:rsidR="005D2B24">
          <w:rPr>
            <w:bCs/>
            <w:lang w:val="en-GB"/>
          </w:rPr>
          <w:t>ith</w:t>
        </w:r>
      </w:ins>
      <w:del w:id="532" w:author="Penny Wieser" w:date="2024-07-29T14:32:00Z" w16du:dateUtc="2024-07-29T21:32:00Z">
        <w:r w:rsidR="00EE7A65" w:rsidDel="005D2B24">
          <w:rPr>
            <w:bCs/>
            <w:lang w:val="en-GB"/>
          </w:rPr>
          <w:delText>e</w:delText>
        </w:r>
      </w:del>
      <w:r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w:t>
      </w:r>
      <w:del w:id="533" w:author="Penny Wieser" w:date="2024-07-29T14:32:00Z" w16du:dateUtc="2024-07-29T21:32:00Z">
        <w:r w:rsidR="00EE7A65" w:rsidDel="005D2B24">
          <w:rPr>
            <w:bCs/>
            <w:lang w:val="en-GB"/>
          </w:rPr>
          <w:delText>becomes</w:delText>
        </w:r>
        <w:r w:rsidRPr="007B522C" w:rsidDel="005D2B24">
          <w:rPr>
            <w:bCs/>
            <w:lang w:val="en-GB"/>
          </w:rPr>
          <w:delText xml:space="preserve"> </w:delText>
        </w:r>
      </w:del>
      <w:ins w:id="534" w:author="Penny Wieser" w:date="2024-07-29T14:32:00Z" w16du:dateUtc="2024-07-29T21:32:00Z">
        <w:r w:rsidR="005D2B24">
          <w:rPr>
            <w:bCs/>
            <w:lang w:val="en-GB"/>
          </w:rPr>
          <w:t>increasing drastically at</w:t>
        </w:r>
        <w:r w:rsidR="005D2B24" w:rsidRPr="007B522C">
          <w:rPr>
            <w:bCs/>
            <w:lang w:val="en-GB"/>
          </w:rPr>
          <w:t xml:space="preserve"> </w:t>
        </w:r>
      </w:ins>
      <w:del w:id="535" w:author="Penny Wieser" w:date="2024-07-29T14:32:00Z" w16du:dateUtc="2024-07-29T21:32:00Z">
        <w:r w:rsidRPr="007B522C" w:rsidDel="005D2B24">
          <w:rPr>
            <w:bCs/>
            <w:lang w:val="en-GB"/>
          </w:rPr>
          <w:delText>very high at shallow</w:delText>
        </w:r>
      </w:del>
      <w:ins w:id="536" w:author="Penny Wieser" w:date="2024-07-29T14:32:00Z" w16du:dateUtc="2024-07-29T21:32:00Z">
        <w:r w:rsidR="005D2B24">
          <w:rPr>
            <w:bCs/>
            <w:lang w:val="en-GB"/>
          </w:rPr>
          <w:t>shallow</w:t>
        </w:r>
      </w:ins>
      <w:r w:rsidRPr="007B522C">
        <w:rPr>
          <w:bCs/>
          <w:lang w:val="en-GB"/>
        </w:rPr>
        <w:t xml:space="preserve"> pressures (</w:t>
      </w:r>
      <w:r w:rsidR="00EE7A65">
        <w:rPr>
          <w:bCs/>
          <w:lang w:val="en-GB"/>
        </w:rPr>
        <w:t>F</w:t>
      </w:r>
      <w:r w:rsidRPr="007B522C">
        <w:rPr>
          <w:bCs/>
          <w:lang w:val="en-GB"/>
        </w:rPr>
        <w:t>ig. S9a-i)</w:t>
      </w:r>
      <w:ins w:id="537" w:author="Penny Wieser" w:date="2024-07-29T14:32:00Z" w16du:dateUtc="2024-07-29T21:32:00Z">
        <w:r w:rsidR="005D2B24">
          <w:rPr>
            <w:bCs/>
            <w:lang w:val="en-GB"/>
          </w:rPr>
          <w:t>, perhaps</w:t>
        </w:r>
      </w:ins>
      <w:r w:rsidRPr="007B522C">
        <w:rPr>
          <w:bCs/>
          <w:lang w:val="en-GB"/>
        </w:rPr>
        <w:t xml:space="preserve"> as </w:t>
      </w:r>
      <w:r w:rsidR="00834561">
        <w:rPr>
          <w:bCs/>
          <w:lang w:val="en-GB"/>
        </w:rPr>
        <w:t>melt</w:t>
      </w:r>
      <w:del w:id="538" w:author="Charlotte Devitre" w:date="2024-07-24T10:40:00Z" w16du:dateUtc="2024-07-24T17:40:00Z">
        <w:r w:rsidR="00834561" w:rsidDel="004F2B3A">
          <w:rPr>
            <w:bCs/>
            <w:lang w:val="en-GB"/>
          </w:rPr>
          <w:delText>-inclusion</w:delText>
        </w:r>
      </w:del>
      <w:ins w:id="539" w:author="Charlotte Devitre" w:date="2024-07-24T10:40:00Z" w16du:dateUtc="2024-07-24T17:40:00Z">
        <w:r w:rsidR="004F2B3A">
          <w:rPr>
            <w:bCs/>
            <w:lang w:val="en-GB"/>
          </w:rPr>
          <w:t xml:space="preserve"> inclusion</w:t>
        </w:r>
      </w:ins>
      <w:r w:rsidRPr="007B522C">
        <w:rPr>
          <w:bCs/>
          <w:lang w:val="en-GB"/>
        </w:rPr>
        <w:t>s are trapped during enhanced degassing of H</w:t>
      </w:r>
      <w:r w:rsidRPr="007B522C">
        <w:rPr>
          <w:bCs/>
          <w:vertAlign w:val="subscript"/>
          <w:lang w:val="en-GB"/>
        </w:rPr>
        <w:t>2</w:t>
      </w:r>
      <w:r w:rsidRPr="007B522C">
        <w:rPr>
          <w:bCs/>
          <w:lang w:val="en-GB"/>
        </w:rPr>
        <w:t xml:space="preserve">O upon </w:t>
      </w:r>
      <w:commentRangeStart w:id="540"/>
      <w:r w:rsidRPr="007B522C">
        <w:rPr>
          <w:bCs/>
          <w:lang w:val="en-GB"/>
        </w:rPr>
        <w:t>ascent</w:t>
      </w:r>
      <w:commentRangeEnd w:id="540"/>
      <w:r w:rsidR="005D2B24">
        <w:rPr>
          <w:rStyle w:val="CommentReference"/>
        </w:rPr>
        <w:commentReference w:id="540"/>
      </w:r>
      <w:r w:rsidRPr="007B522C">
        <w:rPr>
          <w:bCs/>
          <w:lang w:val="en-GB"/>
        </w:rPr>
        <w:t>. Thus, in this compilation, the median and 25</w:t>
      </w:r>
      <w:r w:rsidRPr="007B522C">
        <w:rPr>
          <w:bCs/>
          <w:vertAlign w:val="superscript"/>
          <w:lang w:val="en-GB"/>
        </w:rPr>
        <w:t>th</w:t>
      </w:r>
      <w:r w:rsidRPr="007B522C">
        <w:rPr>
          <w:bCs/>
          <w:lang w:val="en-GB"/>
        </w:rPr>
        <w:t xml:space="preserve"> </w:t>
      </w:r>
      <w:del w:id="541" w:author="Charlotte Devitre" w:date="2024-07-24T14:34:00Z" w16du:dateUtc="2024-07-24T21:34:00Z">
        <w:r w:rsidRPr="007B522C" w:rsidDel="00E27685">
          <w:rPr>
            <w:bCs/>
            <w:lang w:val="en-GB"/>
          </w:rPr>
          <w:delText>quantile</w:delText>
        </w:r>
      </w:del>
      <w:ins w:id="542" w:author="Charlotte Devitre" w:date="2024-07-24T14:34:00Z" w16du:dateUtc="2024-07-24T21:34:00Z">
        <w:r w:rsidR="00E27685">
          <w:rPr>
            <w:bCs/>
            <w:lang w:val="en-GB"/>
          </w:rPr>
          <w:t>percentile</w:t>
        </w:r>
      </w:ins>
      <w:r w:rsidRPr="007B522C">
        <w:rPr>
          <w:bCs/>
          <w:lang w:val="en-GB"/>
        </w:rPr>
        <w:t xml:space="preserve">s are likely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in the main magma storage region. We stress the importance of considering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Pr="007B522C">
        <w:rPr>
          <w:bCs/>
          <w:lang w:val="en-GB"/>
        </w:rPr>
        <w:t xml:space="preserve">when determining the suitability of this method to a particular system given that the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pressure correction tends to be more significant at higher entrapment pressures. For example, if we consider a</w:t>
      </w:r>
      <w:del w:id="543" w:author="Penny Wieser" w:date="2024-07-29T14:33:00Z" w16du:dateUtc="2024-07-29T21:33:00Z">
        <w:r w:rsidRPr="007B522C" w:rsidDel="005D2B24">
          <w:rPr>
            <w:bCs/>
            <w:lang w:val="en-GB"/>
          </w:rPr>
          <w:delText>n</w:delText>
        </w:r>
      </w:del>
      <w:r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w:t>
      </w:r>
      <w:ins w:id="544" w:author="Penny Wieser" w:date="2024-07-29T14:33:00Z" w16du:dateUtc="2024-07-29T21:33:00Z">
        <w:r w:rsidR="005D2B24">
          <w:rPr>
            <w:bCs/>
            <w:lang w:val="en-GB"/>
          </w:rPr>
          <w:t xml:space="preserve">value </w:t>
        </w:r>
      </w:ins>
      <w:r w:rsidRPr="007B522C">
        <w:rPr>
          <w:bCs/>
          <w:lang w:val="en-GB"/>
        </w:rPr>
        <w:t xml:space="preserve">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of our </w:t>
      </w:r>
      <w:r w:rsidR="004E38D9">
        <w:rPr>
          <w:bCs/>
          <w:lang w:val="en-GB"/>
        </w:rPr>
        <w:t>fluid</w:t>
      </w:r>
      <w:del w:id="545" w:author="Charlotte Devitre" w:date="2024-07-24T10:40:00Z" w16du:dateUtc="2024-07-24T17:40:00Z">
        <w:r w:rsidR="004E38D9" w:rsidDel="004F2B3A">
          <w:rPr>
            <w:bCs/>
            <w:lang w:val="en-GB"/>
          </w:rPr>
          <w:delText>-inclusion</w:delText>
        </w:r>
      </w:del>
      <w:ins w:id="546" w:author="Charlotte Devitre" w:date="2024-07-24T10:40:00Z" w16du:dateUtc="2024-07-24T17:40:00Z">
        <w:r w:rsidR="004F2B3A">
          <w:rPr>
            <w:bCs/>
            <w:lang w:val="en-GB"/>
          </w:rPr>
          <w:t xml:space="preserve"> inclusion</w:t>
        </w:r>
      </w:ins>
      <w:r w:rsidRPr="007B522C">
        <w:rPr>
          <w:bCs/>
          <w:lang w:val="en-GB"/>
        </w:rPr>
        <w:t xml:space="preserve">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in deep storage systems), the pressure correction </w:t>
      </w:r>
      <w:r w:rsidRPr="007B522C">
        <w:rPr>
          <w:bCs/>
          <w:lang w:val="en-GB"/>
        </w:rPr>
        <w:lastRenderedPageBreak/>
        <w:t>goes from &lt;</w:t>
      </w:r>
      <w:r w:rsidR="00EE7A65">
        <w:rPr>
          <w:bCs/>
          <w:lang w:val="en-GB"/>
        </w:rPr>
        <w:t xml:space="preserve"> </w:t>
      </w:r>
      <w:r w:rsidRPr="007B522C">
        <w:rPr>
          <w:bCs/>
          <w:lang w:val="en-GB"/>
        </w:rPr>
        <w:t xml:space="preserve">15% at pressures &lt; 220 MPa (~10 km) to ~20% at 700 MPa (~30 km). Naturally, the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=0.2, the correction is 25-30% at P&lt;150 MPa and ~50% at P = 700 MPa; Fig 1). </w:t>
      </w:r>
    </w:p>
    <w:p w14:paraId="5CC638E1" w14:textId="77777777" w:rsidR="00B90F91" w:rsidRPr="007B522C" w:rsidRDefault="00B90F91" w:rsidP="00B90F91">
      <w:pPr>
        <w:pStyle w:val="Text"/>
        <w:spacing w:line="480" w:lineRule="auto"/>
        <w:ind w:firstLine="0"/>
        <w:jc w:val="both"/>
        <w:rPr>
          <w:bCs/>
          <w:lang w:val="en-GB"/>
        </w:rPr>
      </w:pPr>
      <w:r w:rsidRPr="007B522C">
        <w:rPr>
          <w:noProof/>
        </w:rPr>
        <w:drawing>
          <wp:inline distT="0" distB="0" distL="0" distR="0" wp14:anchorId="752CC8E0" wp14:editId="52232126">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3B80E8FA" w14:textId="0AD28921" w:rsidR="00B90F91" w:rsidRPr="007B522C" w:rsidRDefault="00B90F91" w:rsidP="00B90F91">
      <w:pPr>
        <w:pStyle w:val="Text"/>
        <w:spacing w:line="480" w:lineRule="auto"/>
        <w:jc w:val="both"/>
        <w:rPr>
          <w:bCs/>
          <w:i/>
          <w:iCs/>
          <w:lang w:val="en-GB"/>
        </w:rPr>
      </w:pPr>
      <w:r w:rsidRPr="007B522C">
        <w:rPr>
          <w:bCs/>
          <w:i/>
          <w:iCs/>
          <w:lang w:val="en-GB"/>
        </w:rPr>
        <w:t xml:space="preserve">Figure </w:t>
      </w:r>
      <w:r>
        <w:rPr>
          <w:bCs/>
          <w:i/>
          <w:iCs/>
          <w:lang w:val="en-GB"/>
        </w:rPr>
        <w:t>3</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del w:id="547" w:author="Charlotte Devitre" w:date="2024-07-24T10:40:00Z" w16du:dateUtc="2024-07-24T17:40:00Z">
        <w:r w:rsidR="00834561" w:rsidDel="004F2B3A">
          <w:rPr>
            <w:b/>
            <w:i/>
            <w:iCs/>
            <w:lang w:val="en-GB"/>
          </w:rPr>
          <w:delText>-inclusion</w:delText>
        </w:r>
      </w:del>
      <w:ins w:id="548" w:author="Charlotte Devitre" w:date="2024-07-24T10:40:00Z" w16du:dateUtc="2024-07-24T17:40:00Z">
        <w:r w:rsidR="004F2B3A">
          <w:rPr>
            <w:b/>
            <w:i/>
            <w:iCs/>
            <w:lang w:val="en-GB"/>
          </w:rPr>
          <w:t xml:space="preserve"> inclusion</w:t>
        </w:r>
      </w:ins>
      <w:r w:rsidRPr="007B522C">
        <w:rPr>
          <w:b/>
          <w:i/>
          <w:iCs/>
          <w:lang w:val="en-GB"/>
        </w:rPr>
        <w:t xml:space="preserve"> data for </w:t>
      </w:r>
      <w:ins w:id="549" w:author="Charlotte Devitre" w:date="2024-07-24T15:41:00Z" w16du:dateUtc="2024-07-24T22:41:00Z">
        <w:r w:rsidR="00EA6185">
          <w:rPr>
            <w:b/>
            <w:i/>
            <w:iCs/>
            <w:lang w:val="en-GB"/>
          </w:rPr>
          <w:t>c</w:t>
        </w:r>
      </w:ins>
      <w:del w:id="550" w:author="Charlotte Devitre" w:date="2024-07-24T15:41:00Z" w16du:dateUtc="2024-07-24T22:41:00Z">
        <w:r w:rsidRPr="007B522C" w:rsidDel="00EA6185">
          <w:rPr>
            <w:b/>
            <w:i/>
            <w:iCs/>
            <w:lang w:val="en-GB"/>
          </w:rPr>
          <w:delText>C</w:delText>
        </w:r>
      </w:del>
      <w:r w:rsidRPr="007B522C">
        <w:rPr>
          <w:b/>
          <w:i/>
          <w:iCs/>
          <w:lang w:val="en-GB"/>
        </w:rPr>
        <w:t xml:space="preserve">ontinental </w:t>
      </w:r>
      <w:ins w:id="551" w:author="Charlotte Devitre" w:date="2024-07-24T15:41:00Z" w16du:dateUtc="2024-07-24T22:41:00Z">
        <w:r w:rsidR="00EA6185">
          <w:rPr>
            <w:b/>
            <w:i/>
            <w:iCs/>
            <w:lang w:val="en-GB"/>
          </w:rPr>
          <w:t>r</w:t>
        </w:r>
      </w:ins>
      <w:del w:id="552" w:author="Charlotte Devitre" w:date="2024-07-24T15:41:00Z" w16du:dateUtc="2024-07-24T22:41:00Z">
        <w:r w:rsidRPr="007B522C" w:rsidDel="00EA6185">
          <w:rPr>
            <w:b/>
            <w:i/>
            <w:iCs/>
            <w:lang w:val="en-GB"/>
          </w:rPr>
          <w:delText>R</w:delText>
        </w:r>
      </w:del>
      <w:r w:rsidRPr="007B522C">
        <w:rPr>
          <w:b/>
          <w:i/>
          <w:iCs/>
          <w:lang w:val="en-GB"/>
        </w:rPr>
        <w:t xml:space="preserve">ift, </w:t>
      </w:r>
      <w:ins w:id="553" w:author="Charlotte Devitre" w:date="2024-07-24T15:41:00Z" w16du:dateUtc="2024-07-24T22:41:00Z">
        <w:r w:rsidR="00EA6185">
          <w:rPr>
            <w:b/>
            <w:i/>
            <w:iCs/>
            <w:lang w:val="en-GB"/>
          </w:rPr>
          <w:t>c</w:t>
        </w:r>
      </w:ins>
      <w:del w:id="554" w:author="Charlotte Devitre" w:date="2024-07-24T15:41:00Z" w16du:dateUtc="2024-07-24T22:41:00Z">
        <w:r w:rsidRPr="007B522C" w:rsidDel="00EA6185">
          <w:rPr>
            <w:b/>
            <w:i/>
            <w:iCs/>
            <w:lang w:val="en-GB"/>
          </w:rPr>
          <w:delText>C</w:delText>
        </w:r>
      </w:del>
      <w:r w:rsidRPr="007B522C">
        <w:rPr>
          <w:b/>
          <w:i/>
          <w:iCs/>
          <w:lang w:val="en-GB"/>
        </w:rPr>
        <w:t xml:space="preserve">ontinental </w:t>
      </w:r>
      <w:ins w:id="555" w:author="Charlotte Devitre" w:date="2024-07-24T15:41:00Z" w16du:dateUtc="2024-07-24T22:41:00Z">
        <w:r w:rsidR="00EA6185">
          <w:rPr>
            <w:b/>
            <w:i/>
            <w:iCs/>
            <w:lang w:val="en-GB"/>
          </w:rPr>
          <w:t>i</w:t>
        </w:r>
      </w:ins>
      <w:del w:id="556" w:author="Charlotte Devitre" w:date="2024-07-24T15:41:00Z" w16du:dateUtc="2024-07-24T22:41:00Z">
        <w:r w:rsidRPr="007B522C" w:rsidDel="00EA6185">
          <w:rPr>
            <w:b/>
            <w:i/>
            <w:iCs/>
            <w:lang w:val="en-GB"/>
          </w:rPr>
          <w:delText>I</w:delText>
        </w:r>
      </w:del>
      <w:r w:rsidRPr="007B522C">
        <w:rPr>
          <w:b/>
          <w:i/>
          <w:iCs/>
          <w:lang w:val="en-GB"/>
        </w:rPr>
        <w:t xml:space="preserve">ntraplate, </w:t>
      </w:r>
      <w:ins w:id="557" w:author="Charlotte Devitre" w:date="2024-07-24T15:41:00Z" w16du:dateUtc="2024-07-24T22:41:00Z">
        <w:r w:rsidR="00EA6185">
          <w:rPr>
            <w:b/>
            <w:i/>
            <w:iCs/>
            <w:lang w:val="en-GB"/>
          </w:rPr>
          <w:t>a</w:t>
        </w:r>
      </w:ins>
      <w:del w:id="558" w:author="Charlotte Devitre" w:date="2024-07-24T15:41:00Z" w16du:dateUtc="2024-07-24T22:41:00Z">
        <w:r w:rsidRPr="007B522C" w:rsidDel="00EA6185">
          <w:rPr>
            <w:b/>
            <w:i/>
            <w:iCs/>
            <w:lang w:val="en-GB"/>
          </w:rPr>
          <w:delText>A</w:delText>
        </w:r>
      </w:del>
      <w:r w:rsidRPr="007B522C">
        <w:rPr>
          <w:b/>
          <w:i/>
          <w:iCs/>
          <w:lang w:val="en-GB"/>
        </w:rPr>
        <w:t xml:space="preserve">lkaline and </w:t>
      </w:r>
      <w:ins w:id="559" w:author="Charlotte Devitre" w:date="2024-07-24T15:41:00Z" w16du:dateUtc="2024-07-24T22:41:00Z">
        <w:r w:rsidR="00EA6185">
          <w:rPr>
            <w:b/>
            <w:i/>
            <w:iCs/>
            <w:lang w:val="en-GB"/>
          </w:rPr>
          <w:t>t</w:t>
        </w:r>
      </w:ins>
      <w:del w:id="560" w:author="Charlotte Devitre" w:date="2024-07-24T15:41:00Z" w16du:dateUtc="2024-07-24T22:41:00Z">
        <w:r w:rsidRPr="007B522C" w:rsidDel="00EA6185">
          <w:rPr>
            <w:b/>
            <w:i/>
            <w:iCs/>
            <w:lang w:val="en-GB"/>
          </w:rPr>
          <w:delText>T</w:delText>
        </w:r>
      </w:del>
      <w:r w:rsidRPr="007B522C">
        <w:rPr>
          <w:b/>
          <w:i/>
          <w:iCs/>
          <w:lang w:val="en-GB"/>
        </w:rPr>
        <w:t xml:space="preserve">holeiitic </w:t>
      </w:r>
      <w:ins w:id="561" w:author="Charlotte Devitre" w:date="2024-07-24T15:41:00Z" w16du:dateUtc="2024-07-24T22:41:00Z">
        <w:r w:rsidR="00EA6185">
          <w:rPr>
            <w:b/>
            <w:i/>
            <w:iCs/>
            <w:lang w:val="en-GB"/>
          </w:rPr>
          <w:t>o</w:t>
        </w:r>
      </w:ins>
      <w:del w:id="562" w:author="Charlotte Devitre" w:date="2024-07-24T15:41:00Z" w16du:dateUtc="2024-07-24T22:41:00Z">
        <w:r w:rsidRPr="007B522C" w:rsidDel="00EA6185">
          <w:rPr>
            <w:b/>
            <w:i/>
            <w:iCs/>
            <w:lang w:val="en-GB"/>
          </w:rPr>
          <w:delText>O</w:delText>
        </w:r>
      </w:del>
      <w:r w:rsidRPr="007B522C">
        <w:rPr>
          <w:b/>
          <w:i/>
          <w:iCs/>
          <w:lang w:val="en-GB"/>
        </w:rPr>
        <w:t xml:space="preserve">cean </w:t>
      </w:r>
      <w:ins w:id="563" w:author="Charlotte Devitre" w:date="2024-07-24T15:41:00Z" w16du:dateUtc="2024-07-24T22:41:00Z">
        <w:r w:rsidR="00EA6185">
          <w:rPr>
            <w:b/>
            <w:i/>
            <w:iCs/>
            <w:lang w:val="en-GB"/>
          </w:rPr>
          <w:t>i</w:t>
        </w:r>
      </w:ins>
      <w:del w:id="564" w:author="Charlotte Devitre" w:date="2024-07-24T15:41:00Z" w16du:dateUtc="2024-07-24T22:41:00Z">
        <w:r w:rsidRPr="007B522C" w:rsidDel="00EA6185">
          <w:rPr>
            <w:b/>
            <w:i/>
            <w:iCs/>
            <w:lang w:val="en-GB"/>
          </w:rPr>
          <w:delText>I</w:delText>
        </w:r>
      </w:del>
      <w:r w:rsidRPr="007B522C">
        <w:rPr>
          <w:b/>
          <w:i/>
          <w:iCs/>
          <w:lang w:val="en-GB"/>
        </w:rPr>
        <w:t xml:space="preserve">sland </w:t>
      </w:r>
      <w:ins w:id="565" w:author="Charlotte Devitre" w:date="2024-07-24T15:41:00Z" w16du:dateUtc="2024-07-24T22:41:00Z">
        <w:r w:rsidR="00EA6185">
          <w:rPr>
            <w:b/>
            <w:i/>
            <w:iCs/>
            <w:lang w:val="en-GB"/>
          </w:rPr>
          <w:t>b</w:t>
        </w:r>
      </w:ins>
      <w:del w:id="566" w:author="Charlotte Devitre" w:date="2024-07-24T15:41:00Z" w16du:dateUtc="2024-07-24T22:41:00Z">
        <w:r w:rsidRPr="007B522C" w:rsidDel="00EA6185">
          <w:rPr>
            <w:b/>
            <w:i/>
            <w:iCs/>
            <w:lang w:val="en-GB"/>
          </w:rPr>
          <w:delText>B</w:delText>
        </w:r>
      </w:del>
      <w:r w:rsidRPr="007B522C">
        <w:rPr>
          <w:b/>
          <w:i/>
          <w:iCs/>
          <w:lang w:val="en-GB"/>
        </w:rPr>
        <w:t>asalt (OIB, see Fig S7)</w:t>
      </w:r>
      <w:ins w:id="567" w:author="Charlotte Devitre" w:date="2024-07-24T15:41:00Z" w16du:dateUtc="2024-07-24T22:41:00Z">
        <w:r w:rsidR="00EA6185">
          <w:rPr>
            <w:b/>
            <w:i/>
            <w:iCs/>
            <w:lang w:val="en-GB"/>
          </w:rPr>
          <w:t>,</w:t>
        </w:r>
      </w:ins>
      <w:r w:rsidRPr="007B522C">
        <w:rPr>
          <w:b/>
          <w:i/>
          <w:iCs/>
          <w:lang w:val="en-GB"/>
        </w:rPr>
        <w:t xml:space="preserve"> </w:t>
      </w:r>
      <w:ins w:id="568" w:author="Charlotte Devitre" w:date="2024-07-24T15:41:00Z" w16du:dateUtc="2024-07-24T22:41:00Z">
        <w:r w:rsidR="00EA6185">
          <w:rPr>
            <w:b/>
            <w:i/>
            <w:iCs/>
            <w:lang w:val="en-GB"/>
          </w:rPr>
          <w:t>m</w:t>
        </w:r>
      </w:ins>
      <w:del w:id="569" w:author="Charlotte Devitre" w:date="2024-07-24T15:41:00Z" w16du:dateUtc="2024-07-24T22:41:00Z">
        <w:r w:rsidRPr="007B522C" w:rsidDel="00EA6185">
          <w:rPr>
            <w:b/>
            <w:i/>
            <w:iCs/>
            <w:lang w:val="en-GB"/>
          </w:rPr>
          <w:delText>M</w:delText>
        </w:r>
      </w:del>
      <w:r w:rsidRPr="007B522C">
        <w:rPr>
          <w:b/>
          <w:i/>
          <w:iCs/>
          <w:lang w:val="en-GB"/>
        </w:rPr>
        <w:t>id-</w:t>
      </w:r>
      <w:ins w:id="570" w:author="Charlotte Devitre" w:date="2024-07-24T15:41:00Z" w16du:dateUtc="2024-07-24T22:41:00Z">
        <w:r w:rsidR="00EA6185">
          <w:rPr>
            <w:b/>
            <w:i/>
            <w:iCs/>
            <w:lang w:val="en-GB"/>
          </w:rPr>
          <w:t>o</w:t>
        </w:r>
      </w:ins>
      <w:del w:id="571" w:author="Charlotte Devitre" w:date="2024-07-24T15:41:00Z" w16du:dateUtc="2024-07-24T22:41:00Z">
        <w:r w:rsidRPr="007B522C" w:rsidDel="00EA6185">
          <w:rPr>
            <w:b/>
            <w:i/>
            <w:iCs/>
            <w:lang w:val="en-GB"/>
          </w:rPr>
          <w:delText>O</w:delText>
        </w:r>
      </w:del>
      <w:r w:rsidRPr="007B522C">
        <w:rPr>
          <w:b/>
          <w:i/>
          <w:iCs/>
          <w:lang w:val="en-GB"/>
        </w:rPr>
        <w:t xml:space="preserve">cean </w:t>
      </w:r>
      <w:ins w:id="572" w:author="Charlotte Devitre" w:date="2024-07-24T15:41:00Z" w16du:dateUtc="2024-07-24T22:41:00Z">
        <w:r w:rsidR="00EA6185">
          <w:rPr>
            <w:b/>
            <w:i/>
            <w:iCs/>
            <w:lang w:val="en-GB"/>
          </w:rPr>
          <w:t>r</w:t>
        </w:r>
      </w:ins>
      <w:del w:id="573" w:author="Charlotte Devitre" w:date="2024-07-24T15:41:00Z" w16du:dateUtc="2024-07-24T22:41:00Z">
        <w:r w:rsidRPr="007B522C" w:rsidDel="00EA6185">
          <w:rPr>
            <w:b/>
            <w:i/>
            <w:iCs/>
            <w:lang w:val="en-GB"/>
          </w:rPr>
          <w:delText>R</w:delText>
        </w:r>
      </w:del>
      <w:r w:rsidRPr="007B522C">
        <w:rPr>
          <w:b/>
          <w:i/>
          <w:iCs/>
          <w:lang w:val="en-GB"/>
        </w:rPr>
        <w:t xml:space="preserve">idge and </w:t>
      </w:r>
      <w:ins w:id="574" w:author="Charlotte Devitre" w:date="2024-07-24T15:41:00Z" w16du:dateUtc="2024-07-24T22:41:00Z">
        <w:r w:rsidR="00EA6185">
          <w:rPr>
            <w:b/>
            <w:i/>
            <w:iCs/>
            <w:lang w:val="en-GB"/>
          </w:rPr>
          <w:t>s</w:t>
        </w:r>
      </w:ins>
      <w:del w:id="575" w:author="Charlotte Devitre" w:date="2024-07-24T15:41:00Z" w16du:dateUtc="2024-07-24T22:41:00Z">
        <w:r w:rsidRPr="007B522C" w:rsidDel="00EA6185">
          <w:rPr>
            <w:b/>
            <w:i/>
            <w:iCs/>
            <w:lang w:val="en-GB"/>
          </w:rPr>
          <w:delText>S</w:delText>
        </w:r>
      </w:del>
      <w:r w:rsidRPr="007B522C">
        <w:rPr>
          <w:b/>
          <w:i/>
          <w:iCs/>
          <w:lang w:val="en-GB"/>
        </w:rPr>
        <w:t xml:space="preserve">ubduction </w:t>
      </w:r>
      <w:ins w:id="576" w:author="Charlotte Devitre" w:date="2024-07-24T15:41:00Z" w16du:dateUtc="2024-07-24T22:41:00Z">
        <w:r w:rsidR="00EA6185">
          <w:rPr>
            <w:b/>
            <w:i/>
            <w:iCs/>
            <w:lang w:val="en-GB"/>
          </w:rPr>
          <w:t>z</w:t>
        </w:r>
      </w:ins>
      <w:del w:id="577" w:author="Charlotte Devitre" w:date="2024-07-24T15:41:00Z" w16du:dateUtc="2024-07-24T22:41:00Z">
        <w:r w:rsidRPr="007B522C" w:rsidDel="00EA6185">
          <w:rPr>
            <w:b/>
            <w:i/>
            <w:iCs/>
            <w:lang w:val="en-GB"/>
          </w:rPr>
          <w:delText>Z</w:delText>
        </w:r>
      </w:del>
      <w:r w:rsidRPr="007B522C">
        <w:rPr>
          <w:b/>
          <w:i/>
          <w:iCs/>
          <w:lang w:val="en-GB"/>
        </w:rPr>
        <w:t>one volcanoes (details and references in the supplement</w:t>
      </w:r>
      <w:del w:id="578" w:author="Penny Wieser" w:date="2024-07-29T14:33:00Z" w16du:dateUtc="2024-07-29T21:33:00Z">
        <w:r w:rsidRPr="007B522C" w:rsidDel="005D2B24">
          <w:rPr>
            <w:b/>
            <w:i/>
            <w:iCs/>
            <w:lang w:val="en-GB"/>
          </w:rPr>
          <w:delText xml:space="preserve">). Data </w:delText>
        </w:r>
      </w:del>
      <w:ins w:id="579" w:author="Charlotte Devitre" w:date="2024-07-24T15:42:00Z" w16du:dateUtc="2024-07-24T22:42:00Z">
        <w:del w:id="580" w:author="Penny Wieser" w:date="2024-07-29T14:33:00Z" w16du:dateUtc="2024-07-29T21:33:00Z">
          <w:r w:rsidR="00EA6185" w:rsidDel="005D2B24">
            <w:rPr>
              <w:b/>
              <w:i/>
              <w:iCs/>
              <w:lang w:val="en-GB"/>
            </w:rPr>
            <w:delText>are</w:delText>
          </w:r>
        </w:del>
      </w:ins>
      <w:del w:id="581" w:author="Penny Wieser" w:date="2024-07-29T14:33:00Z" w16du:dateUtc="2024-07-29T21:33:00Z">
        <w:r w:rsidRPr="007B522C" w:rsidDel="005D2B24">
          <w:rPr>
            <w:b/>
            <w:i/>
            <w:iCs/>
            <w:lang w:val="en-GB"/>
          </w:rPr>
          <w:delText>is filtered to SiO</w:delText>
        </w:r>
        <w:r w:rsidRPr="007B522C" w:rsidDel="005D2B24">
          <w:rPr>
            <w:b/>
            <w:i/>
            <w:iCs/>
            <w:vertAlign w:val="subscript"/>
            <w:lang w:val="en-GB"/>
          </w:rPr>
          <w:delText>2</w:delText>
        </w:r>
        <w:r w:rsidRPr="007B522C" w:rsidDel="005D2B24">
          <w:rPr>
            <w:b/>
            <w:i/>
            <w:iCs/>
            <w:lang w:val="en-GB"/>
          </w:rPr>
          <w:delText xml:space="preserve"> &lt; 57 wt%, MgO &lt; 16 wt% and </w:delText>
        </w:r>
      </w:del>
      <w:ins w:id="582" w:author="Charlotte Devitre" w:date="2024-07-24T15:42:00Z" w16du:dateUtc="2024-07-24T22:42:00Z">
        <w:del w:id="583" w:author="Penny Wieser" w:date="2024-07-29T14:33:00Z" w16du:dateUtc="2024-07-29T21:33:00Z">
          <w:r w:rsidR="00EA6185" w:rsidDel="005D2B24">
            <w:rPr>
              <w:b/>
              <w:i/>
              <w:iCs/>
              <w:lang w:val="en-GB"/>
            </w:rPr>
            <w:delText>s</w:delText>
          </w:r>
        </w:del>
      </w:ins>
      <w:del w:id="584" w:author="Penny Wieser" w:date="2024-07-29T14:33:00Z" w16du:dateUtc="2024-07-29T21:33:00Z">
        <w:r w:rsidRPr="007B522C" w:rsidDel="005D2B24">
          <w:rPr>
            <w:b/>
            <w:i/>
            <w:iCs/>
            <w:lang w:val="en-GB"/>
          </w:rPr>
          <w:delText xml:space="preserve">Saturation </w:delText>
        </w:r>
      </w:del>
      <w:ins w:id="585" w:author="Charlotte Devitre" w:date="2024-07-24T15:42:00Z" w16du:dateUtc="2024-07-24T22:42:00Z">
        <w:del w:id="586" w:author="Penny Wieser" w:date="2024-07-29T14:33:00Z" w16du:dateUtc="2024-07-29T21:33:00Z">
          <w:r w:rsidR="00EA6185" w:rsidDel="005D2B24">
            <w:rPr>
              <w:b/>
              <w:i/>
              <w:iCs/>
              <w:lang w:val="en-GB"/>
            </w:rPr>
            <w:delText>p</w:delText>
          </w:r>
        </w:del>
      </w:ins>
      <w:del w:id="587" w:author="Penny Wieser" w:date="2024-07-29T14:33:00Z" w16du:dateUtc="2024-07-29T21:33:00Z">
        <w:r w:rsidRPr="007B522C" w:rsidDel="005D2B24">
          <w:rPr>
            <w:b/>
            <w:i/>
            <w:iCs/>
            <w:lang w:val="en-GB"/>
          </w:rPr>
          <w:delText>Pressure &gt;20 MPa (supplement for details).</w:delText>
        </w:r>
      </w:del>
      <w:r w:rsidRPr="007B522C">
        <w:rPr>
          <w:bCs/>
          <w:i/>
          <w:iCs/>
          <w:lang w:val="en-GB"/>
        </w:rPr>
        <w:t xml:space="preserve"> (a) World map coloured by </w:t>
      </w:r>
      <w:ins w:id="588" w:author="Charlotte Devitre" w:date="2024-07-24T15:42:00Z" w16du:dateUtc="2024-07-24T22:42:00Z">
        <w:r w:rsidR="00EA6185">
          <w:rPr>
            <w:bCs/>
            <w:i/>
            <w:iCs/>
            <w:lang w:val="en-GB"/>
          </w:rPr>
          <w:t>m</w:t>
        </w:r>
      </w:ins>
      <w:del w:id="589" w:author="Charlotte Devitre" w:date="2024-07-24T15:42:00Z" w16du:dateUtc="2024-07-24T22:42:00Z">
        <w:r w:rsidRPr="007B522C" w:rsidDel="00EA6185">
          <w:rPr>
            <w:bCs/>
            <w:i/>
            <w:iCs/>
            <w:lang w:val="en-GB"/>
          </w:rPr>
          <w:delText>M</w:delText>
        </w:r>
      </w:del>
      <w:r w:rsidRPr="007B522C">
        <w:rPr>
          <w:bCs/>
          <w:i/>
          <w:iCs/>
          <w:lang w:val="en-GB"/>
        </w:rPr>
        <w:t xml:space="preserve">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del w:id="590" w:author="Charlotte Devitre" w:date="2024-07-24T10:40:00Z" w16du:dateUtc="2024-07-24T17:40:00Z">
        <w:r w:rsidR="00834561" w:rsidDel="004F2B3A">
          <w:rPr>
            <w:bCs/>
            <w:i/>
            <w:iCs/>
            <w:lang w:val="en-GB"/>
          </w:rPr>
          <w:delText>-inclusion</w:delText>
        </w:r>
      </w:del>
      <w:ins w:id="591" w:author="Charlotte Devitre" w:date="2024-07-24T10:40:00Z" w16du:dateUtc="2024-07-24T17:40:00Z">
        <w:r w:rsidR="004F2B3A">
          <w:rPr>
            <w:bCs/>
            <w:i/>
            <w:iCs/>
            <w:lang w:val="en-GB"/>
          </w:rPr>
          <w:t xml:space="preserve"> inclusion</w:t>
        </w:r>
      </w:ins>
      <w:r w:rsidRPr="007B522C">
        <w:rPr>
          <w:bCs/>
          <w:i/>
          <w:iCs/>
          <w:lang w:val="en-GB"/>
        </w:rPr>
        <w:t xml:space="preserve"> suites</w:t>
      </w:r>
      <w:ins w:id="592" w:author="Charlotte Devitre" w:date="2024-07-24T15:43:00Z" w16du:dateUtc="2024-07-24T22:43:00Z">
        <w:r w:rsidR="00EA6185">
          <w:rPr>
            <w:bCs/>
            <w:i/>
            <w:iCs/>
            <w:lang w:val="en-GB"/>
          </w:rPr>
          <w:t>.</w:t>
        </w:r>
      </w:ins>
      <w:del w:id="593" w:author="Charlotte Devitre" w:date="2024-07-24T15:43:00Z" w16du:dateUtc="2024-07-24T22:43:00Z">
        <w:r w:rsidRPr="007B522C" w:rsidDel="00EA6185">
          <w:rPr>
            <w:bCs/>
            <w:i/>
            <w:iCs/>
            <w:lang w:val="en-GB"/>
          </w:rPr>
          <w:delText>,</w:delText>
        </w:r>
      </w:del>
      <w:r w:rsidRPr="007B522C">
        <w:rPr>
          <w:bCs/>
          <w:i/>
          <w:iCs/>
          <w:lang w:val="en-GB"/>
        </w:rPr>
        <w:t xml:space="preserve"> </w:t>
      </w:r>
      <w:ins w:id="594" w:author="Charlotte Devitre" w:date="2024-07-24T15:43:00Z" w16du:dateUtc="2024-07-24T22:43:00Z">
        <w:r w:rsidR="00EA6185">
          <w:rPr>
            <w:bCs/>
            <w:i/>
            <w:iCs/>
            <w:lang w:val="en-GB"/>
          </w:rPr>
          <w:t>C</w:t>
        </w:r>
      </w:ins>
      <w:del w:id="595" w:author="Charlotte Devitre" w:date="2024-07-24T15:43:00Z" w16du:dateUtc="2024-07-24T22:43:00Z">
        <w:r w:rsidRPr="007B522C" w:rsidDel="00EA6185">
          <w:rPr>
            <w:bCs/>
            <w:i/>
            <w:iCs/>
            <w:lang w:val="en-GB"/>
          </w:rPr>
          <w:delText>c</w:delText>
        </w:r>
      </w:del>
      <w:r w:rsidRPr="007B522C">
        <w:rPr>
          <w:bCs/>
          <w:i/>
          <w:iCs/>
          <w:lang w:val="en-GB"/>
        </w:rPr>
        <w:t xml:space="preserve">ircles indicate </w:t>
      </w:r>
      <w:ins w:id="596" w:author="Charlotte Devitre" w:date="2024-07-24T15:43:00Z" w16du:dateUtc="2024-07-24T22:43:00Z">
        <w:r w:rsidR="00EA6185">
          <w:rPr>
            <w:bCs/>
            <w:i/>
            <w:iCs/>
            <w:lang w:val="en-GB"/>
          </w:rPr>
          <w:t>g</w:t>
        </w:r>
      </w:ins>
      <w:del w:id="597" w:author="Charlotte Devitre" w:date="2024-07-24T15:43:00Z" w16du:dateUtc="2024-07-24T22:43:00Z">
        <w:r w:rsidRPr="007B522C" w:rsidDel="00EA6185">
          <w:rPr>
            <w:bCs/>
            <w:i/>
            <w:iCs/>
            <w:lang w:val="en-GB"/>
          </w:rPr>
          <w:delText>G</w:delText>
        </w:r>
      </w:del>
      <w:r w:rsidRPr="007B522C">
        <w:rPr>
          <w:bCs/>
          <w:i/>
          <w:iCs/>
          <w:lang w:val="en-GB"/>
        </w:rPr>
        <w:t>lass-only MI data and stars those for which CO</w:t>
      </w:r>
      <w:r w:rsidRPr="007B522C">
        <w:rPr>
          <w:bCs/>
          <w:i/>
          <w:iCs/>
          <w:vertAlign w:val="subscript"/>
          <w:lang w:val="en-GB"/>
        </w:rPr>
        <w:t>2</w:t>
      </w:r>
      <w:r w:rsidRPr="007B522C">
        <w:rPr>
          <w:bCs/>
          <w:i/>
          <w:iCs/>
          <w:lang w:val="en-GB"/>
        </w:rPr>
        <w:t xml:space="preserve"> has </w:t>
      </w:r>
      <w:r w:rsidRPr="007B522C">
        <w:rPr>
          <w:bCs/>
          <w:i/>
          <w:iCs/>
          <w:lang w:val="en-GB"/>
        </w:rPr>
        <w:lastRenderedPageBreak/>
        <w:t xml:space="preserve">been constrained by Raman.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del w:id="598" w:author="Charlotte Devitre" w:date="2024-07-24T10:40:00Z" w16du:dateUtc="2024-07-24T17:40:00Z">
        <w:r w:rsidR="00834561" w:rsidDel="004F2B3A">
          <w:rPr>
            <w:bCs/>
            <w:i/>
            <w:iCs/>
            <w:lang w:val="en-GB"/>
          </w:rPr>
          <w:delText>-inclusion</w:delText>
        </w:r>
      </w:del>
      <w:ins w:id="599" w:author="Charlotte Devitre" w:date="2024-07-24T10:40:00Z" w16du:dateUtc="2024-07-24T17:40:00Z">
        <w:r w:rsidR="004F2B3A">
          <w:rPr>
            <w:bCs/>
            <w:i/>
            <w:iCs/>
            <w:lang w:val="en-GB"/>
          </w:rPr>
          <w:t xml:space="preserve"> inclusion</w:t>
        </w:r>
      </w:ins>
      <w:r w:rsidRPr="007B522C">
        <w:rPr>
          <w:bCs/>
          <w:i/>
          <w:iCs/>
          <w:lang w:val="en-GB"/>
        </w:rPr>
        <w:t xml:space="preserve"> suites plotted on panel a. Boxplots show the median, Q1 (25</w:t>
      </w:r>
      <w:r w:rsidRPr="007B522C">
        <w:rPr>
          <w:bCs/>
          <w:i/>
          <w:iCs/>
          <w:vertAlign w:val="superscript"/>
          <w:lang w:val="en-GB"/>
        </w:rPr>
        <w:t>th</w:t>
      </w:r>
      <w:del w:id="600" w:author="Charlotte Devitre" w:date="2024-07-24T15:43:00Z" w16du:dateUtc="2024-07-24T22:43:00Z">
        <w:r w:rsidRPr="007B522C" w:rsidDel="00EA6185">
          <w:rPr>
            <w:bCs/>
            <w:i/>
            <w:iCs/>
            <w:lang w:val="en-GB"/>
          </w:rPr>
          <w:delText xml:space="preserve"> quartile</w:delText>
        </w:r>
      </w:del>
      <w:ins w:id="601" w:author="Charlotte Devitre" w:date="2024-07-24T15:43:00Z" w16du:dateUtc="2024-07-24T22:43:00Z">
        <w:r w:rsidR="00EA6185">
          <w:rPr>
            <w:bCs/>
            <w:i/>
            <w:iCs/>
            <w:lang w:val="en-GB"/>
          </w:rPr>
          <w:t xml:space="preserve"> percentile</w:t>
        </w:r>
      </w:ins>
      <w:r w:rsidRPr="007B522C">
        <w:rPr>
          <w:bCs/>
          <w:i/>
          <w:iCs/>
          <w:lang w:val="en-GB"/>
        </w:rPr>
        <w:t>), Q3 (75</w:t>
      </w:r>
      <w:r w:rsidRPr="007B522C">
        <w:rPr>
          <w:bCs/>
          <w:i/>
          <w:iCs/>
          <w:vertAlign w:val="superscript"/>
          <w:lang w:val="en-GB"/>
        </w:rPr>
        <w:t>th</w:t>
      </w:r>
      <w:r w:rsidRPr="007B522C">
        <w:rPr>
          <w:bCs/>
          <w:i/>
          <w:iCs/>
          <w:lang w:val="en-GB"/>
        </w:rPr>
        <w:t xml:space="preserve"> </w:t>
      </w:r>
      <w:del w:id="602" w:author="Charlotte Devitre" w:date="2024-07-24T15:43:00Z" w16du:dateUtc="2024-07-24T22:43:00Z">
        <w:r w:rsidRPr="007B522C" w:rsidDel="00EA6185">
          <w:rPr>
            <w:bCs/>
            <w:i/>
            <w:iCs/>
            <w:lang w:val="en-GB"/>
          </w:rPr>
          <w:delText>quartile</w:delText>
        </w:r>
      </w:del>
      <w:ins w:id="603" w:author="Charlotte Devitre" w:date="2024-07-24T15:43:00Z" w16du:dateUtc="2024-07-24T22:43:00Z">
        <w:r w:rsidR="00EA6185">
          <w:rPr>
            <w:bCs/>
            <w:i/>
            <w:iCs/>
            <w:lang w:val="en-GB"/>
          </w:rPr>
          <w:t>percentile</w:t>
        </w:r>
      </w:ins>
      <w:r w:rsidRPr="007B522C">
        <w:rPr>
          <w:bCs/>
          <w:i/>
          <w:iCs/>
          <w:lang w:val="en-GB"/>
        </w:rPr>
        <w:t xml:space="preserve">) and whiskers mark the last datapoint before Q3+1.5* (Q3-Q1) and the first datapoint after Q1-1.5*(Q3-Q1). Violin plots show the density distribution of all the data and are coloured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MI suites which constrained </w:t>
      </w:r>
      <w:ins w:id="604" w:author="Charlotte Devitre" w:date="2024-07-24T15:44:00Z" w16du:dateUtc="2024-07-24T22:44:00Z">
        <w:r w:rsidR="00EA6185">
          <w:rPr>
            <w:bCs/>
            <w:i/>
            <w:iCs/>
            <w:lang w:val="en-GB"/>
          </w:rPr>
          <w:t>t</w:t>
        </w:r>
      </w:ins>
      <w:del w:id="605" w:author="Charlotte Devitre" w:date="2024-07-24T15:44:00Z" w16du:dateUtc="2024-07-24T22:44:00Z">
        <w:r w:rsidRPr="007B522C" w:rsidDel="00EA6185">
          <w:rPr>
            <w:bCs/>
            <w:i/>
            <w:iCs/>
            <w:lang w:val="en-GB"/>
          </w:rPr>
          <w:delText>T</w:delText>
        </w:r>
      </w:del>
      <w:r w:rsidRPr="007B522C">
        <w:rPr>
          <w:bCs/>
          <w:i/>
          <w:iCs/>
          <w:lang w:val="en-GB"/>
        </w:rPr>
        <w:t>otal CO</w:t>
      </w:r>
      <w:r w:rsidRPr="007B522C">
        <w:rPr>
          <w:bCs/>
          <w:i/>
          <w:iCs/>
          <w:vertAlign w:val="subscript"/>
          <w:lang w:val="en-GB"/>
        </w:rPr>
        <w:t xml:space="preserve">2 </w:t>
      </w:r>
      <w:r w:rsidRPr="007B522C">
        <w:rPr>
          <w:bCs/>
          <w:i/>
          <w:iCs/>
          <w:lang w:val="en-GB"/>
        </w:rPr>
        <w:t>by Raman spectroscopy. EAR – East African Rift, GSC</w:t>
      </w:r>
      <w:ins w:id="606" w:author="Charlotte Devitre" w:date="2024-07-24T15:44:00Z" w16du:dateUtc="2024-07-24T22:44:00Z">
        <w:r w:rsidR="00EA6185">
          <w:rPr>
            <w:bCs/>
            <w:i/>
            <w:iCs/>
            <w:lang w:val="en-GB"/>
          </w:rPr>
          <w:t xml:space="preserve"> </w:t>
        </w:r>
        <w:r w:rsidR="00EA6185" w:rsidRPr="007B522C">
          <w:rPr>
            <w:bCs/>
            <w:i/>
            <w:iCs/>
            <w:lang w:val="en-GB"/>
          </w:rPr>
          <w:t>–</w:t>
        </w:r>
      </w:ins>
      <w:del w:id="607" w:author="Charlotte Devitre" w:date="2024-07-24T15:44:00Z" w16du:dateUtc="2024-07-24T22:44:00Z">
        <w:r w:rsidRPr="007B522C" w:rsidDel="00EA6185">
          <w:rPr>
            <w:bCs/>
            <w:i/>
            <w:iCs/>
            <w:lang w:val="en-GB"/>
          </w:rPr>
          <w:delText xml:space="preserve">   -</w:delText>
        </w:r>
      </w:del>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 Bonin Mariana</w:t>
      </w:r>
      <w:del w:id="608" w:author="Penny Wieser" w:date="2024-07-29T14:34:00Z" w16du:dateUtc="2024-07-29T21:34:00Z">
        <w:r w:rsidRPr="005D2B24" w:rsidDel="005D2B24">
          <w:rPr>
            <w:bCs/>
            <w:i/>
            <w:iCs/>
            <w:lang w:val="en-GB"/>
          </w:rPr>
          <w:delText>.</w:delText>
        </w:r>
      </w:del>
      <w:ins w:id="609" w:author="Penny Wieser" w:date="2024-07-29T14:33:00Z" w16du:dateUtc="2024-07-29T21:33:00Z">
        <w:r w:rsidR="005D2B24" w:rsidRPr="005D2B24">
          <w:rPr>
            <w:bCs/>
            <w:i/>
            <w:iCs/>
            <w:lang w:val="en-GB"/>
            <w:rPrChange w:id="610" w:author="Penny Wieser" w:date="2024-07-29T14:34:00Z" w16du:dateUtc="2024-07-29T21:34:00Z">
              <w:rPr>
                <w:b/>
                <w:i/>
                <w:iCs/>
                <w:lang w:val="en-GB"/>
              </w:rPr>
            </w:rPrChange>
          </w:rPr>
          <w:t>. Data are filtered to SiO</w:t>
        </w:r>
        <w:r w:rsidR="005D2B24" w:rsidRPr="005D2B24">
          <w:rPr>
            <w:bCs/>
            <w:i/>
            <w:iCs/>
            <w:vertAlign w:val="subscript"/>
            <w:lang w:val="en-GB"/>
            <w:rPrChange w:id="611" w:author="Penny Wieser" w:date="2024-07-29T14:34:00Z" w16du:dateUtc="2024-07-29T21:34:00Z">
              <w:rPr>
                <w:b/>
                <w:i/>
                <w:iCs/>
                <w:vertAlign w:val="subscript"/>
                <w:lang w:val="en-GB"/>
              </w:rPr>
            </w:rPrChange>
          </w:rPr>
          <w:t>2</w:t>
        </w:r>
        <w:r w:rsidR="005D2B24" w:rsidRPr="005D2B24">
          <w:rPr>
            <w:bCs/>
            <w:i/>
            <w:iCs/>
            <w:lang w:val="en-GB"/>
            <w:rPrChange w:id="612" w:author="Penny Wieser" w:date="2024-07-29T14:34:00Z" w16du:dateUtc="2024-07-29T21:34:00Z">
              <w:rPr>
                <w:b/>
                <w:i/>
                <w:iCs/>
                <w:lang w:val="en-GB"/>
              </w:rPr>
            </w:rPrChange>
          </w:rPr>
          <w:t xml:space="preserve"> &lt; 57 </w:t>
        </w:r>
        <w:proofErr w:type="spellStart"/>
        <w:r w:rsidR="005D2B24" w:rsidRPr="005D2B24">
          <w:rPr>
            <w:bCs/>
            <w:i/>
            <w:iCs/>
            <w:lang w:val="en-GB"/>
            <w:rPrChange w:id="613" w:author="Penny Wieser" w:date="2024-07-29T14:34:00Z" w16du:dateUtc="2024-07-29T21:34:00Z">
              <w:rPr>
                <w:b/>
                <w:i/>
                <w:iCs/>
                <w:lang w:val="en-GB"/>
              </w:rPr>
            </w:rPrChange>
          </w:rPr>
          <w:t>wt</w:t>
        </w:r>
        <w:proofErr w:type="spellEnd"/>
        <w:r w:rsidR="005D2B24" w:rsidRPr="005D2B24">
          <w:rPr>
            <w:bCs/>
            <w:i/>
            <w:iCs/>
            <w:lang w:val="en-GB"/>
            <w:rPrChange w:id="614" w:author="Penny Wieser" w:date="2024-07-29T14:34:00Z" w16du:dateUtc="2024-07-29T21:34:00Z">
              <w:rPr>
                <w:b/>
                <w:i/>
                <w:iCs/>
                <w:lang w:val="en-GB"/>
              </w:rPr>
            </w:rPrChange>
          </w:rPr>
          <w:t xml:space="preserve">%, MgO &lt; 16 </w:t>
        </w:r>
        <w:proofErr w:type="spellStart"/>
        <w:r w:rsidR="005D2B24" w:rsidRPr="005D2B24">
          <w:rPr>
            <w:bCs/>
            <w:i/>
            <w:iCs/>
            <w:lang w:val="en-GB"/>
            <w:rPrChange w:id="615" w:author="Penny Wieser" w:date="2024-07-29T14:34:00Z" w16du:dateUtc="2024-07-29T21:34:00Z">
              <w:rPr>
                <w:b/>
                <w:i/>
                <w:iCs/>
                <w:lang w:val="en-GB"/>
              </w:rPr>
            </w:rPrChange>
          </w:rPr>
          <w:t>wt</w:t>
        </w:r>
        <w:proofErr w:type="spellEnd"/>
        <w:r w:rsidR="005D2B24" w:rsidRPr="005D2B24">
          <w:rPr>
            <w:bCs/>
            <w:i/>
            <w:iCs/>
            <w:lang w:val="en-GB"/>
            <w:rPrChange w:id="616" w:author="Penny Wieser" w:date="2024-07-29T14:34:00Z" w16du:dateUtc="2024-07-29T21:34:00Z">
              <w:rPr>
                <w:b/>
                <w:i/>
                <w:iCs/>
                <w:lang w:val="en-GB"/>
              </w:rPr>
            </w:rPrChange>
          </w:rPr>
          <w:t>% and saturation pressure &gt;20 MPa (supplement for details).</w:t>
        </w:r>
      </w:ins>
    </w:p>
    <w:p w14:paraId="5B76A579" w14:textId="5E14877C" w:rsidR="00B90F91" w:rsidRPr="007B522C" w:rsidDel="00E27685" w:rsidRDefault="00EE7A65" w:rsidP="00B90F91">
      <w:pPr>
        <w:pStyle w:val="Text"/>
        <w:spacing w:line="480" w:lineRule="auto"/>
        <w:jc w:val="both"/>
        <w:rPr>
          <w:del w:id="617" w:author="Charlotte Devitre" w:date="2024-07-24T14:36:00Z" w16du:dateUtc="2024-07-24T21:36:00Z"/>
          <w:bCs/>
          <w:lang w:val="en-GB"/>
        </w:rPr>
      </w:pPr>
      <w:r>
        <w:rPr>
          <w:bCs/>
          <w:lang w:val="en-GB"/>
        </w:rPr>
        <w:t>No</w:t>
      </w:r>
      <w:ins w:id="618" w:author="Charlotte Devitre" w:date="2024-07-24T14:35:00Z" w16du:dateUtc="2024-07-24T21:35:00Z">
        <w:r w:rsidR="00E27685">
          <w:rPr>
            <w:bCs/>
            <w:lang w:val="en-GB"/>
          </w:rPr>
          <w:t>tably</w:t>
        </w:r>
      </w:ins>
      <w:del w:id="619" w:author="Charlotte Devitre" w:date="2024-07-24T14:35:00Z" w16du:dateUtc="2024-07-24T21:35:00Z">
        <w:r w:rsidDel="00E27685">
          <w:rPr>
            <w:bCs/>
            <w:lang w:val="en-GB"/>
          </w:rPr>
          <w:delText>teworthy</w:delText>
        </w:r>
      </w:del>
      <w:r>
        <w:rPr>
          <w:bCs/>
          <w:lang w:val="en-GB"/>
        </w:rPr>
        <w:t>,</w:t>
      </w:r>
      <w:r w:rsidR="00B90F91" w:rsidRPr="007B522C">
        <w:rPr>
          <w:bCs/>
          <w:lang w:val="en-GB"/>
        </w:rPr>
        <w:t xml:space="preserve"> </w:t>
      </w:r>
      <w:r w:rsidRPr="007B522C">
        <w:rPr>
          <w:bCs/>
          <w:lang w:val="en-GB"/>
        </w:rPr>
        <w:t>most</w:t>
      </w:r>
      <w:r w:rsidR="00B90F91" w:rsidRPr="007B522C">
        <w:rPr>
          <w:bCs/>
          <w:lang w:val="en-GB"/>
        </w:rPr>
        <w:t xml:space="preserve"> </w:t>
      </w:r>
      <w:r w:rsidR="00834561">
        <w:rPr>
          <w:bCs/>
          <w:lang w:val="en-GB"/>
        </w:rPr>
        <w:t>melt</w:t>
      </w:r>
      <w:del w:id="620" w:author="Charlotte Devitre" w:date="2024-07-24T10:40:00Z" w16du:dateUtc="2024-07-24T17:40:00Z">
        <w:r w:rsidR="00834561" w:rsidDel="004F2B3A">
          <w:rPr>
            <w:bCs/>
            <w:lang w:val="en-GB"/>
          </w:rPr>
          <w:delText>-inclusion</w:delText>
        </w:r>
      </w:del>
      <w:ins w:id="621" w:author="Charlotte Devitre" w:date="2024-07-24T10:40:00Z" w16du:dateUtc="2024-07-24T17:40:00Z">
        <w:r w:rsidR="004F2B3A">
          <w:rPr>
            <w:bCs/>
            <w:lang w:val="en-GB"/>
          </w:rPr>
          <w:t xml:space="preserve"> inclusion</w:t>
        </w:r>
      </w:ins>
      <w:r w:rsidR="00B90F91" w:rsidRPr="007B522C">
        <w:rPr>
          <w:bCs/>
          <w:lang w:val="en-GB"/>
        </w:rPr>
        <w:t xml:space="preserve"> suites in </w:t>
      </w:r>
      <w:del w:id="622" w:author="Charlotte Devitre" w:date="2024-07-24T14:36:00Z" w16du:dateUtc="2024-07-24T21:36:00Z">
        <w:r w:rsidR="00B90F91" w:rsidRPr="007B522C" w:rsidDel="00E27685">
          <w:rPr>
            <w:bCs/>
            <w:lang w:val="en-GB"/>
          </w:rPr>
          <w:delText xml:space="preserve">this </w:delText>
        </w:r>
      </w:del>
      <w:ins w:id="623" w:author="Charlotte Devitre" w:date="2024-07-24T14:36:00Z" w16du:dateUtc="2024-07-24T21:36:00Z">
        <w:r w:rsidR="00E27685">
          <w:rPr>
            <w:bCs/>
            <w:lang w:val="en-GB"/>
          </w:rPr>
          <w:t>our global</w:t>
        </w:r>
        <w:r w:rsidR="00E27685" w:rsidRPr="007B522C">
          <w:rPr>
            <w:bCs/>
            <w:lang w:val="en-GB"/>
          </w:rPr>
          <w:t xml:space="preserve"> </w:t>
        </w:r>
      </w:ins>
      <w:r w:rsidR="00B90F91" w:rsidRPr="007B522C">
        <w:rPr>
          <w:bCs/>
          <w:lang w:val="en-GB"/>
        </w:rPr>
        <w:t>compilation did not measure CO</w:t>
      </w:r>
      <w:r w:rsidR="00B90F91" w:rsidRPr="007B522C">
        <w:rPr>
          <w:bCs/>
          <w:vertAlign w:val="subscript"/>
          <w:lang w:val="en-GB"/>
        </w:rPr>
        <w:t>2</w:t>
      </w:r>
      <w:r w:rsidR="00B90F91" w:rsidRPr="007B522C">
        <w:rPr>
          <w:bCs/>
          <w:lang w:val="en-GB"/>
        </w:rPr>
        <w:t xml:space="preserve"> in the vapour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w:t>
      </w:r>
      <w:ins w:id="624" w:author="Charlotte Devitre" w:date="2024-07-24T14:36:00Z" w16du:dateUtc="2024-07-24T21:36:00Z">
        <w:r w:rsidR="00E27685">
          <w:rPr>
            <w:bCs/>
            <w:lang w:val="en-GB"/>
          </w:rPr>
          <w:t xml:space="preserve"> are</w:t>
        </w:r>
      </w:ins>
      <w:r w:rsidR="00B90F91" w:rsidRPr="007B522C">
        <w:rPr>
          <w:bCs/>
          <w:lang w:val="en-GB"/>
        </w:rPr>
        <w:t xml:space="preserve"> some studies with Raman measurements and some without (Fig. S9c EAR</w:t>
      </w:r>
      <w:r>
        <w:rPr>
          <w:bCs/>
          <w:lang w:val="en-GB"/>
        </w:rPr>
        <w:t>;</w:t>
      </w:r>
      <w:r w:rsidR="00B90F91" w:rsidRPr="007B522C">
        <w:rPr>
          <w:bCs/>
          <w:lang w:val="en-GB"/>
        </w:rPr>
        <w:t xml:space="preserve"> Fig. S9h Kamchatka, and Cascades). </w:t>
      </w:r>
      <w:del w:id="625" w:author="Charlotte Devitre" w:date="2024-07-24T14:36:00Z" w16du:dateUtc="2024-07-24T21:36:00Z">
        <w:r w:rsidR="00B90F91" w:rsidRPr="007B522C" w:rsidDel="00E27685">
          <w:rPr>
            <w:bCs/>
            <w:lang w:val="en-GB"/>
          </w:rPr>
          <w:delText xml:space="preserve"> </w:delText>
        </w:r>
      </w:del>
      <w:r w:rsidR="00B90F91" w:rsidRPr="007B522C">
        <w:rPr>
          <w:bCs/>
          <w:lang w:val="en-GB"/>
        </w:rPr>
        <w:t xml:space="preserve">Thus, </w:t>
      </w:r>
      <w:r w:rsidR="00B90F91">
        <w:rPr>
          <w:bCs/>
          <w:lang w:val="en-GB"/>
        </w:rPr>
        <w:t>Fig. 3</w:t>
      </w:r>
      <w:r w:rsidR="00B90F91" w:rsidRPr="007B522C">
        <w:rPr>
          <w:bCs/>
          <w:lang w:val="en-GB"/>
        </w:rPr>
        <w:t xml:space="preserve">c shows a compilation only using </w:t>
      </w:r>
      <w:r w:rsidR="00834561">
        <w:rPr>
          <w:bCs/>
          <w:lang w:val="en-GB"/>
        </w:rPr>
        <w:t>melt</w:t>
      </w:r>
      <w:del w:id="626" w:author="Charlotte Devitre" w:date="2024-07-24T10:40:00Z" w16du:dateUtc="2024-07-24T17:40:00Z">
        <w:r w:rsidR="00834561" w:rsidDel="004F2B3A">
          <w:rPr>
            <w:bCs/>
            <w:lang w:val="en-GB"/>
          </w:rPr>
          <w:delText>-inclusion</w:delText>
        </w:r>
      </w:del>
      <w:ins w:id="627" w:author="Charlotte Devitre" w:date="2024-07-24T10:40:00Z" w16du:dateUtc="2024-07-24T17:40:00Z">
        <w:r w:rsidR="004F2B3A">
          <w:rPr>
            <w:bCs/>
            <w:lang w:val="en-GB"/>
          </w:rPr>
          <w:t xml:space="preserve"> inclusion</w:t>
        </w:r>
      </w:ins>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Pr>
          <w:bCs/>
          <w:lang w:val="en-GB"/>
        </w:rPr>
        <w:t xml:space="preserve">measured </w:t>
      </w:r>
      <w:r w:rsidR="00B90F91" w:rsidRPr="007B522C">
        <w:rPr>
          <w:bCs/>
          <w:lang w:val="en-GB"/>
        </w:rPr>
        <w:t xml:space="preserve">by Raman spectroscopy. </w:t>
      </w:r>
    </w:p>
    <w:p w14:paraId="71B6E6F3" w14:textId="598ED410" w:rsidR="00B90F91" w:rsidRPr="007B522C" w:rsidDel="00E27685" w:rsidRDefault="00B90F91" w:rsidP="00E27685">
      <w:pPr>
        <w:pStyle w:val="Text"/>
        <w:spacing w:line="480" w:lineRule="auto"/>
        <w:jc w:val="both"/>
        <w:rPr>
          <w:del w:id="628" w:author="Charlotte Devitre" w:date="2024-07-24T14:37:00Z" w16du:dateUtc="2024-07-24T21:37:00Z"/>
          <w:bCs/>
          <w:lang w:val="en-GB"/>
        </w:rPr>
      </w:pPr>
      <w:r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globally than </w:t>
      </w:r>
      <w:ins w:id="629" w:author="Charlotte Devitre" w:date="2024-07-24T14:36:00Z" w16du:dateUtc="2024-07-24T21:36:00Z">
        <w:r w:rsidR="00E27685">
          <w:rPr>
            <w:bCs/>
            <w:lang w:val="en-GB"/>
          </w:rPr>
          <w:t>m</w:t>
        </w:r>
      </w:ins>
      <w:del w:id="630" w:author="Charlotte Devitre" w:date="2024-07-24T14:36:00Z" w16du:dateUtc="2024-07-24T21:36:00Z">
        <w:r w:rsidRPr="007B522C" w:rsidDel="00E27685">
          <w:rPr>
            <w:bCs/>
            <w:lang w:val="en-GB"/>
          </w:rPr>
          <w:delText>M</w:delText>
        </w:r>
      </w:del>
      <w:r w:rsidRPr="007B522C">
        <w:rPr>
          <w:bCs/>
          <w:lang w:val="en-GB"/>
        </w:rPr>
        <w:t>id-</w:t>
      </w:r>
      <w:ins w:id="631" w:author="Charlotte Devitre" w:date="2024-07-24T14:36:00Z" w16du:dateUtc="2024-07-24T21:36:00Z">
        <w:r w:rsidR="00E27685">
          <w:rPr>
            <w:bCs/>
            <w:lang w:val="en-GB"/>
          </w:rPr>
          <w:t>o</w:t>
        </w:r>
      </w:ins>
      <w:del w:id="632" w:author="Charlotte Devitre" w:date="2024-07-24T14:36:00Z" w16du:dateUtc="2024-07-24T21:36:00Z">
        <w:r w:rsidRPr="007B522C" w:rsidDel="00E27685">
          <w:rPr>
            <w:bCs/>
            <w:lang w:val="en-GB"/>
          </w:rPr>
          <w:delText>O</w:delText>
        </w:r>
      </w:del>
      <w:r w:rsidRPr="007B522C">
        <w:rPr>
          <w:bCs/>
          <w:lang w:val="en-GB"/>
        </w:rPr>
        <w:t xml:space="preserve">cean </w:t>
      </w:r>
      <w:ins w:id="633" w:author="Charlotte Devitre" w:date="2024-07-24T14:36:00Z" w16du:dateUtc="2024-07-24T21:36:00Z">
        <w:r w:rsidR="00E27685">
          <w:rPr>
            <w:bCs/>
            <w:lang w:val="en-GB"/>
          </w:rPr>
          <w:t>r</w:t>
        </w:r>
      </w:ins>
      <w:del w:id="634" w:author="Charlotte Devitre" w:date="2024-07-24T14:36:00Z" w16du:dateUtc="2024-07-24T21:36:00Z">
        <w:r w:rsidRPr="007B522C" w:rsidDel="00E27685">
          <w:rPr>
            <w:bCs/>
            <w:lang w:val="en-GB"/>
          </w:rPr>
          <w:delText>R</w:delText>
        </w:r>
      </w:del>
      <w:r w:rsidRPr="007B522C">
        <w:rPr>
          <w:bCs/>
          <w:lang w:val="en-GB"/>
        </w:rPr>
        <w:t xml:space="preserve">idge basalts, ocean island basalts, continental rifts and intraplate volcanoes. 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than regions with more alkaline magmas (e.g., Canary Islands, Azores, Cabo Verde, Supporting Fig. S9). This likely represents the lower melt extents in alkaline settings, and the possibility of more volatile-rich sources (e.g.,</w:t>
      </w:r>
      <w:r w:rsidR="00EE7A65">
        <w:rPr>
          <w:bCs/>
          <w:lang w:val="en-GB"/>
        </w:rPr>
        <w:t xml:space="preserve"> </w:t>
      </w:r>
      <w:r w:rsidRPr="007B522C">
        <w:rPr>
          <w:bCs/>
          <w:lang w:val="en-GB"/>
        </w:rPr>
        <w:fldChar w:fldCharType="begin"/>
      </w:r>
      <w:r w:rsidR="0073265F">
        <w:rPr>
          <w:bCs/>
          <w:lang w:val="en-GB"/>
        </w:rPr>
        <w:instrText xml:space="preserve"> ADDIN ZOTERO_ITEM CSL_CITATION {"citationID":"k8KiwCCe","properties":{"formattedCitation":"(DeVitre {\\i{}et al.}, 2023)","plainCitation":"(DeVitre et al., 2023)","dontUpdate":true,"noteIndex":0},"citationItems":[{"id":"OQjauoEz/Z98YmHXG","uris":["http://zotero.org/users/9451925/items/TVIH23G6"],"itemData":{"id":1949,"type":"article-journal","abstract":"Constraining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7B522C">
        <w:rPr>
          <w:bCs/>
          <w:lang w:val="en-GB"/>
        </w:rPr>
        <w:fldChar w:fldCharType="separate"/>
      </w:r>
      <w:proofErr w:type="spellStart"/>
      <w:r w:rsidRPr="007B522C">
        <w:rPr>
          <w:bCs/>
        </w:rPr>
        <w:t>DeVitre</w:t>
      </w:r>
      <w:proofErr w:type="spellEnd"/>
      <w:r w:rsidRPr="007B522C">
        <w:rPr>
          <w:bCs/>
        </w:rPr>
        <w:t xml:space="preserve"> </w:t>
      </w:r>
      <w:r w:rsidRPr="007B522C">
        <w:rPr>
          <w:bCs/>
          <w:i/>
          <w:iCs/>
        </w:rPr>
        <w:t>et al.</w:t>
      </w:r>
      <w:r w:rsidRPr="007B522C">
        <w:rPr>
          <w:bCs/>
        </w:rPr>
        <w:t xml:space="preserve"> 2023)</w:t>
      </w:r>
      <w:r w:rsidRPr="007B522C">
        <w:fldChar w:fldCharType="end"/>
      </w:r>
      <w:r w:rsidRPr="007B522C">
        <w:rPr>
          <w:bCs/>
          <w:lang w:val="en-GB"/>
        </w:rPr>
        <w:t xml:space="preserve">.  </w:t>
      </w:r>
    </w:p>
    <w:p w14:paraId="10C6E9DF" w14:textId="0EF243D7" w:rsidR="00B90F91" w:rsidRDefault="00B90F91" w:rsidP="00E27685">
      <w:pPr>
        <w:pStyle w:val="Text"/>
        <w:spacing w:line="480" w:lineRule="auto"/>
        <w:jc w:val="both"/>
        <w:rPr>
          <w:ins w:id="635" w:author="Penny Wieser" w:date="2024-07-29T14:34:00Z" w16du:dateUtc="2024-07-29T21:34:00Z"/>
          <w:bCs/>
          <w:lang w:val="en-GB"/>
        </w:rPr>
      </w:pPr>
      <w:r w:rsidRPr="007B522C">
        <w:rPr>
          <w:bCs/>
          <w:lang w:val="en-GB"/>
        </w:rPr>
        <w:t xml:space="preserve">Thus, while </w:t>
      </w:r>
      <w:r w:rsidR="001E7259">
        <w:rPr>
          <w:bCs/>
          <w:lang w:val="en-GB"/>
        </w:rPr>
        <w:t>rapid-response</w:t>
      </w:r>
      <w:r w:rsidRPr="007B522C">
        <w:rPr>
          <w:bCs/>
          <w:lang w:val="en-GB"/>
        </w:rPr>
        <w:t xml:space="preserve"> </w:t>
      </w:r>
      <w:r w:rsidR="00834561">
        <w:rPr>
          <w:bCs/>
          <w:lang w:val="en-GB"/>
        </w:rPr>
        <w:t>fluid</w:t>
      </w:r>
      <w:del w:id="636" w:author="Charlotte Devitre" w:date="2024-07-24T10:40:00Z" w16du:dateUtc="2024-07-24T17:40:00Z">
        <w:r w:rsidR="00834561" w:rsidDel="004F2B3A">
          <w:rPr>
            <w:bCs/>
            <w:lang w:val="en-GB"/>
          </w:rPr>
          <w:delText>-inclusion</w:delText>
        </w:r>
      </w:del>
      <w:ins w:id="637" w:author="Charlotte Devitre" w:date="2024-07-24T10:40:00Z" w16du:dateUtc="2024-07-24T17:40:00Z">
        <w:r w:rsidR="004F2B3A">
          <w:rPr>
            <w:bCs/>
            <w:lang w:val="en-GB"/>
          </w:rPr>
          <w:t xml:space="preserve"> inclusion</w:t>
        </w:r>
      </w:ins>
      <w:r w:rsidRPr="007B522C">
        <w:rPr>
          <w:bCs/>
          <w:lang w:val="en-GB"/>
        </w:rPr>
        <w:t xml:space="preserve"> barometry is highly applicable to active volcanic regions such as </w:t>
      </w:r>
      <w:r w:rsidRPr="007B522C">
        <w:rPr>
          <w:bCs/>
          <w:lang w:val="en-GB"/>
        </w:rPr>
        <w:lastRenderedPageBreak/>
        <w:t>Hawai’i, Iceland, East African Rift, Galápagos, Réunion, Cabo Verde, and the Canary Islands, it is not appropriate in subduction zones such as Alaska, Kamchatka, or Central America. Interestingly, although there are only two studies with Raman data in the Cascade</w:t>
      </w:r>
      <w:r w:rsidR="00EE7A65">
        <w:rPr>
          <w:bCs/>
          <w:lang w:val="en-GB"/>
        </w:rPr>
        <w:t>s</w:t>
      </w:r>
      <w:r w:rsidRPr="007B522C">
        <w:rPr>
          <w:bCs/>
          <w:lang w:val="en-GB"/>
        </w:rPr>
        <w:t xml:space="preserve"> arc </w:t>
      </w:r>
      <w:r w:rsidRPr="007B522C">
        <w:rPr>
          <w:bCs/>
          <w:lang w:val="en-GB"/>
        </w:rPr>
        <w:fldChar w:fldCharType="begin"/>
      </w:r>
      <w:r w:rsidR="0073265F">
        <w:rPr>
          <w:bCs/>
          <w:lang w:val="en-GB"/>
        </w:rPr>
        <w:instrText xml:space="preserve"> ADDIN ZOTERO_ITEM CSL_CITATION {"citationID":"JfE1dbNN","properties":{"formattedCitation":"(Aster {\\i{}et al.}, 2016; Venugopal {\\i{}et al.}, 2020)","plainCitation":"(Aster et al., 2016; Venugopal et al., 2020)","noteIndex":0},"citationItems":[{"id":"OQjauoEz/I92i6Lgh","uris":["http://zotero.org/users/9451925/items/RZ5RHKZH"],"itemData":{"id":91,"type":"article-journal","abstract":"Melt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J."}],"issued":{"date-parts":[["2016",9,1]]}}},{"id":"OQjauoEz/WWR7I4hC","uris":["http://zotero.org/users/9451925/items/NKUQF4EE"],"itemData":{"id":296,"type":"article-journal","abstract":"The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2016; Venugopal </w:t>
      </w:r>
      <w:r w:rsidR="00C3296A" w:rsidRPr="00C3296A">
        <w:rPr>
          <w:i/>
          <w:iCs/>
        </w:rPr>
        <w:t>et al.</w:t>
      </w:r>
      <w:r w:rsidR="00C3296A" w:rsidRPr="00C3296A">
        <w:t>, 2020)</w:t>
      </w:r>
      <w:r w:rsidRPr="007B522C">
        <w:fldChar w:fldCharType="end"/>
      </w:r>
      <w:r w:rsidRPr="007B522C">
        <w:rPr>
          <w:bCs/>
          <w:lang w:val="en-GB"/>
        </w:rPr>
        <w:t>, the</w:t>
      </w:r>
      <w:r w:rsidR="00EE7A65">
        <w:rPr>
          <w:bCs/>
          <w:lang w:val="en-GB"/>
        </w:rPr>
        <w:t xml:space="preserve"> inclusions with</w:t>
      </w:r>
      <w:r w:rsidRPr="007B522C">
        <w:rPr>
          <w:bCs/>
          <w:lang w:val="en-GB"/>
        </w:rPr>
        <w:t xml:space="preserve"> highest pressure</w:t>
      </w:r>
      <w:r w:rsidR="00EE7A65">
        <w:rPr>
          <w:bCs/>
          <w:lang w:val="en-GB"/>
        </w:rPr>
        <w:t>s</w:t>
      </w:r>
      <w:r w:rsidRPr="007B522C">
        <w:rPr>
          <w:bCs/>
          <w:lang w:val="en-GB"/>
        </w:rPr>
        <w:t xml:space="preserve">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&lt;0.2. This may indicate that in dr</w:t>
      </w:r>
      <w:ins w:id="638" w:author="Charlotte Devitre" w:date="2024-07-24T14:37:00Z" w16du:dateUtc="2024-07-24T21:37:00Z">
        <w:r w:rsidR="00E27685">
          <w:rPr>
            <w:bCs/>
            <w:lang w:val="en-GB"/>
          </w:rPr>
          <w:t>i</w:t>
        </w:r>
      </w:ins>
      <w:del w:id="639" w:author="Charlotte Devitre" w:date="2024-07-24T14:37:00Z" w16du:dateUtc="2024-07-24T21:37:00Z">
        <w:r w:rsidRPr="007B522C" w:rsidDel="00E27685">
          <w:rPr>
            <w:bCs/>
            <w:lang w:val="en-GB"/>
          </w:rPr>
          <w:delText>y</w:delText>
        </w:r>
      </w:del>
      <w:r w:rsidRPr="007B522C">
        <w:rPr>
          <w:bCs/>
          <w:lang w:val="en-GB"/>
        </w:rPr>
        <w:t xml:space="preserve">er subduction zones, </w:t>
      </w:r>
      <w:r w:rsidR="00834561">
        <w:rPr>
          <w:bCs/>
          <w:lang w:val="en-GB"/>
        </w:rPr>
        <w:t>fluid</w:t>
      </w:r>
      <w:del w:id="640" w:author="Charlotte Devitre" w:date="2024-07-24T10:40:00Z" w16du:dateUtc="2024-07-24T17:40:00Z">
        <w:r w:rsidR="00834561" w:rsidDel="004F2B3A">
          <w:rPr>
            <w:bCs/>
            <w:lang w:val="en-GB"/>
          </w:rPr>
          <w:delText>-inclusion</w:delText>
        </w:r>
      </w:del>
      <w:ins w:id="641" w:author="Charlotte Devitre" w:date="2024-07-24T10:40:00Z" w16du:dateUtc="2024-07-24T17:40:00Z">
        <w:r w:rsidR="004F2B3A">
          <w:rPr>
            <w:bCs/>
            <w:lang w:val="en-GB"/>
          </w:rPr>
          <w:t xml:space="preserve"> inclusion</w:t>
        </w:r>
      </w:ins>
      <w:r w:rsidRPr="007B522C">
        <w:rPr>
          <w:bCs/>
          <w:lang w:val="en-GB"/>
        </w:rPr>
        <w:t>s may have some utility for the most mafic, CO</w:t>
      </w:r>
      <w:r w:rsidRPr="007B522C">
        <w:rPr>
          <w:bCs/>
          <w:vertAlign w:val="subscript"/>
          <w:lang w:val="en-GB"/>
        </w:rPr>
        <w:t>2</w:t>
      </w:r>
      <w:r w:rsidRPr="007B522C">
        <w:rPr>
          <w:bCs/>
          <w:lang w:val="en-GB"/>
        </w:rPr>
        <w:t xml:space="preserve">-rich magmas. </w:t>
      </w:r>
    </w:p>
    <w:p w14:paraId="3B8762A0" w14:textId="62429954" w:rsidR="005D2B24" w:rsidRPr="007B522C" w:rsidRDefault="005D2B24" w:rsidP="00664C4A">
      <w:pPr>
        <w:pStyle w:val="Text"/>
        <w:spacing w:line="480" w:lineRule="auto"/>
        <w:jc w:val="both"/>
        <w:rPr>
          <w:bCs/>
          <w:lang w:val="en-GB"/>
        </w:rPr>
      </w:pPr>
      <w:ins w:id="642" w:author="Penny Wieser" w:date="2024-07-29T14:34:00Z" w16du:dateUtc="2024-07-29T21:34:00Z">
        <w:r>
          <w:rPr>
            <w:bCs/>
            <w:lang w:val="en-GB"/>
          </w:rPr>
          <w:t>Of course, at many volcanoes worldwide, detailed melt inclusion measurements may not be available</w:t>
        </w:r>
      </w:ins>
      <w:ins w:id="643" w:author="Penny Wieser" w:date="2024-07-29T14:35:00Z" w16du:dateUtc="2024-07-29T21:35:00Z">
        <w:r>
          <w:rPr>
            <w:bCs/>
            <w:lang w:val="en-GB"/>
          </w:rPr>
          <w:t xml:space="preserve"> to accurately calculate X</w:t>
        </w:r>
        <w:r w:rsidRPr="005D2B24">
          <w:rPr>
            <w:bCs/>
            <w:vertAlign w:val="subscript"/>
            <w:lang w:val="en-GB"/>
            <w:rPrChange w:id="644" w:author="Penny Wieser" w:date="2024-07-29T14:35:00Z" w16du:dateUtc="2024-07-29T21:35:00Z">
              <w:rPr>
                <w:bCs/>
                <w:lang w:val="en-GB"/>
              </w:rPr>
            </w:rPrChange>
          </w:rPr>
          <w:t>H2O</w:t>
        </w:r>
        <w:r>
          <w:rPr>
            <w:bCs/>
            <w:lang w:val="en-GB"/>
          </w:rPr>
          <w:t>, particularly given the paucity of studies worldwide measuring both the bubble and glass phase of melt inclusions (</w:t>
        </w:r>
        <w:proofErr w:type="spellStart"/>
        <w:r>
          <w:rPr>
            <w:bCs/>
            <w:lang w:val="en-GB"/>
          </w:rPr>
          <w:t>Wieser</w:t>
        </w:r>
        <w:proofErr w:type="spellEnd"/>
        <w:r>
          <w:rPr>
            <w:bCs/>
            <w:lang w:val="en-GB"/>
          </w:rPr>
          <w:t xml:space="preserve"> et al. </w:t>
        </w:r>
        <w:commentRangeStart w:id="645"/>
        <w:r>
          <w:rPr>
            <w:bCs/>
            <w:lang w:val="en-GB"/>
          </w:rPr>
          <w:t>2024</w:t>
        </w:r>
        <w:commentRangeEnd w:id="645"/>
        <w:r>
          <w:rPr>
            <w:rStyle w:val="CommentReference"/>
          </w:rPr>
          <w:commentReference w:id="645"/>
        </w:r>
        <w:r>
          <w:rPr>
            <w:bCs/>
            <w:lang w:val="en-GB"/>
          </w:rPr>
          <w:t xml:space="preserve">). </w:t>
        </w:r>
      </w:ins>
      <w:ins w:id="646" w:author="Penny Wieser" w:date="2024-07-29T14:34:00Z" w16du:dateUtc="2024-07-29T21:34:00Z">
        <w:r>
          <w:rPr>
            <w:bCs/>
            <w:lang w:val="en-GB"/>
          </w:rPr>
          <w:t xml:space="preserve"> However, this does not mean </w:t>
        </w:r>
      </w:ins>
      <w:ins w:id="647" w:author="Penny Wieser" w:date="2024-07-29T14:35:00Z" w16du:dateUtc="2024-07-29T21:35:00Z">
        <w:r>
          <w:rPr>
            <w:bCs/>
            <w:lang w:val="en-GB"/>
          </w:rPr>
          <w:t xml:space="preserve">rapid-response fluid inclusion barometry cannot be </w:t>
        </w:r>
      </w:ins>
      <w:ins w:id="648" w:author="Penny Wieser" w:date="2024-07-29T14:38:00Z" w16du:dateUtc="2024-07-29T21:38:00Z">
        <w:r>
          <w:rPr>
            <w:bCs/>
            <w:lang w:val="en-GB"/>
          </w:rPr>
          <w:t>used in these systems</w:t>
        </w:r>
      </w:ins>
      <w:ins w:id="649" w:author="Penny Wieser" w:date="2024-07-29T14:35:00Z" w16du:dateUtc="2024-07-29T21:35:00Z">
        <w:r>
          <w:rPr>
            <w:bCs/>
            <w:lang w:val="en-GB"/>
          </w:rPr>
          <w:t xml:space="preserve">. </w:t>
        </w:r>
      </w:ins>
      <w:ins w:id="650" w:author="Penny Wieser" w:date="2024-07-29T14:36:00Z" w16du:dateUtc="2024-07-29T21:36:00Z">
        <w:r>
          <w:rPr>
            <w:bCs/>
            <w:lang w:val="en-GB"/>
          </w:rPr>
          <w:t>Clearly,</w:t>
        </w:r>
      </w:ins>
      <w:ins w:id="651" w:author="Penny Wieser" w:date="2024-07-29T14:37:00Z" w16du:dateUtc="2024-07-29T21:37:00Z">
        <w:r>
          <w:rPr>
            <w:bCs/>
            <w:lang w:val="en-GB"/>
          </w:rPr>
          <w:t xml:space="preserve"> unless</w:t>
        </w:r>
      </w:ins>
      <w:ins w:id="652" w:author="Penny Wieser" w:date="2024-07-29T14:36:00Z" w16du:dateUtc="2024-07-29T21:36:00Z">
        <w:r>
          <w:rPr>
            <w:bCs/>
            <w:lang w:val="en-GB"/>
          </w:rPr>
          <w:t xml:space="preserve"> detailed melt inclusion measurements </w:t>
        </w:r>
      </w:ins>
      <w:ins w:id="653" w:author="Penny Wieser" w:date="2024-07-29T14:38:00Z" w16du:dateUtc="2024-07-29T21:38:00Z">
        <w:r>
          <w:rPr>
            <w:bCs/>
            <w:lang w:val="en-GB"/>
          </w:rPr>
          <w:t>have been performed</w:t>
        </w:r>
      </w:ins>
      <w:ins w:id="654" w:author="Penny Wieser" w:date="2024-07-29T14:37:00Z" w16du:dateUtc="2024-07-29T21:37:00Z">
        <w:r>
          <w:rPr>
            <w:bCs/>
            <w:lang w:val="en-GB"/>
          </w:rPr>
          <w:t xml:space="preserve"> </w:t>
        </w:r>
      </w:ins>
      <w:ins w:id="655" w:author="Penny Wieser" w:date="2024-07-29T14:36:00Z" w16du:dateUtc="2024-07-29T21:36:00Z">
        <w:r>
          <w:rPr>
            <w:bCs/>
            <w:lang w:val="en-GB"/>
          </w:rPr>
          <w:t xml:space="preserve">demonstrating high </w:t>
        </w:r>
      </w:ins>
      <w:ins w:id="656" w:author="Penny Wieser" w:date="2024-07-29T14:37:00Z" w16du:dateUtc="2024-07-29T21:37:00Z">
        <w:r>
          <w:rPr>
            <w:bCs/>
            <w:lang w:val="en-GB"/>
          </w:rPr>
          <w:t>CO</w:t>
        </w:r>
        <w:r w:rsidRPr="005D2B24">
          <w:rPr>
            <w:bCs/>
            <w:vertAlign w:val="subscript"/>
            <w:lang w:val="en-GB"/>
            <w:rPrChange w:id="657" w:author="Penny Wieser" w:date="2024-07-29T14:37:00Z" w16du:dateUtc="2024-07-29T21:37:00Z">
              <w:rPr>
                <w:bCs/>
                <w:lang w:val="en-GB"/>
              </w:rPr>
            </w:rPrChange>
          </w:rPr>
          <w:t>2</w:t>
        </w:r>
        <w:r>
          <w:rPr>
            <w:bCs/>
            <w:lang w:val="en-GB"/>
          </w:rPr>
          <w:t>, low H</w:t>
        </w:r>
        <w:r w:rsidRPr="005D2B24">
          <w:rPr>
            <w:bCs/>
            <w:vertAlign w:val="subscript"/>
            <w:lang w:val="en-GB"/>
            <w:rPrChange w:id="658" w:author="Penny Wieser" w:date="2024-07-29T14:37:00Z" w16du:dateUtc="2024-07-29T21:37:00Z">
              <w:rPr>
                <w:bCs/>
                <w:lang w:val="en-GB"/>
              </w:rPr>
            </w:rPrChange>
          </w:rPr>
          <w:t>2</w:t>
        </w:r>
        <w:r>
          <w:rPr>
            <w:bCs/>
            <w:lang w:val="en-GB"/>
          </w:rPr>
          <w:t>O magmas, fluid inclusion barometry should not be applied to arc volcanoes</w:t>
        </w:r>
      </w:ins>
      <w:ins w:id="659" w:author="Penny Wieser" w:date="2024-07-29T14:38:00Z" w16du:dateUtc="2024-07-29T21:38:00Z">
        <w:r>
          <w:rPr>
            <w:bCs/>
            <w:lang w:val="en-GB"/>
          </w:rPr>
          <w:t xml:space="preserve"> during an eruptive crisis</w:t>
        </w:r>
      </w:ins>
      <w:ins w:id="660" w:author="Penny Wieser" w:date="2024-07-29T14:37:00Z" w16du:dateUtc="2024-07-29T21:37:00Z">
        <w:r>
          <w:rPr>
            <w:bCs/>
            <w:lang w:val="en-GB"/>
          </w:rPr>
          <w:t>. However,</w:t>
        </w:r>
      </w:ins>
      <w:ins w:id="661" w:author="Penny Wieser" w:date="2024-07-29T14:39:00Z" w16du:dateUtc="2024-07-29T21:39:00Z">
        <w:r w:rsidR="00664C4A">
          <w:rPr>
            <w:bCs/>
            <w:lang w:val="en-GB"/>
          </w:rPr>
          <w:t xml:space="preserve"> excluding arcs, we believe the knowledge of the tectonic setting, major element chemistry, and phase abundances will allow an informed guess of the likely range of X</w:t>
        </w:r>
        <w:r w:rsidR="00664C4A" w:rsidRPr="00664C4A">
          <w:rPr>
            <w:bCs/>
            <w:vertAlign w:val="subscript"/>
            <w:lang w:val="en-GB"/>
            <w:rPrChange w:id="662" w:author="Penny Wieser" w:date="2024-07-29T14:42:00Z" w16du:dateUtc="2024-07-29T21:42:00Z">
              <w:rPr>
                <w:bCs/>
                <w:lang w:val="en-GB"/>
              </w:rPr>
            </w:rPrChange>
          </w:rPr>
          <w:t>H2O</w:t>
        </w:r>
        <w:r w:rsidR="00664C4A">
          <w:rPr>
            <w:bCs/>
            <w:lang w:val="en-GB"/>
          </w:rPr>
          <w:t xml:space="preserve"> values. For example, our global compilation shows a clear </w:t>
        </w:r>
      </w:ins>
      <w:ins w:id="663" w:author="Penny Wieser" w:date="2024-07-29T14:40:00Z" w16du:dateUtc="2024-07-29T21:40:00Z">
        <w:r w:rsidR="00664C4A">
          <w:rPr>
            <w:bCs/>
            <w:lang w:val="en-GB"/>
          </w:rPr>
          <w:t xml:space="preserve">pattern, where more alkaline systems have higher XH2O values at </w:t>
        </w:r>
        <w:commentRangeStart w:id="664"/>
        <w:r w:rsidR="00664C4A">
          <w:rPr>
            <w:bCs/>
            <w:lang w:val="en-GB"/>
          </w:rPr>
          <w:t>a</w:t>
        </w:r>
      </w:ins>
      <w:commentRangeEnd w:id="664"/>
      <w:ins w:id="665" w:author="Penny Wieser" w:date="2024-07-29T14:42:00Z" w16du:dateUtc="2024-07-29T21:42:00Z">
        <w:r w:rsidR="00664C4A">
          <w:rPr>
            <w:rStyle w:val="CommentReference"/>
          </w:rPr>
          <w:commentReference w:id="664"/>
        </w:r>
      </w:ins>
      <w:ins w:id="666" w:author="Penny Wieser" w:date="2024-07-29T14:40:00Z" w16du:dateUtc="2024-07-29T21:40:00Z">
        <w:r w:rsidR="00664C4A">
          <w:rPr>
            <w:bCs/>
            <w:lang w:val="en-GB"/>
          </w:rPr>
          <w:t xml:space="preserve"> </w:t>
        </w:r>
      </w:ins>
      <w:ins w:id="667" w:author="Penny Wieser" w:date="2024-07-29T14:42:00Z" w16du:dateUtc="2024-07-29T21:42:00Z">
        <w:r w:rsidR="00664C4A">
          <w:rPr>
            <w:bCs/>
            <w:lang w:val="en-GB"/>
          </w:rPr>
          <w:t xml:space="preserve">given pressure. Thus, by conducting rapid XRF, EPMA, or EDS analyses, an informed guess would be possible. In many cases, analogy may be possible to draw from neighbouring volcanoes. </w:t>
        </w:r>
      </w:ins>
      <w:ins w:id="668" w:author="Penny Wieser" w:date="2024-07-29T14:43:00Z" w16du:dateUtc="2024-07-29T21:43:00Z">
        <w:r w:rsidR="00664C4A">
          <w:rPr>
            <w:bCs/>
            <w:lang w:val="en-GB"/>
          </w:rPr>
          <w:t>For example, during the 2022 eruption of Mauna Loa, no detailed melt inclusion measurements accounting for the vapour bubble were available. However, as a first estimate, the P-XH2O relationships from neighbouring Kilauea could be used. Similarly, as a firs</w:t>
        </w:r>
      </w:ins>
      <w:ins w:id="669" w:author="Penny Wieser" w:date="2024-07-29T14:44:00Z" w16du:dateUtc="2024-07-29T21:44:00Z">
        <w:r w:rsidR="00664C4A">
          <w:rPr>
            <w:bCs/>
            <w:lang w:val="en-GB"/>
          </w:rPr>
          <w:t xml:space="preserve">t guess, eruption of a volcano in the Galapagos </w:t>
        </w:r>
        <w:commentRangeStart w:id="670"/>
        <w:r w:rsidR="00664C4A">
          <w:rPr>
            <w:bCs/>
            <w:lang w:val="en-GB"/>
          </w:rPr>
          <w:t>co</w:t>
        </w:r>
        <w:commentRangeEnd w:id="670"/>
        <w:r w:rsidR="00664C4A">
          <w:rPr>
            <w:rStyle w:val="CommentReference"/>
          </w:rPr>
          <w:commentReference w:id="670"/>
        </w:r>
        <w:r w:rsidR="00664C4A">
          <w:rPr>
            <w:bCs/>
            <w:lang w:val="en-GB"/>
          </w:rPr>
          <w:t xml:space="preserve">uld use existing data from a neighbouring volcano. Using these general trends, we would feel </w:t>
        </w:r>
        <w:r w:rsidR="00664C4A">
          <w:rPr>
            <w:bCs/>
            <w:lang w:val="en-GB"/>
          </w:rPr>
          <w:lastRenderedPageBreak/>
          <w:t>comfortable applying the rapid-response fluid inclusion method to any OIB or intraplate volcano erupting mafic c</w:t>
        </w:r>
      </w:ins>
      <w:ins w:id="671" w:author="Penny Wieser" w:date="2024-07-29T14:45:00Z" w16du:dateUtc="2024-07-29T21:45:00Z">
        <w:r w:rsidR="00664C4A">
          <w:rPr>
            <w:bCs/>
            <w:lang w:val="en-GB"/>
          </w:rPr>
          <w:t xml:space="preserve">ompositions. </w:t>
        </w:r>
        <w:proofErr w:type="spellStart"/>
        <w:r w:rsidR="00664C4A">
          <w:rPr>
            <w:bCs/>
            <w:lang w:val="en-GB"/>
          </w:rPr>
          <w:t>Calculatoins</w:t>
        </w:r>
        <w:proofErr w:type="spellEnd"/>
        <w:r w:rsidR="00664C4A">
          <w:rPr>
            <w:bCs/>
            <w:lang w:val="en-GB"/>
          </w:rPr>
          <w:t xml:space="preserve"> would be conducted with a wide range </w:t>
        </w:r>
        <w:proofErr w:type="gramStart"/>
        <w:r w:rsidR="00664C4A">
          <w:rPr>
            <w:bCs/>
            <w:lang w:val="en-GB"/>
          </w:rPr>
          <w:t>of  XH</w:t>
        </w:r>
        <w:proofErr w:type="gramEnd"/>
        <w:r w:rsidR="00664C4A">
          <w:rPr>
            <w:bCs/>
            <w:lang w:val="en-GB"/>
          </w:rPr>
          <w:t>2O values informed by local studies/our global database, and the associated uncertainties propagated when calculating pressures. As more data become available (e.g. post eruption), these estimates could be revised within u</w:t>
        </w:r>
      </w:ins>
      <w:ins w:id="672" w:author="Penny Wieser" w:date="2024-07-29T14:46:00Z" w16du:dateUtc="2024-07-29T21:46:00Z">
        <w:r w:rsidR="00664C4A">
          <w:rPr>
            <w:bCs/>
            <w:lang w:val="en-GB"/>
          </w:rPr>
          <w:t xml:space="preserve">ncertainty to better pinpoint magma storage depths. </w:t>
        </w:r>
      </w:ins>
      <w:ins w:id="673" w:author="Penny Wieser" w:date="2024-07-29T14:47:00Z" w16du:dateUtc="2024-07-29T21:47:00Z">
        <w:r w:rsidR="00664C4A" w:rsidRPr="007B522C">
          <w:rPr>
            <w:bCs/>
            <w:lang w:val="en-GB"/>
          </w:rPr>
          <w:t xml:space="preserve">We note that once arc magmas are excluded from the compilation, even if </w:t>
        </w:r>
      </w:ins>
      <m:oMath>
        <m:sSub>
          <m:sSubPr>
            <m:ctrlPr>
              <w:ins w:id="674" w:author="Penny Wieser" w:date="2024-07-29T14:47:00Z" w16du:dateUtc="2024-07-29T21:47:00Z">
                <w:rPr>
                  <w:rFonts w:ascii="Cambria Math" w:hAnsi="Cambria Math"/>
                  <w:bCs/>
                  <w:iCs/>
                  <w:lang w:val="en-GB"/>
                </w:rPr>
              </w:ins>
            </m:ctrlPr>
          </m:sSubPr>
          <m:e>
            <m:r>
              <w:ins w:id="675" w:author="Penny Wieser" w:date="2024-07-29T14:47:00Z" w16du:dateUtc="2024-07-29T21:47:00Z">
                <m:rPr>
                  <m:sty m:val="p"/>
                </m:rPr>
                <w:rPr>
                  <w:rFonts w:ascii="Cambria Math" w:hAnsi="Cambria Math"/>
                  <w:lang w:val="en-GB"/>
                </w:rPr>
                <m:t>X</m:t>
              </w:ins>
            </m:r>
          </m:e>
          <m:sub>
            <m:sSub>
              <m:sSubPr>
                <m:ctrlPr>
                  <w:ins w:id="676" w:author="Penny Wieser" w:date="2024-07-29T14:47:00Z" w16du:dateUtc="2024-07-29T21:47:00Z">
                    <w:rPr>
                      <w:rFonts w:ascii="Cambria Math" w:hAnsi="Cambria Math"/>
                      <w:bCs/>
                      <w:iCs/>
                      <w:lang w:val="en-GB"/>
                    </w:rPr>
                  </w:ins>
                </m:ctrlPr>
              </m:sSubPr>
              <m:e>
                <m:r>
                  <w:ins w:id="677" w:author="Penny Wieser" w:date="2024-07-29T14:47:00Z" w16du:dateUtc="2024-07-29T21:47:00Z">
                    <m:rPr>
                      <m:sty m:val="p"/>
                    </m:rPr>
                    <w:rPr>
                      <w:rFonts w:ascii="Cambria Math" w:hAnsi="Cambria Math"/>
                      <w:lang w:val="en-GB"/>
                    </w:rPr>
                    <m:t>H</m:t>
                  </w:ins>
                </m:r>
              </m:e>
              <m:sub>
                <m:r>
                  <w:ins w:id="678" w:author="Penny Wieser" w:date="2024-07-29T14:47:00Z" w16du:dateUtc="2024-07-29T21:47:00Z">
                    <m:rPr>
                      <m:sty m:val="p"/>
                    </m:rPr>
                    <w:rPr>
                      <w:rFonts w:ascii="Cambria Math" w:hAnsi="Cambria Math"/>
                      <w:lang w:val="en-GB"/>
                    </w:rPr>
                    <m:t>2</m:t>
                  </w:ins>
                </m:r>
              </m:sub>
            </m:sSub>
            <m:r>
              <w:ins w:id="679" w:author="Penny Wieser" w:date="2024-07-29T14:47:00Z" w16du:dateUtc="2024-07-29T21:47:00Z">
                <m:rPr>
                  <m:sty m:val="p"/>
                </m:rPr>
                <w:rPr>
                  <w:rFonts w:ascii="Cambria Math" w:hAnsi="Cambria Math"/>
                  <w:lang w:val="en-GB"/>
                </w:rPr>
                <m:t>O</m:t>
              </w:ins>
            </m:r>
          </m:sub>
        </m:sSub>
      </m:oMath>
      <w:ins w:id="680" w:author="Penny Wieser" w:date="2024-07-29T14:47:00Z" w16du:dateUtc="2024-07-29T21:47:00Z">
        <w:r w:rsidR="00664C4A" w:rsidRPr="007B522C" w:rsidDel="00F72BFE">
          <w:rPr>
            <w:bCs/>
            <w:lang w:val="en-GB"/>
          </w:rPr>
          <w:t xml:space="preserve"> </w:t>
        </w:r>
        <w:r w:rsidR="00664C4A" w:rsidRPr="007B522C">
          <w:rPr>
            <w:bCs/>
            <w:lang w:val="en-GB"/>
          </w:rPr>
          <w:t xml:space="preserve">is entirely unconstrained, </w:t>
        </w:r>
        <w:r w:rsidR="00664C4A">
          <w:rPr>
            <w:bCs/>
            <w:lang w:val="en-GB"/>
          </w:rPr>
          <w:t>fluid inclusion</w:t>
        </w:r>
        <w:r w:rsidR="00664C4A" w:rsidRPr="007B522C">
          <w:rPr>
            <w:bCs/>
            <w:lang w:val="en-GB"/>
          </w:rPr>
          <w:t xml:space="preserve"> barometry is still more accurate than other methods such as </w:t>
        </w:r>
        <w:proofErr w:type="gramStart"/>
        <w:r w:rsidR="00664C4A" w:rsidRPr="007B522C">
          <w:rPr>
            <w:bCs/>
            <w:lang w:val="en-GB"/>
          </w:rPr>
          <w:t>mineral-melt</w:t>
        </w:r>
        <w:proofErr w:type="gramEnd"/>
        <w:r w:rsidR="00664C4A" w:rsidRPr="007B522C">
          <w:rPr>
            <w:bCs/>
            <w:lang w:val="en-GB"/>
          </w:rPr>
          <w:t xml:space="preserve"> </w:t>
        </w:r>
        <w:proofErr w:type="spellStart"/>
        <w:r w:rsidR="00664C4A" w:rsidRPr="007B522C">
          <w:rPr>
            <w:bCs/>
            <w:lang w:val="en-GB"/>
          </w:rPr>
          <w:t>thermobarometry</w:t>
        </w:r>
        <w:proofErr w:type="spellEnd"/>
        <w:r w:rsidR="00664C4A">
          <w:rPr>
            <w:bCs/>
            <w:lang w:val="en-GB"/>
          </w:rPr>
          <w:t xml:space="preserve"> in recovering magma storage pressures</w:t>
        </w:r>
        <w:r w:rsidR="00664C4A" w:rsidRPr="007B522C">
          <w:rPr>
            <w:bCs/>
            <w:lang w:val="en-GB"/>
          </w:rPr>
          <w:t xml:space="preserve">. </w:t>
        </w:r>
      </w:ins>
    </w:p>
    <w:p w14:paraId="32A2CBC5" w14:textId="026ED42F" w:rsidR="00B90F91" w:rsidRPr="007B522C" w:rsidRDefault="00664C4A" w:rsidP="0061717B">
      <w:pPr>
        <w:pStyle w:val="Text"/>
        <w:spacing w:line="480" w:lineRule="auto"/>
        <w:jc w:val="both"/>
        <w:rPr>
          <w:bCs/>
          <w:lang w:val="en-GB"/>
        </w:rPr>
      </w:pPr>
      <w:ins w:id="681" w:author="Penny Wieser" w:date="2024-07-29T14:47:00Z" w16du:dateUtc="2024-07-29T21:47:00Z">
        <w:r>
          <w:rPr>
            <w:bCs/>
            <w:lang w:val="en-GB"/>
          </w:rPr>
          <w:t xml:space="preserve">Looking forward, </w:t>
        </w:r>
      </w:ins>
      <w:ins w:id="682" w:author="Penny Wieser" w:date="2024-07-29T14:46:00Z" w16du:dateUtc="2024-07-29T21:46:00Z">
        <w:r>
          <w:rPr>
            <w:bCs/>
            <w:lang w:val="en-GB"/>
          </w:rPr>
          <w:t>t</w:t>
        </w:r>
      </w:ins>
      <w:del w:id="683" w:author="Penny Wieser" w:date="2024-07-29T14:46:00Z" w16du:dateUtc="2024-07-29T21:46:00Z">
        <w:r w:rsidR="00B90F91" w:rsidRPr="007B522C" w:rsidDel="00664C4A">
          <w:rPr>
            <w:bCs/>
            <w:lang w:val="en-GB"/>
          </w:rPr>
          <w:delText>T</w:delText>
        </w:r>
      </w:del>
      <w:r w:rsidR="00B90F91" w:rsidRPr="007B522C">
        <w:rPr>
          <w:bCs/>
          <w:lang w:val="en-GB"/>
        </w:rPr>
        <w:t>o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del w:id="684" w:author="Charlotte Devitre" w:date="2024-07-24T10:40:00Z" w16du:dateUtc="2024-07-24T17:40:00Z">
        <w:r w:rsidR="0061717B" w:rsidDel="004F2B3A">
          <w:rPr>
            <w:bCs/>
            <w:lang w:val="en-GB"/>
          </w:rPr>
          <w:delText>-inclusion</w:delText>
        </w:r>
      </w:del>
      <w:ins w:id="685" w:author="Charlotte Devitre" w:date="2024-07-24T10:40:00Z" w16du:dateUtc="2024-07-24T17:40:00Z">
        <w:r w:rsidR="004F2B3A">
          <w:rPr>
            <w:bCs/>
            <w:lang w:val="en-GB"/>
          </w:rPr>
          <w:t xml:space="preserve"> inclusion</w:t>
        </w:r>
      </w:ins>
      <w:r w:rsidR="0061717B" w:rsidRPr="007B522C">
        <w:rPr>
          <w:bCs/>
          <w:lang w:val="en-GB"/>
        </w:rPr>
        <w:t xml:space="preserve"> studies accounting for vapour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ins w:id="686" w:author="Charlotte Devitre" w:date="2024-07-24T14:38:00Z" w16du:dateUtc="2024-07-24T21:38:00Z">
        <w:r w:rsidR="00E27685">
          <w:rPr>
            <w:bCs/>
            <w:lang w:val="en-GB"/>
          </w:rPr>
          <w:t xml:space="preserve">for </w:t>
        </w:r>
      </w:ins>
      <w:r w:rsidR="0061717B" w:rsidRPr="007B522C">
        <w:rPr>
          <w:bCs/>
          <w:lang w:val="en-GB"/>
        </w:rPr>
        <w:t>bubbles and those which do not in</w:t>
      </w:r>
      <w:del w:id="687" w:author="Charlotte Devitre" w:date="2024-07-24T14:38:00Z" w16du:dateUtc="2024-07-24T21:38:00Z">
        <w:r w:rsidR="0061717B" w:rsidRPr="007B522C" w:rsidDel="00E27685">
          <w:rPr>
            <w:bCs/>
            <w:lang w:val="en-GB"/>
          </w:rPr>
          <w:delText xml:space="preserve"> for</w:delText>
        </w:r>
      </w:del>
      <w:r w:rsidR="0061717B"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Fig. 3</w:t>
      </w:r>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del w:id="688" w:author="Charlotte Devitre" w:date="2024-07-24T10:40:00Z" w16du:dateUtc="2024-07-24T17:40:00Z">
        <w:r w:rsidR="00834561" w:rsidDel="004F2B3A">
          <w:rPr>
            <w:bCs/>
            <w:lang w:val="en-GB"/>
          </w:rPr>
          <w:delText>-inclusion</w:delText>
        </w:r>
      </w:del>
      <w:ins w:id="689" w:author="Charlotte Devitre" w:date="2024-07-24T10:40:00Z" w16du:dateUtc="2024-07-24T17:40:00Z">
        <w:r w:rsidR="004F2B3A">
          <w:rPr>
            <w:bCs/>
            <w:lang w:val="en-GB"/>
          </w:rPr>
          <w:t xml:space="preserve"> inclusion</w:t>
        </w:r>
      </w:ins>
      <w:r w:rsidR="00B90F91" w:rsidRPr="007B522C">
        <w:rPr>
          <w:bCs/>
          <w:lang w:val="en-GB"/>
        </w:rPr>
        <w:t xml:space="preserve"> method </w:t>
      </w:r>
      <w:ins w:id="690" w:author="Charlotte Devitre" w:date="2024-07-24T14:38:00Z" w16du:dateUtc="2024-07-24T21:38:00Z">
        <w:r w:rsidR="00E27685">
          <w:rPr>
            <w:bCs/>
            <w:lang w:val="en-GB"/>
          </w:rPr>
          <w:t xml:space="preserve">for a given volcano </w:t>
        </w:r>
      </w:ins>
      <w:r w:rsidR="00B90F91" w:rsidRPr="007B522C">
        <w:rPr>
          <w:bCs/>
          <w:lang w:val="en-GB"/>
        </w:rPr>
        <w:t xml:space="preserve">and permit appropriate corrections for the complexities of mixed fluids without requiring </w:t>
      </w:r>
      <w:r w:rsidR="00834561">
        <w:rPr>
          <w:bCs/>
          <w:lang w:val="en-GB"/>
        </w:rPr>
        <w:t>melt</w:t>
      </w:r>
      <w:del w:id="691" w:author="Charlotte Devitre" w:date="2024-07-24T10:40:00Z" w16du:dateUtc="2024-07-24T17:40:00Z">
        <w:r w:rsidR="00834561" w:rsidDel="004F2B3A">
          <w:rPr>
            <w:bCs/>
            <w:lang w:val="en-GB"/>
          </w:rPr>
          <w:delText>-inclusion</w:delText>
        </w:r>
      </w:del>
      <w:ins w:id="692" w:author="Charlotte Devitre" w:date="2024-07-24T10:40:00Z" w16du:dateUtc="2024-07-24T17:40:00Z">
        <w:r w:rsidR="004F2B3A">
          <w:rPr>
            <w:bCs/>
            <w:lang w:val="en-GB"/>
          </w:rPr>
          <w:t xml:space="preserve"> inclusion</w:t>
        </w:r>
      </w:ins>
      <w:r w:rsidR="00B90F91" w:rsidRPr="007B522C">
        <w:rPr>
          <w:bCs/>
          <w:lang w:val="en-GB"/>
        </w:rPr>
        <w:t xml:space="preserve"> work during each eruptive episode. </w:t>
      </w:r>
      <w:ins w:id="693" w:author="Penny Wieser" w:date="2024-07-29T14:47:00Z" w16du:dateUtc="2024-07-29T21:47:00Z">
        <w:r>
          <w:rPr>
            <w:bCs/>
            <w:lang w:val="en-GB"/>
          </w:rPr>
          <w:t xml:space="preserve">Better constraining </w:t>
        </w:r>
      </w:ins>
      <m:oMath>
        <m:sSub>
          <m:sSubPr>
            <m:ctrlPr>
              <w:ins w:id="694" w:author="Penny Wieser" w:date="2024-07-29T14:47:00Z" w16du:dateUtc="2024-07-29T21:47:00Z">
                <w:rPr>
                  <w:rFonts w:ascii="Cambria Math" w:hAnsi="Cambria Math"/>
                  <w:bCs/>
                  <w:iCs/>
                  <w:lang w:val="en-GB"/>
                </w:rPr>
              </w:ins>
            </m:ctrlPr>
          </m:sSubPr>
          <m:e>
            <m:r>
              <w:ins w:id="695" w:author="Penny Wieser" w:date="2024-07-29T14:47:00Z" w16du:dateUtc="2024-07-29T21:47:00Z">
                <m:rPr>
                  <m:sty m:val="p"/>
                </m:rPr>
                <w:rPr>
                  <w:rFonts w:ascii="Cambria Math" w:hAnsi="Cambria Math"/>
                  <w:lang w:val="en-GB"/>
                </w:rPr>
                <m:t>X</m:t>
              </w:ins>
            </m:r>
          </m:e>
          <m:sub>
            <m:sSub>
              <m:sSubPr>
                <m:ctrlPr>
                  <w:ins w:id="696" w:author="Penny Wieser" w:date="2024-07-29T14:47:00Z" w16du:dateUtc="2024-07-29T21:47:00Z">
                    <w:rPr>
                      <w:rFonts w:ascii="Cambria Math" w:hAnsi="Cambria Math"/>
                      <w:bCs/>
                      <w:iCs/>
                      <w:lang w:val="en-GB"/>
                    </w:rPr>
                  </w:ins>
                </m:ctrlPr>
              </m:sSubPr>
              <m:e>
                <m:r>
                  <w:ins w:id="697" w:author="Penny Wieser" w:date="2024-07-29T14:47:00Z" w16du:dateUtc="2024-07-29T21:47:00Z">
                    <m:rPr>
                      <m:sty m:val="p"/>
                    </m:rPr>
                    <w:rPr>
                      <w:rFonts w:ascii="Cambria Math" w:hAnsi="Cambria Math"/>
                      <w:lang w:val="en-GB"/>
                    </w:rPr>
                    <m:t>H</m:t>
                  </w:ins>
                </m:r>
              </m:e>
              <m:sub>
                <m:r>
                  <w:ins w:id="698" w:author="Penny Wieser" w:date="2024-07-29T14:47:00Z" w16du:dateUtc="2024-07-29T21:47:00Z">
                    <m:rPr>
                      <m:sty m:val="p"/>
                    </m:rPr>
                    <w:rPr>
                      <w:rFonts w:ascii="Cambria Math" w:hAnsi="Cambria Math"/>
                      <w:lang w:val="en-GB"/>
                    </w:rPr>
                    <m:t>2</m:t>
                  </w:ins>
                </m:r>
              </m:sub>
            </m:sSub>
            <m:r>
              <w:ins w:id="699" w:author="Penny Wieser" w:date="2024-07-29T14:47:00Z" w16du:dateUtc="2024-07-29T21:47:00Z">
                <m:rPr>
                  <m:sty m:val="p"/>
                </m:rPr>
                <w:rPr>
                  <w:rFonts w:ascii="Cambria Math" w:hAnsi="Cambria Math"/>
                  <w:lang w:val="en-GB"/>
                </w:rPr>
                <m:t>O</m:t>
              </w:ins>
            </m:r>
          </m:sub>
        </m:sSub>
      </m:oMath>
      <w:ins w:id="700" w:author="Penny Wieser" w:date="2024-07-29T14:47:00Z" w16du:dateUtc="2024-07-29T21:47:00Z">
        <w:r>
          <w:rPr>
            <w:bCs/>
            <w:iCs/>
            <w:lang w:val="en-GB"/>
          </w:rPr>
          <w:t xml:space="preserve"> is also vital for other petrological workflows, such as calculating phase stabilities, performing experiments, and modelling vapour saturation and eruption triggering. </w:t>
        </w:r>
      </w:ins>
      <w:del w:id="701" w:author="Penny Wieser" w:date="2024-07-29T14:46:00Z" w16du:dateUtc="2024-07-29T21:46:00Z">
        <w:r w:rsidR="00B90F91" w:rsidRPr="007B522C" w:rsidDel="00664C4A">
          <w:rPr>
            <w:bCs/>
            <w:lang w:val="en-GB"/>
          </w:rPr>
          <w:delText xml:space="preserve">In systems with no prior constraints, our observations of correlations between alkalinity and </w:delText>
        </w:r>
      </w:del>
      <m:oMath>
        <m:sSub>
          <m:sSubPr>
            <m:ctrlPr>
              <w:del w:id="702" w:author="Penny Wieser" w:date="2024-07-29T14:46:00Z" w16du:dateUtc="2024-07-29T21:46:00Z">
                <w:rPr>
                  <w:rFonts w:ascii="Cambria Math" w:hAnsi="Cambria Math"/>
                  <w:bCs/>
                  <w:iCs/>
                  <w:lang w:val="en-GB"/>
                </w:rPr>
              </w:del>
            </m:ctrlPr>
          </m:sSubPr>
          <m:e>
            <m:r>
              <w:del w:id="703" w:author="Penny Wieser" w:date="2024-07-29T14:46:00Z" w16du:dateUtc="2024-07-29T21:46:00Z">
                <m:rPr>
                  <m:sty m:val="p"/>
                </m:rPr>
                <w:rPr>
                  <w:rFonts w:ascii="Cambria Math" w:hAnsi="Cambria Math"/>
                  <w:lang w:val="en-GB"/>
                </w:rPr>
                <m:t>X</m:t>
              </w:del>
            </m:r>
          </m:e>
          <m:sub>
            <m:sSub>
              <m:sSubPr>
                <m:ctrlPr>
                  <w:del w:id="704" w:author="Penny Wieser" w:date="2024-07-29T14:46:00Z" w16du:dateUtc="2024-07-29T21:46:00Z">
                    <w:rPr>
                      <w:rFonts w:ascii="Cambria Math" w:hAnsi="Cambria Math"/>
                      <w:bCs/>
                      <w:iCs/>
                      <w:lang w:val="en-GB"/>
                    </w:rPr>
                  </w:del>
                </m:ctrlPr>
              </m:sSubPr>
              <m:e>
                <m:r>
                  <w:del w:id="705" w:author="Penny Wieser" w:date="2024-07-29T14:46:00Z" w16du:dateUtc="2024-07-29T21:46:00Z">
                    <m:rPr>
                      <m:sty m:val="p"/>
                    </m:rPr>
                    <w:rPr>
                      <w:rFonts w:ascii="Cambria Math" w:hAnsi="Cambria Math"/>
                      <w:lang w:val="en-GB"/>
                    </w:rPr>
                    <m:t>H</m:t>
                  </w:del>
                </m:r>
              </m:e>
              <m:sub>
                <m:r>
                  <w:del w:id="706" w:author="Penny Wieser" w:date="2024-07-29T14:46:00Z" w16du:dateUtc="2024-07-29T21:46:00Z">
                    <m:rPr>
                      <m:sty m:val="p"/>
                    </m:rPr>
                    <w:rPr>
                      <w:rFonts w:ascii="Cambria Math" w:hAnsi="Cambria Math"/>
                      <w:lang w:val="en-GB"/>
                    </w:rPr>
                    <m:t>2</m:t>
                  </w:del>
                </m:r>
              </m:sub>
            </m:sSub>
            <m:r>
              <w:del w:id="707" w:author="Penny Wieser" w:date="2024-07-29T14:46:00Z" w16du:dateUtc="2024-07-29T21:46:00Z">
                <m:rPr>
                  <m:sty m:val="p"/>
                </m:rPr>
                <w:rPr>
                  <w:rFonts w:ascii="Cambria Math" w:hAnsi="Cambria Math"/>
                  <w:lang w:val="en-GB"/>
                </w:rPr>
                <m:t>O</m:t>
              </w:del>
            </m:r>
          </m:sub>
        </m:sSub>
      </m:oMath>
      <w:del w:id="708" w:author="Penny Wieser" w:date="2024-07-29T14:46:00Z" w16du:dateUtc="2024-07-29T21:46:00Z">
        <w:r w:rsidR="00B90F91" w:rsidRPr="007B522C" w:rsidDel="00664C4A">
          <w:rPr>
            <w:bCs/>
            <w:lang w:val="en-GB"/>
          </w:rPr>
          <w:delText xml:space="preserve"> can provide a first</w:delText>
        </w:r>
      </w:del>
      <w:ins w:id="709" w:author="Charlotte Devitre" w:date="2024-07-24T14:39:00Z" w16du:dateUtc="2024-07-24T21:39:00Z">
        <w:del w:id="710" w:author="Penny Wieser" w:date="2024-07-29T14:46:00Z" w16du:dateUtc="2024-07-29T21:46:00Z">
          <w:r w:rsidR="00E27685" w:rsidDel="00664C4A">
            <w:rPr>
              <w:bCs/>
              <w:lang w:val="en-GB"/>
            </w:rPr>
            <w:delText>-</w:delText>
          </w:r>
        </w:del>
      </w:ins>
      <w:del w:id="711" w:author="Penny Wieser" w:date="2024-07-29T14:46:00Z" w16du:dateUtc="2024-07-29T21:46:00Z">
        <w:r w:rsidR="00B90F91" w:rsidRPr="007B522C" w:rsidDel="00664C4A">
          <w:rPr>
            <w:bCs/>
            <w:lang w:val="en-GB"/>
          </w:rPr>
          <w:delText xml:space="preserve"> order assessment of appropriate </w:delText>
        </w:r>
      </w:del>
      <m:oMath>
        <m:sSub>
          <m:sSubPr>
            <m:ctrlPr>
              <w:del w:id="712" w:author="Penny Wieser" w:date="2024-07-29T14:46:00Z" w16du:dateUtc="2024-07-29T21:46:00Z">
                <w:rPr>
                  <w:rFonts w:ascii="Cambria Math" w:hAnsi="Cambria Math"/>
                  <w:bCs/>
                  <w:iCs/>
                  <w:lang w:val="en-GB"/>
                </w:rPr>
              </w:del>
            </m:ctrlPr>
          </m:sSubPr>
          <m:e>
            <m:r>
              <w:del w:id="713" w:author="Penny Wieser" w:date="2024-07-29T14:46:00Z" w16du:dateUtc="2024-07-29T21:46:00Z">
                <m:rPr>
                  <m:sty m:val="p"/>
                </m:rPr>
                <w:rPr>
                  <w:rFonts w:ascii="Cambria Math" w:hAnsi="Cambria Math"/>
                  <w:lang w:val="en-GB"/>
                </w:rPr>
                <m:t>X</m:t>
              </w:del>
            </m:r>
          </m:e>
          <m:sub>
            <m:sSub>
              <m:sSubPr>
                <m:ctrlPr>
                  <w:del w:id="714" w:author="Penny Wieser" w:date="2024-07-29T14:46:00Z" w16du:dateUtc="2024-07-29T21:46:00Z">
                    <w:rPr>
                      <w:rFonts w:ascii="Cambria Math" w:hAnsi="Cambria Math"/>
                      <w:bCs/>
                      <w:iCs/>
                      <w:lang w:val="en-GB"/>
                    </w:rPr>
                  </w:del>
                </m:ctrlPr>
              </m:sSubPr>
              <m:e>
                <m:r>
                  <w:del w:id="715" w:author="Penny Wieser" w:date="2024-07-29T14:46:00Z" w16du:dateUtc="2024-07-29T21:46:00Z">
                    <m:rPr>
                      <m:sty m:val="p"/>
                    </m:rPr>
                    <w:rPr>
                      <w:rFonts w:ascii="Cambria Math" w:hAnsi="Cambria Math"/>
                      <w:lang w:val="en-GB"/>
                    </w:rPr>
                    <m:t>H</m:t>
                  </w:del>
                </m:r>
              </m:e>
              <m:sub>
                <m:r>
                  <w:del w:id="716" w:author="Penny Wieser" w:date="2024-07-29T14:46:00Z" w16du:dateUtc="2024-07-29T21:46:00Z">
                    <m:rPr>
                      <m:sty m:val="p"/>
                    </m:rPr>
                    <w:rPr>
                      <w:rFonts w:ascii="Cambria Math" w:hAnsi="Cambria Math"/>
                      <w:lang w:val="en-GB"/>
                    </w:rPr>
                    <m:t>2</m:t>
                  </w:del>
                </m:r>
              </m:sub>
            </m:sSub>
            <m:r>
              <w:del w:id="717" w:author="Penny Wieser" w:date="2024-07-29T14:46:00Z" w16du:dateUtc="2024-07-29T21:46:00Z">
                <m:rPr>
                  <m:sty m:val="p"/>
                </m:rPr>
                <w:rPr>
                  <w:rFonts w:ascii="Cambria Math" w:hAnsi="Cambria Math"/>
                  <w:lang w:val="en-GB"/>
                </w:rPr>
                <m:t>O</m:t>
              </w:del>
            </m:r>
          </m:sub>
        </m:sSub>
      </m:oMath>
      <w:del w:id="718" w:author="Penny Wieser" w:date="2024-07-29T14:46:00Z" w16du:dateUtc="2024-07-29T21:46:00Z">
        <w:r w:rsidR="00B90F91" w:rsidRPr="007B522C" w:rsidDel="00664C4A">
          <w:rPr>
            <w:bCs/>
            <w:lang w:val="en-GB"/>
          </w:rPr>
          <w:delText xml:space="preserve"> values to use. We note that once arc magmas are excluded from the compilation, even if </w:delText>
        </w:r>
      </w:del>
      <m:oMath>
        <m:sSub>
          <m:sSubPr>
            <m:ctrlPr>
              <w:del w:id="719" w:author="Penny Wieser" w:date="2024-07-29T14:46:00Z" w16du:dateUtc="2024-07-29T21:46:00Z">
                <w:rPr>
                  <w:rFonts w:ascii="Cambria Math" w:hAnsi="Cambria Math"/>
                  <w:bCs/>
                  <w:iCs/>
                  <w:lang w:val="en-GB"/>
                </w:rPr>
              </w:del>
            </m:ctrlPr>
          </m:sSubPr>
          <m:e>
            <m:r>
              <w:del w:id="720" w:author="Penny Wieser" w:date="2024-07-29T14:46:00Z" w16du:dateUtc="2024-07-29T21:46:00Z">
                <m:rPr>
                  <m:sty m:val="p"/>
                </m:rPr>
                <w:rPr>
                  <w:rFonts w:ascii="Cambria Math" w:hAnsi="Cambria Math"/>
                  <w:lang w:val="en-GB"/>
                </w:rPr>
                <m:t>X</m:t>
              </w:del>
            </m:r>
          </m:e>
          <m:sub>
            <m:sSub>
              <m:sSubPr>
                <m:ctrlPr>
                  <w:del w:id="721" w:author="Penny Wieser" w:date="2024-07-29T14:46:00Z" w16du:dateUtc="2024-07-29T21:46:00Z">
                    <w:rPr>
                      <w:rFonts w:ascii="Cambria Math" w:hAnsi="Cambria Math"/>
                      <w:bCs/>
                      <w:iCs/>
                      <w:lang w:val="en-GB"/>
                    </w:rPr>
                  </w:del>
                </m:ctrlPr>
              </m:sSubPr>
              <m:e>
                <m:r>
                  <w:del w:id="722" w:author="Penny Wieser" w:date="2024-07-29T14:46:00Z" w16du:dateUtc="2024-07-29T21:46:00Z">
                    <m:rPr>
                      <m:sty m:val="p"/>
                    </m:rPr>
                    <w:rPr>
                      <w:rFonts w:ascii="Cambria Math" w:hAnsi="Cambria Math"/>
                      <w:lang w:val="en-GB"/>
                    </w:rPr>
                    <m:t>H</m:t>
                  </w:del>
                </m:r>
              </m:e>
              <m:sub>
                <m:r>
                  <w:del w:id="723" w:author="Penny Wieser" w:date="2024-07-29T14:46:00Z" w16du:dateUtc="2024-07-29T21:46:00Z">
                    <m:rPr>
                      <m:sty m:val="p"/>
                    </m:rPr>
                    <w:rPr>
                      <w:rFonts w:ascii="Cambria Math" w:hAnsi="Cambria Math"/>
                      <w:lang w:val="en-GB"/>
                    </w:rPr>
                    <m:t>2</m:t>
                  </w:del>
                </m:r>
              </m:sub>
            </m:sSub>
            <m:r>
              <w:del w:id="724" w:author="Penny Wieser" w:date="2024-07-29T14:46:00Z" w16du:dateUtc="2024-07-29T21:46:00Z">
                <m:rPr>
                  <m:sty m:val="p"/>
                </m:rPr>
                <w:rPr>
                  <w:rFonts w:ascii="Cambria Math" w:hAnsi="Cambria Math"/>
                  <w:lang w:val="en-GB"/>
                </w:rPr>
                <m:t>O</m:t>
              </w:del>
            </m:r>
          </m:sub>
        </m:sSub>
      </m:oMath>
      <w:del w:id="725" w:author="Penny Wieser" w:date="2024-07-29T14:46:00Z" w16du:dateUtc="2024-07-29T21:46:00Z">
        <w:r w:rsidR="00B90F91" w:rsidRPr="007B522C" w:rsidDel="00664C4A">
          <w:rPr>
            <w:bCs/>
            <w:lang w:val="en-GB"/>
          </w:rPr>
          <w:delText xml:space="preserve"> is entirely unconstrained, </w:delText>
        </w:r>
        <w:r w:rsidR="00834561" w:rsidDel="00664C4A">
          <w:rPr>
            <w:bCs/>
            <w:lang w:val="en-GB"/>
          </w:rPr>
          <w:delText>fluid-inclusion</w:delText>
        </w:r>
      </w:del>
      <w:ins w:id="726" w:author="Charlotte Devitre" w:date="2024-07-24T10:40:00Z" w16du:dateUtc="2024-07-24T17:40:00Z">
        <w:del w:id="727" w:author="Penny Wieser" w:date="2024-07-29T14:46:00Z" w16du:dateUtc="2024-07-29T21:46:00Z">
          <w:r w:rsidR="004F2B3A" w:rsidDel="00664C4A">
            <w:rPr>
              <w:bCs/>
              <w:lang w:val="en-GB"/>
            </w:rPr>
            <w:delText xml:space="preserve"> inclusion</w:delText>
          </w:r>
        </w:del>
      </w:ins>
      <w:del w:id="728" w:author="Penny Wieser" w:date="2024-07-29T14:46:00Z" w16du:dateUtc="2024-07-29T21:46:00Z">
        <w:r w:rsidR="00B90F91" w:rsidRPr="007B522C" w:rsidDel="00664C4A">
          <w:rPr>
            <w:bCs/>
            <w:lang w:val="en-GB"/>
          </w:rPr>
          <w:delText xml:space="preserve"> barometry is still more accurate than other methods such as mineral-melt thermobarometry</w:delText>
        </w:r>
      </w:del>
      <w:ins w:id="729" w:author="Charlotte Devitre" w:date="2024-07-24T14:39:00Z" w16du:dateUtc="2024-07-24T21:39:00Z">
        <w:del w:id="730" w:author="Penny Wieser" w:date="2024-07-29T14:46:00Z" w16du:dateUtc="2024-07-29T21:46:00Z">
          <w:r w:rsidR="00E27685" w:rsidDel="00664C4A">
            <w:rPr>
              <w:bCs/>
              <w:lang w:val="en-GB"/>
            </w:rPr>
            <w:delText xml:space="preserve"> in recovering magma storage pressures</w:delText>
          </w:r>
        </w:del>
      </w:ins>
      <w:del w:id="731" w:author="Penny Wieser" w:date="2024-07-29T14:46:00Z" w16du:dateUtc="2024-07-29T21:46:00Z">
        <w:r w:rsidR="00B90F91" w:rsidRPr="007B522C" w:rsidDel="00664C4A">
          <w:rPr>
            <w:bCs/>
            <w:lang w:val="en-GB"/>
          </w:rPr>
          <w:delText xml:space="preserve">. </w:delText>
        </w:r>
      </w:del>
    </w:p>
    <w:p w14:paraId="2A701677" w14:textId="77777777" w:rsidR="00B90F91" w:rsidRPr="007B522C" w:rsidRDefault="00B90F91" w:rsidP="00B90F91">
      <w:pPr>
        <w:pStyle w:val="Heading-Main"/>
        <w:spacing w:line="480" w:lineRule="auto"/>
        <w:jc w:val="both"/>
      </w:pPr>
      <w:r>
        <w:rPr>
          <w:b w:val="0"/>
        </w:rPr>
        <w:lastRenderedPageBreak/>
        <w:t xml:space="preserve">4. </w:t>
      </w:r>
      <w:r w:rsidRPr="007B522C">
        <w:t>Conclusion</w:t>
      </w:r>
    </w:p>
    <w:p w14:paraId="291A9B2A" w14:textId="0372D975" w:rsidR="00B90F91" w:rsidRPr="007B522C" w:rsidRDefault="00E27685" w:rsidP="00B90F91">
      <w:pPr>
        <w:pStyle w:val="Text"/>
        <w:spacing w:line="480" w:lineRule="auto"/>
        <w:jc w:val="both"/>
        <w:rPr>
          <w:bCs/>
        </w:rPr>
      </w:pPr>
      <w:ins w:id="732" w:author="Charlotte Devitre" w:date="2024-07-24T14:39:00Z" w16du:dateUtc="2024-07-24T21:39:00Z">
        <w:r>
          <w:rPr>
            <w:bCs/>
            <w:lang w:val="en-GB"/>
          </w:rPr>
          <w:t>Our</w:t>
        </w:r>
      </w:ins>
      <w:del w:id="733" w:author="Charlotte Devitre" w:date="2024-07-24T14:39:00Z" w16du:dateUtc="2024-07-24T21:39:00Z">
        <w:r w:rsidR="00B90F91" w:rsidRPr="007B522C" w:rsidDel="00E27685">
          <w:rPr>
            <w:bCs/>
            <w:lang w:val="en-GB"/>
          </w:rPr>
          <w:delText>This</w:delText>
        </w:r>
      </w:del>
      <w:r w:rsidR="00B90F91" w:rsidRPr="007B522C">
        <w:rPr>
          <w:bCs/>
          <w:lang w:val="en-GB"/>
        </w:rPr>
        <w:t xml:space="preserve">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w:t>
      </w:r>
      <w:ins w:id="734" w:author="Charlotte Devitre" w:date="2024-07-24T14:40:00Z" w16du:dateUtc="2024-07-24T21:40:00Z">
        <w:r>
          <w:rPr>
            <w:bCs/>
            <w:lang w:val="en-GB"/>
          </w:rPr>
          <w:t xml:space="preserve">measure </w:t>
        </w:r>
      </w:ins>
      <w:del w:id="735" w:author="Charlotte Devitre" w:date="2024-07-24T14:40:00Z" w16du:dateUtc="2024-07-24T21:40:00Z">
        <w:r w:rsidR="00B90F91" w:rsidRPr="007B522C" w:rsidDel="00E27685">
          <w:rPr>
            <w:bCs/>
            <w:lang w:val="en-GB"/>
          </w:rPr>
          <w:delText xml:space="preserve">get </w:delText>
        </w:r>
      </w:del>
      <w:r w:rsidR="00B90F91" w:rsidRPr="007B522C">
        <w:rPr>
          <w:bCs/>
          <w:lang w:val="en-GB"/>
        </w:rPr>
        <w:t xml:space="preserve">olivine </w:t>
      </w:r>
      <w:proofErr w:type="spellStart"/>
      <w:r w:rsidR="00B90F91" w:rsidRPr="007B522C">
        <w:rPr>
          <w:bCs/>
          <w:lang w:val="en-GB"/>
        </w:rPr>
        <w:t>Fo</w:t>
      </w:r>
      <w:proofErr w:type="spellEnd"/>
      <w:r w:rsidR="00B90F91" w:rsidRPr="007B522C">
        <w:rPr>
          <w:bCs/>
          <w:lang w:val="en-GB"/>
        </w:rPr>
        <w:t xml:space="preserve"> contents has been around for 15 years (S1 Appendix). Importantly, this simulation show</w:t>
      </w:r>
      <w:ins w:id="736" w:author="Charlotte Devitre" w:date="2024-07-24T14:40:00Z" w16du:dateUtc="2024-07-24T21:40:00Z">
        <w:r>
          <w:rPr>
            <w:bCs/>
            <w:lang w:val="en-GB"/>
          </w:rPr>
          <w:t>ed</w:t>
        </w:r>
      </w:ins>
      <w:del w:id="737" w:author="Charlotte Devitre" w:date="2024-07-24T14:40:00Z" w16du:dateUtc="2024-07-24T21:40:00Z">
        <w:r w:rsidR="00B90F91" w:rsidRPr="007B522C" w:rsidDel="00E27685">
          <w:rPr>
            <w:bCs/>
            <w:lang w:val="en-GB"/>
          </w:rPr>
          <w:delText>s</w:delText>
        </w:r>
      </w:del>
      <w:r w:rsidR="00B90F91" w:rsidRPr="007B522C">
        <w:rPr>
          <w:bCs/>
          <w:lang w:val="en-GB"/>
        </w:rPr>
        <w:t xml:space="preserve"> that </w:t>
      </w:r>
      <w:r w:rsidR="001E7259">
        <w:rPr>
          <w:bCs/>
          <w:lang w:val="en-GB"/>
        </w:rPr>
        <w:t>rapid-response</w:t>
      </w:r>
      <w:r w:rsidR="00B90F91" w:rsidRPr="007B522C">
        <w:rPr>
          <w:bCs/>
          <w:lang w:val="en-GB"/>
        </w:rPr>
        <w:t xml:space="preserve"> work in collaboration with universities was not taxing on observatory</w:t>
      </w:r>
      <w:ins w:id="738" w:author="Charlotte Devitre" w:date="2024-07-24T14:40:00Z" w16du:dateUtc="2024-07-24T21:40:00Z">
        <w:r>
          <w:rPr>
            <w:bCs/>
            <w:lang w:val="en-GB"/>
          </w:rPr>
          <w:t xml:space="preserve"> </w:t>
        </w:r>
      </w:ins>
      <w:del w:id="739" w:author="Charlotte Devitre" w:date="2024-07-24T14:40:00Z" w16du:dateUtc="2024-07-24T21:40:00Z">
        <w:r w:rsidR="00B90F91" w:rsidRPr="007B522C" w:rsidDel="00E27685">
          <w:rPr>
            <w:bCs/>
            <w:lang w:val="en-GB"/>
          </w:rPr>
          <w:delText xml:space="preserve"> staff</w:delText>
        </w:r>
      </w:del>
      <w:ins w:id="740" w:author="Charlotte Devitre" w:date="2024-07-24T14:40:00Z" w16du:dateUtc="2024-07-24T21:40:00Z">
        <w:r>
          <w:rPr>
            <w:bCs/>
            <w:lang w:val="en-GB"/>
          </w:rPr>
          <w:t>or academic staff</w:t>
        </w:r>
      </w:ins>
      <w:r w:rsidR="00B90F91" w:rsidRPr="007B522C">
        <w:rPr>
          <w:bCs/>
          <w:lang w:val="en-GB"/>
        </w:rPr>
        <w:t xml:space="preserve">, particularly considering the usefulness of information provided. This means this methodology can be employed during future eruptions to help observatories deduce the geometry of the plumbing system supplying magma, adding a crucial information for interpreting activity </w:t>
      </w:r>
      <w:r w:rsidR="00B90F91" w:rsidRPr="007B522C">
        <w:rPr>
          <w:bCs/>
          <w:lang w:val="en-GB"/>
        </w:rPr>
        <w:fldChar w:fldCharType="begin"/>
      </w:r>
      <w:r w:rsidR="0073265F">
        <w:rPr>
          <w:bCs/>
          <w:lang w:val="en-GB"/>
        </w:rPr>
        <w:instrText xml:space="preserve"> ADDIN ZOTERO_ITEM CSL_CITATION {"citationID":"AyML8rG3","properties":{"formattedCitation":"(Re {\\i{}et al.}, 2021)","plainCitation":"(Re et al., 2021)","noteIndex":0},"citationItems":[{"id":"OQjauoEz/tGYythWO","uris":["http://zotero.org/users/9451925/items/44GVML4T"],"itemData":{"id":2035,"type":"article-journal","abstract":"A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B90F91" w:rsidRPr="007B522C">
        <w:rPr>
          <w:bCs/>
          <w:lang w:val="en-GB"/>
        </w:rPr>
        <w:fldChar w:fldCharType="separate"/>
      </w:r>
      <w:r w:rsidR="00C3296A" w:rsidRPr="00C3296A">
        <w:t xml:space="preserve">(Re </w:t>
      </w:r>
      <w:r w:rsidR="00C3296A" w:rsidRPr="00C3296A">
        <w:rPr>
          <w:i/>
          <w:iCs/>
        </w:rPr>
        <w:t>et al.</w:t>
      </w:r>
      <w:r w:rsidR="00C3296A" w:rsidRPr="00C3296A">
        <w:t>, 2021)</w:t>
      </w:r>
      <w:r w:rsidR="00B90F91" w:rsidRPr="007B522C">
        <w:fldChar w:fldCharType="end"/>
      </w:r>
      <w:r w:rsidR="00B90F91" w:rsidRPr="007B522C">
        <w:rPr>
          <w:bCs/>
          <w:lang w:val="en-GB"/>
        </w:rPr>
        <w:t xml:space="preserve">, without </w:t>
      </w:r>
      <w:del w:id="741" w:author="Charlotte Devitre" w:date="2024-07-24T14:40:00Z" w16du:dateUtc="2024-07-24T21:40:00Z">
        <w:r w:rsidR="00B90F91" w:rsidRPr="007B522C" w:rsidDel="00E27685">
          <w:rPr>
            <w:bCs/>
            <w:lang w:val="en-GB"/>
          </w:rPr>
          <w:delText xml:space="preserve">retracting </w:delText>
        </w:r>
      </w:del>
      <w:ins w:id="742" w:author="Charlotte Devitre" w:date="2024-07-24T14:40:00Z" w16du:dateUtc="2024-07-24T21:40:00Z">
        <w:r>
          <w:rPr>
            <w:bCs/>
            <w:lang w:val="en-GB"/>
          </w:rPr>
          <w:t>detracting</w:t>
        </w:r>
        <w:r w:rsidRPr="007B522C">
          <w:rPr>
            <w:bCs/>
            <w:lang w:val="en-GB"/>
          </w:rPr>
          <w:t xml:space="preserve"> </w:t>
        </w:r>
      </w:ins>
      <w:r w:rsidR="00B90F91" w:rsidRPr="007B522C">
        <w:rPr>
          <w:bCs/>
          <w:lang w:val="en-GB"/>
        </w:rPr>
        <w:t xml:space="preserve">from other essential duties during eruption responses. </w:t>
      </w:r>
      <w:r w:rsidR="00B90F91" w:rsidRPr="007B522C">
        <w:rPr>
          <w:bCs/>
        </w:rPr>
        <w:t xml:space="preserve">For example, during the 2018 </w:t>
      </w:r>
      <w:r w:rsidR="0061717B">
        <w:rPr>
          <w:bCs/>
        </w:rPr>
        <w:t xml:space="preserve">LERZ </w:t>
      </w:r>
      <w:r w:rsidR="00B90F91" w:rsidRPr="007B522C">
        <w:rPr>
          <w:bCs/>
        </w:rPr>
        <w:t>Kilauea eruption, HVO’s near</w:t>
      </w:r>
      <w:ins w:id="743" w:author="Charlotte Devitre" w:date="2024-07-24T14:41:00Z" w16du:dateUtc="2024-07-24T21:41:00Z">
        <w:r>
          <w:rPr>
            <w:bCs/>
          </w:rPr>
          <w:t>-</w:t>
        </w:r>
      </w:ins>
      <w:del w:id="744" w:author="Charlotte Devitre" w:date="2024-07-24T14:41:00Z" w16du:dateUtc="2024-07-24T21:41:00Z">
        <w:r w:rsidR="00B90F91" w:rsidRPr="007B522C" w:rsidDel="00E27685">
          <w:rPr>
            <w:bCs/>
          </w:rPr>
          <w:delText xml:space="preserve"> </w:delText>
        </w:r>
      </w:del>
      <w:r w:rsidR="00B90F91" w:rsidRPr="007B522C">
        <w:rPr>
          <w:bCs/>
        </w:rPr>
        <w:t>real</w:t>
      </w:r>
      <w:ins w:id="745" w:author="Charlotte Devitre" w:date="2024-07-24T14:41:00Z" w16du:dateUtc="2024-07-24T21:41:00Z">
        <w:r>
          <w:rPr>
            <w:bCs/>
          </w:rPr>
          <w:t>-</w:t>
        </w:r>
      </w:ins>
      <w:del w:id="746" w:author="Charlotte Devitre" w:date="2024-07-24T14:41:00Z" w16du:dateUtc="2024-07-24T21:41:00Z">
        <w:r w:rsidR="00B90F91" w:rsidRPr="007B522C" w:rsidDel="00E27685">
          <w:rPr>
            <w:bCs/>
          </w:rPr>
          <w:delText xml:space="preserve"> </w:delText>
        </w:r>
      </w:del>
      <w:r w:rsidR="00B90F91" w:rsidRPr="007B522C">
        <w:rPr>
          <w:bCs/>
        </w:rPr>
        <w:t xml:space="preserve">time chemical monitoring with bulk rock ED-XRF identified the appearance and disappearance of many magma batches </w:t>
      </w:r>
      <w:r w:rsidR="00B90F91" w:rsidRPr="007B522C">
        <w:rPr>
          <w:bCs/>
        </w:rPr>
        <w:fldChar w:fldCharType="begin"/>
      </w:r>
      <w:r w:rsidR="0073265F">
        <w:rPr>
          <w:bCs/>
        </w:rPr>
        <w:instrText xml:space="preserve"> ADDIN ZOTERO_ITEM CSL_CITATION {"citationID":"B8gEtLdv","properties":{"formattedCitation":"(Gansecki {\\i{}et al.}, 2019)","plainCitation":"(Gansecki et al., 2019)","noteIndex":0},"citationItems":[{"id":"OQjauoEz/ZHQjxvUf","uris":["http://zotero.org/users/9451925/items/3MFT747E"],"itemData":{"id":2026,"type":"article-journal","abstract":"Changes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B90F91" w:rsidRPr="007B522C">
        <w:rPr>
          <w:bCs/>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00B90F91" w:rsidRPr="007B522C">
        <w:fldChar w:fldCharType="end"/>
      </w:r>
      <w:ins w:id="747" w:author="Charlotte Devitre" w:date="2024-07-24T14:41:00Z" w16du:dateUtc="2024-07-24T21:41:00Z">
        <w:r>
          <w:rPr>
            <w:bCs/>
          </w:rPr>
          <w:t>.</w:t>
        </w:r>
      </w:ins>
      <w:del w:id="748" w:author="Charlotte Devitre" w:date="2024-07-24T14:41:00Z" w16du:dateUtc="2024-07-24T21:41:00Z">
        <w:r w:rsidR="00B90F91" w:rsidRPr="007B522C" w:rsidDel="00E27685">
          <w:rPr>
            <w:bCs/>
          </w:rPr>
          <w:delText>,</w:delText>
        </w:r>
      </w:del>
      <w:r w:rsidR="00B90F91" w:rsidRPr="007B522C">
        <w:rPr>
          <w:bCs/>
        </w:rPr>
        <w:t xml:space="preserve"> </w:t>
      </w:r>
      <w:ins w:id="749" w:author="Charlotte Devitre" w:date="2024-07-24T14:41:00Z" w16du:dateUtc="2024-07-24T21:41:00Z">
        <w:r>
          <w:rPr>
            <w:bCs/>
          </w:rPr>
          <w:t>F</w:t>
        </w:r>
      </w:ins>
      <w:del w:id="750" w:author="Charlotte Devitre" w:date="2024-07-24T14:41:00Z" w16du:dateUtc="2024-07-24T21:41:00Z">
        <w:r w:rsidR="00834561" w:rsidDel="00E27685">
          <w:rPr>
            <w:bCs/>
          </w:rPr>
          <w:delText>f</w:delText>
        </w:r>
      </w:del>
      <w:r w:rsidR="00834561">
        <w:rPr>
          <w:bCs/>
        </w:rPr>
        <w:t>luid</w:t>
      </w:r>
      <w:del w:id="751" w:author="Charlotte Devitre" w:date="2024-07-24T10:40:00Z" w16du:dateUtc="2024-07-24T17:40:00Z">
        <w:r w:rsidR="00834561" w:rsidDel="004F2B3A">
          <w:rPr>
            <w:bCs/>
          </w:rPr>
          <w:delText>-inclusion</w:delText>
        </w:r>
      </w:del>
      <w:ins w:id="752" w:author="Charlotte Devitre" w:date="2024-07-24T10:40:00Z" w16du:dateUtc="2024-07-24T17:40:00Z">
        <w:r w:rsidR="004F2B3A">
          <w:rPr>
            <w:bCs/>
          </w:rPr>
          <w:t xml:space="preserve"> inclusion</w:t>
        </w:r>
      </w:ins>
      <w:r w:rsidR="00B90F91" w:rsidRPr="007B522C">
        <w:rPr>
          <w:bCs/>
        </w:rPr>
        <w: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t>
      </w:r>
      <w:r w:rsidR="00B90F91" w:rsidRPr="007B522C">
        <w:rPr>
          <w:bCs/>
        </w:rPr>
        <w:lastRenderedPageBreak/>
        <w:fldChar w:fldCharType="begin"/>
      </w:r>
      <w:r w:rsidR="0073265F">
        <w:rPr>
          <w:bCs/>
        </w:rPr>
        <w:instrText xml:space="preserve"> ADDIN ZOTERO_ITEM CSL_CITATION {"citationID":"b8v2QBGs","properties":{"formattedCitation":"(Lynn {\\i{}et al.}, 2024)","plainCitation":"(Lynn et al., 2024)","noteIndex":0},"citationItems":[{"id":"OQjauoEz/pHZLpv0Z","uris":["http://zotero.org/users/9451925/items/S5X8A2K4"],"itemData":{"id":2264,"type":"article-journal","abstract":"The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B90F91" w:rsidRPr="007B522C">
        <w:rPr>
          <w:bCs/>
        </w:rPr>
        <w:fldChar w:fldCharType="separate"/>
      </w:r>
      <w:r w:rsidR="00C3296A" w:rsidRPr="00C3296A">
        <w:t xml:space="preserve">(Lynn </w:t>
      </w:r>
      <w:r w:rsidR="00C3296A" w:rsidRPr="00C3296A">
        <w:rPr>
          <w:i/>
          <w:iCs/>
        </w:rPr>
        <w:t>et al.</w:t>
      </w:r>
      <w:r w:rsidR="00C3296A" w:rsidRPr="00C3296A">
        <w:t>, 2024)</w:t>
      </w:r>
      <w:r w:rsidR="00B90F91" w:rsidRPr="007B522C">
        <w:fldChar w:fldCharType="end"/>
      </w:r>
      <w:r w:rsidR="00B90F91" w:rsidRPr="007B522C">
        <w:rPr>
          <w:bCs/>
        </w:rPr>
        <w:t xml:space="preserve">. </w:t>
      </w:r>
      <w:r w:rsidR="0061717B">
        <w:rPr>
          <w:bCs/>
        </w:rPr>
        <w:t>F</w:t>
      </w:r>
      <w:r w:rsidR="004E38D9">
        <w:rPr>
          <w:bCs/>
        </w:rPr>
        <w:t>luid</w:t>
      </w:r>
      <w:del w:id="753" w:author="Charlotte Devitre" w:date="2024-07-24T10:40:00Z" w16du:dateUtc="2024-07-24T17:40:00Z">
        <w:r w:rsidR="004E38D9" w:rsidDel="004F2B3A">
          <w:rPr>
            <w:bCs/>
          </w:rPr>
          <w:delText>-inclusion</w:delText>
        </w:r>
      </w:del>
      <w:ins w:id="754" w:author="Charlotte Devitre" w:date="2024-07-24T10:40:00Z" w16du:dateUtc="2024-07-24T17:40:00Z">
        <w:r w:rsidR="004F2B3A">
          <w:rPr>
            <w:bCs/>
          </w:rPr>
          <w:t xml:space="preserve"> inclusion</w:t>
        </w:r>
      </w:ins>
      <w:r w:rsidR="00B90F91" w:rsidRPr="007B522C">
        <w:rPr>
          <w:bCs/>
        </w:rPr>
        <w:t xml:space="preserve"> barometry would have been a critical addition to understanding the eruption and the system.  </w:t>
      </w:r>
    </w:p>
    <w:p w14:paraId="7CBF5C1E" w14:textId="619F25D2"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Raman-based </w:t>
      </w:r>
      <w:r w:rsidR="004E38D9">
        <w:rPr>
          <w:bCs/>
          <w:lang w:val="en-GB"/>
        </w:rPr>
        <w:t>fluid</w:t>
      </w:r>
      <w:del w:id="755" w:author="Charlotte Devitre" w:date="2024-07-24T10:40:00Z" w16du:dateUtc="2024-07-24T17:40:00Z">
        <w:r w:rsidR="004E38D9" w:rsidDel="004F2B3A">
          <w:rPr>
            <w:bCs/>
            <w:lang w:val="en-GB"/>
          </w:rPr>
          <w:delText>-inclusion</w:delText>
        </w:r>
      </w:del>
      <w:ins w:id="756" w:author="Charlotte Devitre" w:date="2024-07-24T10:40:00Z" w16du:dateUtc="2024-07-24T17:40:00Z">
        <w:r w:rsidR="004F2B3A">
          <w:rPr>
            <w:bCs/>
            <w:lang w:val="en-GB"/>
          </w:rPr>
          <w:t xml:space="preserve"> inclusion</w:t>
        </w:r>
      </w:ins>
      <w:r w:rsidRPr="007B522C">
        <w:rPr>
          <w:bCs/>
          <w:lang w:val="en-GB"/>
        </w:rPr>
        <w:t xml:space="preserve"> barometry has utility as a rapid-response petrological monitoring method at many of the world’s most active and hazardous basaltic volcanoes (e.g., Galápagos, Réunion, Azores, Canary Islands, Iceland, Cabo Verde). As our understanding of exsolved fluid compositions improves as more studies account for CO</w:t>
      </w:r>
      <w:r w:rsidRPr="007B522C">
        <w:rPr>
          <w:bCs/>
          <w:vertAlign w:val="subscript"/>
          <w:lang w:val="en-GB"/>
        </w:rPr>
        <w:t>2</w:t>
      </w:r>
      <w:r w:rsidRPr="007B522C">
        <w:rPr>
          <w:bCs/>
          <w:lang w:val="en-GB"/>
        </w:rPr>
        <w:t xml:space="preserve"> held within vapour bubbles, it is likely that the applicability of </w:t>
      </w:r>
      <w:del w:id="757" w:author="Charlotte Devitre" w:date="2024-07-24T14:42:00Z" w16du:dateUtc="2024-07-24T21:42:00Z">
        <w:r w:rsidRPr="007B522C" w:rsidDel="00E27685">
          <w:rPr>
            <w:bCs/>
            <w:lang w:val="en-GB"/>
          </w:rPr>
          <w:delText xml:space="preserve">this </w:delText>
        </w:r>
      </w:del>
      <w:ins w:id="758" w:author="Charlotte Devitre" w:date="2024-07-24T14:42:00Z" w16du:dateUtc="2024-07-24T21:42:00Z">
        <w:r w:rsidR="00E27685">
          <w:rPr>
            <w:bCs/>
            <w:lang w:val="en-GB"/>
          </w:rPr>
          <w:t>rapid-response fluid inclusion barometry</w:t>
        </w:r>
        <w:r w:rsidR="00E27685" w:rsidRPr="007B522C">
          <w:rPr>
            <w:bCs/>
            <w:lang w:val="en-GB"/>
          </w:rPr>
          <w:t xml:space="preserve"> </w:t>
        </w:r>
      </w:ins>
      <w:r w:rsidRPr="007B522C">
        <w:rPr>
          <w:bCs/>
          <w:lang w:val="en-GB"/>
        </w:rPr>
        <w:t xml:space="preserve">method may expand to even more volcanic systems (e.g. to drier arc magmas </w:t>
      </w:r>
      <w:r w:rsidR="0061717B">
        <w:rPr>
          <w:bCs/>
          <w:lang w:val="en-GB"/>
        </w:rPr>
        <w:t xml:space="preserve">such as in </w:t>
      </w:r>
      <w:r w:rsidRPr="007B522C">
        <w:rPr>
          <w:bCs/>
          <w:lang w:val="en-GB"/>
        </w:rPr>
        <w:t xml:space="preserve">the Cascades).  </w:t>
      </w:r>
    </w:p>
    <w:p w14:paraId="40F89480" w14:textId="5214BF7F" w:rsidR="00120C08" w:rsidRPr="00B90F91" w:rsidRDefault="00B90F91" w:rsidP="00B90F91">
      <w:pPr>
        <w:pStyle w:val="Text"/>
        <w:spacing w:line="480" w:lineRule="auto"/>
        <w:jc w:val="both"/>
        <w:rPr>
          <w:bCs/>
          <w:lang w:val="fr-CH"/>
        </w:rPr>
      </w:pPr>
      <w:r w:rsidRPr="007B522C">
        <w:rPr>
          <w:bCs/>
          <w:lang w:val="en-GB"/>
        </w:rPr>
        <w:t xml:space="preserve">Overall, </w:t>
      </w:r>
      <w:r w:rsidR="00834561">
        <w:rPr>
          <w:bCs/>
          <w:lang w:val="en-GB"/>
        </w:rPr>
        <w:t>fluid</w:t>
      </w:r>
      <w:del w:id="759" w:author="Charlotte Devitre" w:date="2024-07-24T10:40:00Z" w16du:dateUtc="2024-07-24T17:40:00Z">
        <w:r w:rsidR="00834561" w:rsidDel="004F2B3A">
          <w:rPr>
            <w:bCs/>
            <w:lang w:val="en-GB"/>
          </w:rPr>
          <w:delText>-inclusion</w:delText>
        </w:r>
      </w:del>
      <w:ins w:id="760" w:author="Charlotte Devitre" w:date="2024-07-24T10:40:00Z" w16du:dateUtc="2024-07-24T17:40:00Z">
        <w:r w:rsidR="004F2B3A">
          <w:rPr>
            <w:bCs/>
            <w:lang w:val="en-GB"/>
          </w:rPr>
          <w:t xml:space="preserve"> inclusion</w:t>
        </w:r>
      </w:ins>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ins w:id="761" w:author="Charlotte Devitre" w:date="2024-07-24T14:43:00Z" w16du:dateUtc="2024-07-24T21:43:00Z">
        <w:r w:rsidR="00E27685">
          <w:rPr>
            <w:bCs/>
          </w:rPr>
          <w:t>s</w:t>
        </w:r>
      </w:ins>
      <w:del w:id="762" w:author="Charlotte Devitre" w:date="2024-07-24T14:43:00Z" w16du:dateUtc="2024-07-24T21:43:00Z">
        <w:r w:rsidRPr="007B522C" w:rsidDel="00E27685">
          <w:rPr>
            <w:bCs/>
          </w:rPr>
          <w:delText>S</w:delText>
        </w:r>
      </w:del>
      <w:r w:rsidRPr="007B522C">
        <w:rPr>
          <w:bCs/>
        </w:rPr>
        <w:t>ee overview–</w:t>
      </w:r>
      <w:r w:rsidRPr="007B522C">
        <w:rPr>
          <w:bCs/>
        </w:rPr>
        <w:fldChar w:fldCharType="begin"/>
      </w:r>
      <w:r w:rsidR="0073265F">
        <w:rPr>
          <w:bCs/>
        </w:rPr>
        <w:instrText xml:space="preserve"> ADDIN ZOTERO_ITEM CSL_CITATION {"citationID":"BIqwgqKX","properties":{"formattedCitation":"(Re {\\i{}et al.}, 2021)","plainCitation":"(Re et al., 2021)","noteIndex":0},"citationItems":[{"id":"OQjauoEz/tGYythWO","uris":["http://zotero.org/users/9451925/items/44GVML4T"],"itemData":{"id":2035,"type":"article-journal","abstract":"A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73265F">
        <w:rPr>
          <w:bCs/>
        </w:rPr>
        <w:instrText xml:space="preserve"> ADDIN ZOTERO_ITEM CSL_CITATION {"citationID":"fxI5Ie3k","properties":{"formattedCitation":"(Gansecki {\\i{}et al.}, 2019)","plainCitation":"(Gansecki et al., 2019)","noteIndex":0},"citationItems":[{"id":"OQjauoEz/ZHQjxvUf","uris":["http://zotero.org/users/9451925/items/3MFT747E"],"itemData":{"id":2026,"type":"article-journal","abstract":"Changes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73265F">
        <w:rPr>
          <w:bCs/>
        </w:rPr>
        <w:instrText xml:space="preserve"> ADDIN ZOTERO_ITEM CSL_CITATION {"citationID":"a19n0lgmdge","properties":{"formattedCitation":"(Pankhurst {\\i{}et al.}, 2022)","plainCitation":"(Pankhurst et al., 2022)","noteIndex":0},"citationItems":[{"id":"OQjauoEz/COpsrLxl","uris":["http://zotero.org/users/9451925/items/SFSE8JP6"],"itemData":{"id":2033,"type":"article-journal","abstract":"How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73265F">
        <w:rPr>
          <w:bCs/>
        </w:rPr>
        <w:instrText xml:space="preserve"> ADDIN ZOTERO_ITEM CSL_CITATION {"citationID":"xpmEyB65","properties":{"formattedCitation":"(Liu {\\i{}et al.}, 2020)","plainCitation":"(Liu et al., 2020)","noteIndex":0},"citationItems":[{"id":"OQjauoEz/g8BzCF1J","uris":["http://zotero.org/users/9451925/items/RLHM356H"],"itemData":{"id":2268,"type":"article-journal","abstract":"Paroxysmal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73265F">
        <w:rPr>
          <w:bCs/>
          <w:lang w:val="fr-CH"/>
        </w:rPr>
        <w:instrText xml:space="preserve"> ADDIN ZOTERO_ITEM CSL_CITATION {"citationID":"B7xhcWxk","properties":{"formattedCitation":"(Corsaro and Miraglia, 2022)","plainCitation":"(Corsaro and Miraglia, 2022)","noteIndex":0},"citationItems":[{"id":"OQjauoEz/IeT7eIol","uris":["http://zotero.org/users/9451925/items/LQSLERR3"],"itemData":{"id":2270,"type":"article-journal","abstract":"The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p>
    <w:p w14:paraId="73D6D7CB" w14:textId="3454DF13" w:rsidR="00B90F91" w:rsidRPr="00E92B49" w:rsidRDefault="00B90F91" w:rsidP="00E92B49">
      <w:pPr>
        <w:pStyle w:val="Heading-Main"/>
        <w:spacing w:line="480" w:lineRule="auto"/>
        <w:jc w:val="both"/>
        <w:rPr>
          <w:b w:val="0"/>
          <w:lang w:val="fr-CH"/>
        </w:rPr>
      </w:pPr>
      <w:r w:rsidRPr="00C3296A">
        <w:rPr>
          <w:lang w:val="fr-CH"/>
        </w:rPr>
        <w:t xml:space="preserve">5. </w:t>
      </w:r>
      <w:proofErr w:type="spellStart"/>
      <w:r w:rsidRPr="00E92B49">
        <w:rPr>
          <w:lang w:val="fr-CH"/>
        </w:rPr>
        <w:t>Acknowledgements</w:t>
      </w:r>
      <w:proofErr w:type="spellEnd"/>
    </w:p>
    <w:p w14:paraId="14217113" w14:textId="77777777" w:rsidR="00B90F91" w:rsidRPr="00E92B49" w:rsidRDefault="00B90F91" w:rsidP="00E92B49">
      <w:pPr>
        <w:pStyle w:val="Text"/>
        <w:spacing w:line="480" w:lineRule="auto"/>
        <w:jc w:val="both"/>
        <w:rPr>
          <w:lang w:val="fr-CH"/>
        </w:rPr>
      </w:pPr>
      <w:proofErr w:type="spellStart"/>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21BF35BB"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del w:id="763" w:author="Charlotte Devitre" w:date="2024-07-24T10:40:00Z" w16du:dateUtc="2024-07-24T17:40:00Z">
        <w:r w:rsidR="004E38D9" w:rsidDel="004F2B3A">
          <w:rPr>
            <w:lang w:val="en-GB"/>
          </w:rPr>
          <w:delText>-inclusion</w:delText>
        </w:r>
      </w:del>
      <w:ins w:id="764" w:author="Charlotte Devitre" w:date="2024-07-24T10:40:00Z" w16du:dateUtc="2024-07-24T17:40:00Z">
        <w:r w:rsidR="004F2B3A">
          <w:rPr>
            <w:lang w:val="en-GB"/>
          </w:rPr>
          <w:t xml:space="preserve"> inclusion</w:t>
        </w:r>
      </w:ins>
      <w:r w:rsidRPr="004F3554">
        <w:rPr>
          <w:lang w:val="en-GB"/>
        </w:rPr>
        <w:t>s</w:t>
      </w:r>
      <w:r w:rsidRPr="00E92B49">
        <w:rPr>
          <w:lang w:val="en-GB"/>
        </w:rPr>
        <w:t xml:space="preserve">, catalogued them, mounted them, and conducted Raman analyses. CD </w:t>
      </w:r>
      <w:r w:rsidRPr="00E92B49">
        <w:rPr>
          <w:lang w:val="en-GB"/>
        </w:rPr>
        <w:lastRenderedPageBreak/>
        <w:t xml:space="preserve">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in Hilo, provided eruption context</w:t>
      </w:r>
      <w:r w:rsidRPr="004F3554">
        <w:rPr>
          <w:lang w:val="en-GB"/>
        </w:rPr>
        <w:t xml:space="preserve"> and edited the manuscript.</w:t>
      </w:r>
      <w:r w:rsidRPr="00E92B49">
        <w:rPr>
          <w:lang w:val="en-GB"/>
        </w:rPr>
        <w:t xml:space="preserve"> KJL and DD prepared the glass mount and did the E</w:t>
      </w:r>
      <w:del w:id="765" w:author="Charlotte Devitre" w:date="2024-07-24T14:43:00Z" w16du:dateUtc="2024-07-24T21:43:00Z">
        <w:r w:rsidRPr="00E92B49" w:rsidDel="00B75C42">
          <w:rPr>
            <w:lang w:val="en-GB"/>
          </w:rPr>
          <w:delText>M</w:delText>
        </w:r>
      </w:del>
      <w:r w:rsidRPr="00E92B49">
        <w:rPr>
          <w:lang w:val="en-GB"/>
        </w:rPr>
        <w:t>P</w:t>
      </w:r>
      <w:ins w:id="766" w:author="Charlotte Devitre" w:date="2024-07-24T14:43:00Z" w16du:dateUtc="2024-07-24T21:43:00Z">
        <w:r w:rsidR="00B75C42">
          <w:rPr>
            <w:lang w:val="en-GB"/>
          </w:rPr>
          <w:t>M</w:t>
        </w:r>
      </w:ins>
      <w:r w:rsidRPr="00E92B49">
        <w:rPr>
          <w:lang w:val="en-GB"/>
        </w:rPr>
        <w:t>A</w:t>
      </w:r>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t xml:space="preserve">6. </w:t>
      </w:r>
      <w:r w:rsidRPr="00E92B49">
        <w:t>Data availability</w:t>
      </w:r>
    </w:p>
    <w:p w14:paraId="51371383" w14:textId="2EDCACBD" w:rsidR="00B90F91" w:rsidRPr="00E92B49"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del w:id="767" w:author="Charlotte Devitre" w:date="2024-07-24T10:40:00Z" w16du:dateUtc="2024-07-24T17:40:00Z">
        <w:r w:rsidR="00834561" w:rsidDel="004F2B3A">
          <w:rPr>
            <w:bCs/>
            <w:lang w:val="en-GB"/>
          </w:rPr>
          <w:delText>-inclusion</w:delText>
        </w:r>
      </w:del>
      <w:ins w:id="768" w:author="Charlotte Devitre" w:date="2024-07-24T10:40:00Z" w16du:dateUtc="2024-07-24T17:40:00Z">
        <w:r w:rsidR="004F2B3A">
          <w:rPr>
            <w:bCs/>
            <w:lang w:val="en-GB"/>
          </w:rPr>
          <w:t xml:space="preserve"> inclusion</w:t>
        </w:r>
      </w:ins>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del w:id="769" w:author="Charlotte Devitre" w:date="2024-07-24T10:40:00Z" w16du:dateUtc="2024-07-24T17:40:00Z">
        <w:r w:rsidR="00834561" w:rsidDel="004F2B3A">
          <w:rPr>
            <w:bCs/>
            <w:lang w:val="en-GB"/>
          </w:rPr>
          <w:delText>-inclusion</w:delText>
        </w:r>
      </w:del>
      <w:ins w:id="770" w:author="Charlotte Devitre" w:date="2024-07-24T10:40:00Z" w16du:dateUtc="2024-07-24T17:40:00Z">
        <w:r w:rsidR="004F2B3A">
          <w:rPr>
            <w:bCs/>
            <w:lang w:val="en-GB"/>
          </w:rPr>
          <w:t xml:space="preserve"> inclusion</w:t>
        </w:r>
      </w:ins>
      <w:r w:rsidRPr="00C63321">
        <w:rPr>
          <w:bCs/>
          <w:lang w:val="en-GB"/>
        </w:rPr>
        <w:t xml:space="preserve">s dataset (S3 Dataset), </w:t>
      </w:r>
      <w:r w:rsidRPr="00E92B49">
        <w:rPr>
          <w:lang w:val="en-GB"/>
        </w:rPr>
        <w:t xml:space="preserve">a compilation of microphotographs of the </w:t>
      </w:r>
      <w:r w:rsidR="004E38D9">
        <w:rPr>
          <w:bCs/>
          <w:lang w:val="en-GB"/>
        </w:rPr>
        <w:t>fluid</w:t>
      </w:r>
      <w:del w:id="771" w:author="Charlotte Devitre" w:date="2024-07-24T10:40:00Z" w16du:dateUtc="2024-07-24T17:40:00Z">
        <w:r w:rsidR="004E38D9" w:rsidDel="004F2B3A">
          <w:rPr>
            <w:bCs/>
            <w:lang w:val="en-GB"/>
          </w:rPr>
          <w:delText>-inclusion</w:delText>
        </w:r>
      </w:del>
      <w:ins w:id="772" w:author="Charlotte Devitre" w:date="2024-07-24T10:40:00Z" w16du:dateUtc="2024-07-24T17:40:00Z">
        <w:r w:rsidR="004F2B3A">
          <w:rPr>
            <w:bCs/>
            <w:lang w:val="en-GB"/>
          </w:rPr>
          <w:t xml:space="preserve"> inclusion</w:t>
        </w:r>
      </w:ins>
      <w:r w:rsidR="004E38D9">
        <w:rPr>
          <w:bCs/>
          <w:lang w:val="en-GB"/>
        </w:rPr>
        <w:t>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 xml:space="preserve">(S3 FI Image Compilation)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w:t>
      </w:r>
      <w:proofErr w:type="spellStart"/>
      <w:r w:rsidRPr="00E92B49">
        <w:rPr>
          <w:lang w:val="en-GB"/>
        </w:rPr>
        <w:t>Jupyter</w:t>
      </w:r>
      <w:proofErr w:type="spellEnd"/>
      <w:r w:rsidRPr="00E92B49">
        <w:rPr>
          <w:lang w:val="en-GB"/>
        </w:rPr>
        <w:t xml:space="preserve"> notebooks are</w:t>
      </w:r>
      <w:del w:id="773" w:author="Charlotte Devitre" w:date="2024-07-24T14:43:00Z" w16du:dateUtc="2024-07-24T21:43:00Z">
        <w:r w:rsidRPr="00E92B49" w:rsidDel="00B75C42">
          <w:rPr>
            <w:lang w:val="en-GB"/>
          </w:rPr>
          <w:delText xml:space="preserve"> also</w:delText>
        </w:r>
      </w:del>
      <w:r w:rsidRPr="00E92B49">
        <w:rPr>
          <w:lang w:val="en-GB"/>
        </w:rPr>
        <w:t xml:space="preserve"> 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hyperlink r:id="rId20" w:history="1">
        <w:r w:rsidRPr="00C63321">
          <w:rPr>
            <w:rStyle w:val="Hyperlink"/>
            <w:bCs/>
          </w:rPr>
          <w:t>https://github.com/cljdevitre/2023_Kilauea-rapid-response-simulation</w:t>
        </w:r>
      </w:hyperlink>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35D0186" w14:textId="04D697BF" w:rsidR="00A43272" w:rsidRPr="00C3296A" w:rsidRDefault="00C3296A" w:rsidP="00C3296A">
      <w:pPr>
        <w:pBdr>
          <w:top w:val="nil"/>
          <w:left w:val="nil"/>
          <w:bottom w:val="nil"/>
          <w:right w:val="nil"/>
          <w:between w:val="nil"/>
        </w:pBdr>
        <w:spacing w:line="480" w:lineRule="auto"/>
        <w:contextualSpacing/>
        <w:jc w:val="both"/>
        <w:rPr>
          <w:rFonts w:ascii="Times New Roman" w:hAnsi="Times New Roman" w:cs="Times New Roman"/>
          <w:color w:val="000000"/>
          <w:sz w:val="24"/>
        </w:rPr>
      </w:pPr>
      <w:r>
        <w:rPr>
          <w:rFonts w:ascii="Times New Roman" w:hAnsi="Times New Roman" w:cs="Times New Roman"/>
          <w:b/>
          <w:color w:val="000000"/>
          <w:sz w:val="24"/>
        </w:rPr>
        <w:lastRenderedPageBreak/>
        <w:t xml:space="preserve">7. </w:t>
      </w:r>
      <w:r w:rsidR="00F5258E" w:rsidRPr="001F7D93">
        <w:rPr>
          <w:rFonts w:ascii="Times New Roman" w:hAnsi="Times New Roman" w:cs="Times New Roman"/>
          <w:b/>
          <w:color w:val="000000"/>
          <w:sz w:val="24"/>
        </w:rPr>
        <w:t>References</w:t>
      </w:r>
    </w:p>
    <w:p w14:paraId="6C4FF3F4" w14:textId="31E8C323" w:rsidR="006F21F2" w:rsidRPr="00E92B49" w:rsidRDefault="00E430E2" w:rsidP="00E92B49">
      <w:pPr>
        <w:pStyle w:val="Bibliography"/>
        <w:spacing w:after="0" w:line="480" w:lineRule="auto"/>
        <w:ind w:left="0" w:firstLine="0"/>
        <w:jc w:val="both"/>
        <w:rPr>
          <w:rFonts w:ascii="Times New Roman" w:hAnsi="Times New Roman"/>
          <w:color w:val="000000"/>
          <w:sz w:val="24"/>
        </w:rPr>
      </w:pPr>
      <w:r>
        <w:rPr>
          <w:rFonts w:ascii="Times New Roman" w:hAnsi="Times New Roman" w:cs="Times New Roman"/>
        </w:rPr>
        <w:t xml:space="preserve"> </w:t>
      </w:r>
    </w:p>
    <w:sectPr w:rsidR="006F21F2" w:rsidRPr="00E92B49" w:rsidSect="003766FB">
      <w:headerReference w:type="default" r:id="rId21"/>
      <w:footerReference w:type="default" r:id="rId22"/>
      <w:type w:val="continuous"/>
      <w:pgSz w:w="12240" w:h="15840"/>
      <w:pgMar w:top="1440" w:right="1800" w:bottom="1440" w:left="1800" w:header="720" w:footer="720"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0" w:author="Penny Wieser" w:date="2024-07-29T14:13:00Z" w:initials="PW">
    <w:p w14:paraId="5F9687DC" w14:textId="77777777" w:rsidR="00C63326" w:rsidRDefault="00C63326" w:rsidP="00C63326">
      <w:pPr>
        <w:pStyle w:val="CommentText"/>
      </w:pPr>
      <w:r>
        <w:rPr>
          <w:rStyle w:val="CommentReference"/>
        </w:rPr>
        <w:annotationRef/>
      </w:r>
      <w:r>
        <w:t xml:space="preserve">Grab a citation for this from your GPL paper - I think one of the Japanese Raman vs. Tm papers say this. </w:t>
      </w:r>
    </w:p>
  </w:comment>
  <w:comment w:id="72" w:author="Penny Wieser" w:date="2024-07-29T14:17:00Z" w:initials="PW">
    <w:p w14:paraId="517B06B6" w14:textId="77777777" w:rsidR="00C63326" w:rsidRDefault="00C63326" w:rsidP="00C63326">
      <w:pPr>
        <w:pStyle w:val="CommentText"/>
      </w:pPr>
      <w:r>
        <w:rPr>
          <w:rStyle w:val="CommentReference"/>
        </w:rPr>
        <w:annotationRef/>
      </w:r>
      <w:r>
        <w:t>Remind me - is this +-0.2-0.4, or total span?</w:t>
      </w:r>
    </w:p>
  </w:comment>
  <w:comment w:id="73" w:author="Charlotte Devitre" w:date="2024-07-30T14:44:00Z" w:initials="CD">
    <w:p w14:paraId="2A967225" w14:textId="77777777" w:rsidR="008E4946" w:rsidRDefault="008E4946" w:rsidP="008E4946">
      <w:r>
        <w:rPr>
          <w:rStyle w:val="CommentReference"/>
        </w:rPr>
        <w:annotationRef/>
      </w:r>
      <w:r>
        <w:rPr>
          <w:rFonts w:ascii="Times New Roman" w:eastAsia="Times New Roman" w:hAnsi="Times New Roman" w:cs="Times New Roman"/>
          <w:sz w:val="20"/>
          <w:szCs w:val="20"/>
        </w:rPr>
        <w:t>It’s based on the supplement figs S4d etc. total span so actually +-0.1 to +-0.2 depending on the depth. At 1km it’s +-0.1, at 2 it’s +-0.2</w:t>
      </w:r>
    </w:p>
  </w:comment>
  <w:comment w:id="540" w:author="Penny Wieser" w:date="2024-07-29T14:33:00Z" w:initials="PW">
    <w:p w14:paraId="65AFB185" w14:textId="65B5FC0A" w:rsidR="005D2B24" w:rsidRDefault="005D2B24" w:rsidP="005D2B24">
      <w:pPr>
        <w:pStyle w:val="CommentText"/>
      </w:pPr>
      <w:r>
        <w:rPr>
          <w:rStyle w:val="CommentReference"/>
        </w:rPr>
        <w:annotationRef/>
      </w:r>
      <w:r>
        <w:t xml:space="preserve">Certainly happens for plag, not sure anyone has demonstrated it for olivine stability. </w:t>
      </w:r>
    </w:p>
  </w:comment>
  <w:comment w:id="645" w:author="Penny Wieser" w:date="2024-07-29T14:35:00Z" w:initials="PW">
    <w:p w14:paraId="41C197D2" w14:textId="77777777" w:rsidR="005D2B24" w:rsidRDefault="005D2B24" w:rsidP="005D2B24">
      <w:pPr>
        <w:pStyle w:val="CommentText"/>
      </w:pPr>
      <w:r>
        <w:rPr>
          <w:rStyle w:val="CommentReference"/>
        </w:rPr>
        <w:annotationRef/>
      </w:r>
      <w:r>
        <w:t>I think cite our P-T-X paper</w:t>
      </w:r>
    </w:p>
  </w:comment>
  <w:comment w:id="664" w:author="Penny Wieser" w:date="2024-07-29T14:42:00Z" w:initials="PW">
    <w:p w14:paraId="3348CEAC" w14:textId="77777777" w:rsidR="00664C4A" w:rsidRDefault="00664C4A" w:rsidP="00664C4A">
      <w:pPr>
        <w:pStyle w:val="CommentText"/>
      </w:pPr>
      <w:r>
        <w:rPr>
          <w:rStyle w:val="CommentReference"/>
        </w:rPr>
        <w:annotationRef/>
      </w:r>
      <w:r>
        <w:t xml:space="preserve">Can you split it apart to be a 6 part figure, TAS at top, spanning 2 columns, the underneath, 2X2, one row = alkaline systems, LHS = acconuting for bubble, RHS  = not, second row = non alkaline systems. </w:t>
      </w:r>
    </w:p>
  </w:comment>
  <w:comment w:id="670" w:author="Penny Wieser" w:date="2024-07-29T14:44:00Z" w:initials="PW">
    <w:p w14:paraId="4741955E" w14:textId="77777777" w:rsidR="00664C4A" w:rsidRDefault="00664C4A" w:rsidP="00664C4A">
      <w:pPr>
        <w:pStyle w:val="CommentText"/>
      </w:pPr>
      <w:r>
        <w:rPr>
          <w:rStyle w:val="CommentReference"/>
        </w:rPr>
        <w:annotationRef/>
      </w:r>
      <w:r>
        <w:t xml:space="preserve">Ask matt for an example.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F9687DC" w15:done="0"/>
  <w15:commentEx w15:paraId="517B06B6" w15:done="0"/>
  <w15:commentEx w15:paraId="2A967225" w15:paraIdParent="517B06B6" w15:done="0"/>
  <w15:commentEx w15:paraId="65AFB185" w15:done="0"/>
  <w15:commentEx w15:paraId="41C197D2" w15:done="0"/>
  <w15:commentEx w15:paraId="3348CEAC" w15:done="0"/>
  <w15:commentEx w15:paraId="474195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616B09A" w16cex:dateUtc="2024-07-29T21:13:00Z"/>
  <w16cex:commentExtensible w16cex:durableId="48AAD9E0" w16cex:dateUtc="2024-07-29T21:17:00Z"/>
  <w16cex:commentExtensible w16cex:durableId="15F32E56" w16cex:dateUtc="2024-07-30T21:44:00Z"/>
  <w16cex:commentExtensible w16cex:durableId="76CDE4FC" w16cex:dateUtc="2024-07-29T21:33:00Z"/>
  <w16cex:commentExtensible w16cex:durableId="5FC9C92D" w16cex:dateUtc="2024-07-29T21:35:00Z"/>
  <w16cex:commentExtensible w16cex:durableId="63560B1D" w16cex:dateUtc="2024-07-29T21:42:00Z"/>
  <w16cex:commentExtensible w16cex:durableId="464BBAD1" w16cex:dateUtc="2024-07-29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F9687DC" w16cid:durableId="0616B09A"/>
  <w16cid:commentId w16cid:paraId="517B06B6" w16cid:durableId="48AAD9E0"/>
  <w16cid:commentId w16cid:paraId="2A967225" w16cid:durableId="15F32E56"/>
  <w16cid:commentId w16cid:paraId="65AFB185" w16cid:durableId="76CDE4FC"/>
  <w16cid:commentId w16cid:paraId="41C197D2" w16cid:durableId="5FC9C92D"/>
  <w16cid:commentId w16cid:paraId="3348CEAC" w16cid:durableId="63560B1D"/>
  <w16cid:commentId w16cid:paraId="4741955E" w16cid:durableId="464BBA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E057F3" w14:textId="77777777" w:rsidR="00F74CD5" w:rsidRDefault="00F74CD5" w:rsidP="00994067">
      <w:pPr>
        <w:spacing w:after="0"/>
      </w:pPr>
      <w:r>
        <w:separator/>
      </w:r>
    </w:p>
  </w:endnote>
  <w:endnote w:type="continuationSeparator" w:id="0">
    <w:p w14:paraId="6A39121B" w14:textId="77777777" w:rsidR="00F74CD5" w:rsidRDefault="00F74CD5" w:rsidP="00994067">
      <w:pPr>
        <w:spacing w:after="0"/>
      </w:pPr>
      <w:r>
        <w:continuationSeparator/>
      </w:r>
    </w:p>
  </w:endnote>
  <w:endnote w:type="continuationNotice" w:id="1">
    <w:p w14:paraId="6C5402F6" w14:textId="77777777" w:rsidR="00F74CD5" w:rsidRDefault="00F74CD5"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20B0604020202020204"/>
    <w:charset w:val="00"/>
    <w:family w:val="auto"/>
    <w:notTrueType/>
    <w:pitch w:val="variable"/>
    <w:sig w:usb0="E10002FF" w:usb1="5201E1EB" w:usb2="00000004" w:usb3="00000000" w:csb0="0000011F" w:csb1="00000000"/>
  </w:font>
  <w:font w:name="CMU Sans Serif Oblique">
    <w:altName w:val="Calibri"/>
    <w:panose1 w:val="020B0604020202020204"/>
    <w:charset w:val="00"/>
    <w:family w:val="auto"/>
    <w:notTrueType/>
    <w:pitch w:val="variable"/>
    <w:sig w:usb0="E10002FF" w:usb1="5201E9EB" w:usb2="00000004" w:usb3="00000000" w:csb0="0000011F" w:csb1="00000000"/>
  </w:font>
  <w:font w:name="CMU Sans Serif Medium">
    <w:altName w:val="Calibri"/>
    <w:panose1 w:val="020B0604020202020204"/>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66CA6" w14:textId="77777777" w:rsidR="00F74CD5" w:rsidRDefault="00F74CD5" w:rsidP="00994067">
      <w:pPr>
        <w:spacing w:after="0"/>
      </w:pPr>
      <w:r>
        <w:separator/>
      </w:r>
    </w:p>
  </w:footnote>
  <w:footnote w:type="continuationSeparator" w:id="0">
    <w:p w14:paraId="32785AC8" w14:textId="77777777" w:rsidR="00F74CD5" w:rsidRDefault="00F74CD5" w:rsidP="00994067">
      <w:pPr>
        <w:spacing w:after="0"/>
      </w:pPr>
      <w:r>
        <w:continuationSeparator/>
      </w:r>
    </w:p>
  </w:footnote>
  <w:footnote w:type="continuationNotice" w:id="1">
    <w:p w14:paraId="768E4503" w14:textId="77777777" w:rsidR="00F74CD5" w:rsidRDefault="00F74CD5"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Devitre">
    <w15:presenceInfo w15:providerId="AD" w15:userId="S::cdevitre@BERKELEY.EDU::283265fc-22ab-4a15-8a5d-5072c7bfb1df"/>
  </w15:person>
  <w15:person w15:author="Penny Wieser">
    <w15:presenceInfo w15:providerId="Windows Live" w15:userId="73708eac12f664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171B5"/>
    <w:rsid w:val="000232EB"/>
    <w:rsid w:val="000408DB"/>
    <w:rsid w:val="00040E63"/>
    <w:rsid w:val="00041AF6"/>
    <w:rsid w:val="00044509"/>
    <w:rsid w:val="00052664"/>
    <w:rsid w:val="0005683B"/>
    <w:rsid w:val="0005690A"/>
    <w:rsid w:val="00057959"/>
    <w:rsid w:val="000603F3"/>
    <w:rsid w:val="00060866"/>
    <w:rsid w:val="00062565"/>
    <w:rsid w:val="00063BDF"/>
    <w:rsid w:val="00067420"/>
    <w:rsid w:val="00073FA1"/>
    <w:rsid w:val="0007542C"/>
    <w:rsid w:val="00075F28"/>
    <w:rsid w:val="00081D3A"/>
    <w:rsid w:val="00082147"/>
    <w:rsid w:val="00083830"/>
    <w:rsid w:val="00086289"/>
    <w:rsid w:val="00092A2D"/>
    <w:rsid w:val="000A1B66"/>
    <w:rsid w:val="000A4F67"/>
    <w:rsid w:val="000A5485"/>
    <w:rsid w:val="000A72F1"/>
    <w:rsid w:val="000B4BC5"/>
    <w:rsid w:val="000C3A4E"/>
    <w:rsid w:val="000C3A9F"/>
    <w:rsid w:val="000C6941"/>
    <w:rsid w:val="000C7861"/>
    <w:rsid w:val="000D0714"/>
    <w:rsid w:val="000D1C6F"/>
    <w:rsid w:val="000D275B"/>
    <w:rsid w:val="000D38B3"/>
    <w:rsid w:val="000D3A0B"/>
    <w:rsid w:val="000D445D"/>
    <w:rsid w:val="000D5164"/>
    <w:rsid w:val="000F2257"/>
    <w:rsid w:val="000F5073"/>
    <w:rsid w:val="001002AA"/>
    <w:rsid w:val="001013FD"/>
    <w:rsid w:val="001016CA"/>
    <w:rsid w:val="001020C6"/>
    <w:rsid w:val="00106CE2"/>
    <w:rsid w:val="00111883"/>
    <w:rsid w:val="0011358D"/>
    <w:rsid w:val="001157FC"/>
    <w:rsid w:val="00117116"/>
    <w:rsid w:val="00120C08"/>
    <w:rsid w:val="00120DB8"/>
    <w:rsid w:val="001250BF"/>
    <w:rsid w:val="001251C0"/>
    <w:rsid w:val="00125FFE"/>
    <w:rsid w:val="001309DE"/>
    <w:rsid w:val="00131906"/>
    <w:rsid w:val="001341EC"/>
    <w:rsid w:val="00137235"/>
    <w:rsid w:val="00137DC1"/>
    <w:rsid w:val="001424F2"/>
    <w:rsid w:val="00161C13"/>
    <w:rsid w:val="00162A0B"/>
    <w:rsid w:val="001650FB"/>
    <w:rsid w:val="00175FC4"/>
    <w:rsid w:val="001778E8"/>
    <w:rsid w:val="00180315"/>
    <w:rsid w:val="00181EE7"/>
    <w:rsid w:val="00191FE2"/>
    <w:rsid w:val="001947A4"/>
    <w:rsid w:val="001A620D"/>
    <w:rsid w:val="001A77DE"/>
    <w:rsid w:val="001B3DE9"/>
    <w:rsid w:val="001B423C"/>
    <w:rsid w:val="001B4D6E"/>
    <w:rsid w:val="001B6088"/>
    <w:rsid w:val="001B6178"/>
    <w:rsid w:val="001C2E38"/>
    <w:rsid w:val="001C41A5"/>
    <w:rsid w:val="001C5EB9"/>
    <w:rsid w:val="001C6E83"/>
    <w:rsid w:val="001C7D86"/>
    <w:rsid w:val="001D1FC7"/>
    <w:rsid w:val="001D5794"/>
    <w:rsid w:val="001E52DD"/>
    <w:rsid w:val="001E7259"/>
    <w:rsid w:val="001F0866"/>
    <w:rsid w:val="001F2B9D"/>
    <w:rsid w:val="001F6599"/>
    <w:rsid w:val="001F7D93"/>
    <w:rsid w:val="0020057A"/>
    <w:rsid w:val="00200646"/>
    <w:rsid w:val="00203F92"/>
    <w:rsid w:val="00212BF6"/>
    <w:rsid w:val="00213471"/>
    <w:rsid w:val="002154F0"/>
    <w:rsid w:val="002155DB"/>
    <w:rsid w:val="002231FC"/>
    <w:rsid w:val="00232E26"/>
    <w:rsid w:val="0023305C"/>
    <w:rsid w:val="00237D05"/>
    <w:rsid w:val="0024665C"/>
    <w:rsid w:val="00247CCA"/>
    <w:rsid w:val="0025176B"/>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A16C9"/>
    <w:rsid w:val="002A2604"/>
    <w:rsid w:val="002A33CC"/>
    <w:rsid w:val="002B2B79"/>
    <w:rsid w:val="002B421A"/>
    <w:rsid w:val="002B5AAA"/>
    <w:rsid w:val="002C048D"/>
    <w:rsid w:val="002C3E68"/>
    <w:rsid w:val="002C5C51"/>
    <w:rsid w:val="002C6C16"/>
    <w:rsid w:val="002C7309"/>
    <w:rsid w:val="002D4EB5"/>
    <w:rsid w:val="002D7DCD"/>
    <w:rsid w:val="002E2DF3"/>
    <w:rsid w:val="002E4A6C"/>
    <w:rsid w:val="002E53CF"/>
    <w:rsid w:val="002E59E5"/>
    <w:rsid w:val="002F58CD"/>
    <w:rsid w:val="003113C7"/>
    <w:rsid w:val="003118C8"/>
    <w:rsid w:val="0031346E"/>
    <w:rsid w:val="00317324"/>
    <w:rsid w:val="0032054D"/>
    <w:rsid w:val="00322785"/>
    <w:rsid w:val="00327D8B"/>
    <w:rsid w:val="00330379"/>
    <w:rsid w:val="0033212A"/>
    <w:rsid w:val="00333F4D"/>
    <w:rsid w:val="00337566"/>
    <w:rsid w:val="0034411F"/>
    <w:rsid w:val="00360085"/>
    <w:rsid w:val="00364A58"/>
    <w:rsid w:val="00370ECC"/>
    <w:rsid w:val="0037496D"/>
    <w:rsid w:val="003766FB"/>
    <w:rsid w:val="003839AC"/>
    <w:rsid w:val="00385682"/>
    <w:rsid w:val="003A4FB4"/>
    <w:rsid w:val="003A691C"/>
    <w:rsid w:val="003A7845"/>
    <w:rsid w:val="003A7FB3"/>
    <w:rsid w:val="003B1F4E"/>
    <w:rsid w:val="003B3B11"/>
    <w:rsid w:val="003B6CBB"/>
    <w:rsid w:val="003C052B"/>
    <w:rsid w:val="003C3021"/>
    <w:rsid w:val="003C3F4B"/>
    <w:rsid w:val="003C7275"/>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96D84"/>
    <w:rsid w:val="00497552"/>
    <w:rsid w:val="004A0E7F"/>
    <w:rsid w:val="004A2B05"/>
    <w:rsid w:val="004A548F"/>
    <w:rsid w:val="004B135C"/>
    <w:rsid w:val="004B1600"/>
    <w:rsid w:val="004B2D56"/>
    <w:rsid w:val="004B4937"/>
    <w:rsid w:val="004C1475"/>
    <w:rsid w:val="004C4E25"/>
    <w:rsid w:val="004C5FD6"/>
    <w:rsid w:val="004D0F1A"/>
    <w:rsid w:val="004D31C2"/>
    <w:rsid w:val="004D4478"/>
    <w:rsid w:val="004D6E27"/>
    <w:rsid w:val="004E0FB2"/>
    <w:rsid w:val="004E38D9"/>
    <w:rsid w:val="004E4F8F"/>
    <w:rsid w:val="004E718A"/>
    <w:rsid w:val="004F2B3A"/>
    <w:rsid w:val="004F6954"/>
    <w:rsid w:val="00506614"/>
    <w:rsid w:val="0051233E"/>
    <w:rsid w:val="0051492B"/>
    <w:rsid w:val="00515FCF"/>
    <w:rsid w:val="00516909"/>
    <w:rsid w:val="005173FA"/>
    <w:rsid w:val="00521385"/>
    <w:rsid w:val="00523CCA"/>
    <w:rsid w:val="0052768A"/>
    <w:rsid w:val="005335D5"/>
    <w:rsid w:val="00534165"/>
    <w:rsid w:val="00535AAB"/>
    <w:rsid w:val="005368EE"/>
    <w:rsid w:val="0053750B"/>
    <w:rsid w:val="00540BA4"/>
    <w:rsid w:val="005429F8"/>
    <w:rsid w:val="0055217B"/>
    <w:rsid w:val="00553065"/>
    <w:rsid w:val="00564213"/>
    <w:rsid w:val="00574C90"/>
    <w:rsid w:val="005810E1"/>
    <w:rsid w:val="00592698"/>
    <w:rsid w:val="0059301C"/>
    <w:rsid w:val="005A4F32"/>
    <w:rsid w:val="005A6499"/>
    <w:rsid w:val="005A7065"/>
    <w:rsid w:val="005A78D5"/>
    <w:rsid w:val="005B0ABA"/>
    <w:rsid w:val="005B3CDF"/>
    <w:rsid w:val="005B6BC3"/>
    <w:rsid w:val="005C2714"/>
    <w:rsid w:val="005C2E7F"/>
    <w:rsid w:val="005C3374"/>
    <w:rsid w:val="005C36C5"/>
    <w:rsid w:val="005C6221"/>
    <w:rsid w:val="005C7789"/>
    <w:rsid w:val="005D2B24"/>
    <w:rsid w:val="005D60B7"/>
    <w:rsid w:val="005D7129"/>
    <w:rsid w:val="005E4F56"/>
    <w:rsid w:val="005F058C"/>
    <w:rsid w:val="005F7351"/>
    <w:rsid w:val="00606498"/>
    <w:rsid w:val="006065D5"/>
    <w:rsid w:val="00610C65"/>
    <w:rsid w:val="006116E9"/>
    <w:rsid w:val="00612DF3"/>
    <w:rsid w:val="00615BCC"/>
    <w:rsid w:val="0061717B"/>
    <w:rsid w:val="0062185F"/>
    <w:rsid w:val="00630D31"/>
    <w:rsid w:val="0063102C"/>
    <w:rsid w:val="006318B4"/>
    <w:rsid w:val="006326D7"/>
    <w:rsid w:val="00632C29"/>
    <w:rsid w:val="006351D7"/>
    <w:rsid w:val="00641228"/>
    <w:rsid w:val="006414EC"/>
    <w:rsid w:val="00647B41"/>
    <w:rsid w:val="006507A8"/>
    <w:rsid w:val="00652AB8"/>
    <w:rsid w:val="00664C4A"/>
    <w:rsid w:val="00664D0B"/>
    <w:rsid w:val="006703E1"/>
    <w:rsid w:val="00670F05"/>
    <w:rsid w:val="00671CAA"/>
    <w:rsid w:val="006768E8"/>
    <w:rsid w:val="00682F1A"/>
    <w:rsid w:val="006877AF"/>
    <w:rsid w:val="006A0005"/>
    <w:rsid w:val="006A0B22"/>
    <w:rsid w:val="006A5C07"/>
    <w:rsid w:val="006A653F"/>
    <w:rsid w:val="006B7731"/>
    <w:rsid w:val="006C5F23"/>
    <w:rsid w:val="006D0C96"/>
    <w:rsid w:val="006D13F8"/>
    <w:rsid w:val="006E3EF1"/>
    <w:rsid w:val="006E4C32"/>
    <w:rsid w:val="006F058A"/>
    <w:rsid w:val="006F21F2"/>
    <w:rsid w:val="00700145"/>
    <w:rsid w:val="0070537F"/>
    <w:rsid w:val="0070786D"/>
    <w:rsid w:val="00710CB8"/>
    <w:rsid w:val="00713AFA"/>
    <w:rsid w:val="0071782A"/>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5738"/>
    <w:rsid w:val="007868A9"/>
    <w:rsid w:val="00796A7F"/>
    <w:rsid w:val="007B1644"/>
    <w:rsid w:val="007B3D0B"/>
    <w:rsid w:val="007B41E1"/>
    <w:rsid w:val="007B7F95"/>
    <w:rsid w:val="007C12C8"/>
    <w:rsid w:val="007C2DC1"/>
    <w:rsid w:val="007C368E"/>
    <w:rsid w:val="007C3D94"/>
    <w:rsid w:val="007C4BB5"/>
    <w:rsid w:val="007C5202"/>
    <w:rsid w:val="007C554B"/>
    <w:rsid w:val="007C7916"/>
    <w:rsid w:val="007D1BB7"/>
    <w:rsid w:val="007D29B0"/>
    <w:rsid w:val="007E2623"/>
    <w:rsid w:val="007F01BF"/>
    <w:rsid w:val="007F4181"/>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4561"/>
    <w:rsid w:val="00836328"/>
    <w:rsid w:val="008371A3"/>
    <w:rsid w:val="008441A5"/>
    <w:rsid w:val="008529A0"/>
    <w:rsid w:val="00854525"/>
    <w:rsid w:val="00855006"/>
    <w:rsid w:val="0088317F"/>
    <w:rsid w:val="0088520B"/>
    <w:rsid w:val="00886BA8"/>
    <w:rsid w:val="008970D7"/>
    <w:rsid w:val="008A4F05"/>
    <w:rsid w:val="008A794E"/>
    <w:rsid w:val="008B0FF8"/>
    <w:rsid w:val="008B1909"/>
    <w:rsid w:val="008B3885"/>
    <w:rsid w:val="008B661B"/>
    <w:rsid w:val="008B719F"/>
    <w:rsid w:val="008C0004"/>
    <w:rsid w:val="008C23F8"/>
    <w:rsid w:val="008D3BCA"/>
    <w:rsid w:val="008D5612"/>
    <w:rsid w:val="008D646B"/>
    <w:rsid w:val="008D72A1"/>
    <w:rsid w:val="008E213F"/>
    <w:rsid w:val="008E3110"/>
    <w:rsid w:val="008E4946"/>
    <w:rsid w:val="008E6DB8"/>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25CC5"/>
    <w:rsid w:val="00932F15"/>
    <w:rsid w:val="00941C8A"/>
    <w:rsid w:val="00943440"/>
    <w:rsid w:val="00953BDE"/>
    <w:rsid w:val="00955FDC"/>
    <w:rsid w:val="00956A34"/>
    <w:rsid w:val="00967729"/>
    <w:rsid w:val="00972CB8"/>
    <w:rsid w:val="00975D22"/>
    <w:rsid w:val="0097696E"/>
    <w:rsid w:val="00980C22"/>
    <w:rsid w:val="009852A9"/>
    <w:rsid w:val="00991B36"/>
    <w:rsid w:val="00993E8B"/>
    <w:rsid w:val="00994067"/>
    <w:rsid w:val="009A1085"/>
    <w:rsid w:val="009B07B9"/>
    <w:rsid w:val="009B31BB"/>
    <w:rsid w:val="009B32AB"/>
    <w:rsid w:val="009B406F"/>
    <w:rsid w:val="009B5206"/>
    <w:rsid w:val="009B79BB"/>
    <w:rsid w:val="009C39CC"/>
    <w:rsid w:val="009C5427"/>
    <w:rsid w:val="009C7BC0"/>
    <w:rsid w:val="009D18CB"/>
    <w:rsid w:val="009D21DF"/>
    <w:rsid w:val="009D38E2"/>
    <w:rsid w:val="009D5D50"/>
    <w:rsid w:val="009D687C"/>
    <w:rsid w:val="009F2612"/>
    <w:rsid w:val="009F2C0A"/>
    <w:rsid w:val="009F5A78"/>
    <w:rsid w:val="00A036AC"/>
    <w:rsid w:val="00A0391C"/>
    <w:rsid w:val="00A04CFA"/>
    <w:rsid w:val="00A1401C"/>
    <w:rsid w:val="00A14BF9"/>
    <w:rsid w:val="00A33668"/>
    <w:rsid w:val="00A378AE"/>
    <w:rsid w:val="00A415F1"/>
    <w:rsid w:val="00A43272"/>
    <w:rsid w:val="00A4399C"/>
    <w:rsid w:val="00A444A5"/>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183D"/>
    <w:rsid w:val="00A9207E"/>
    <w:rsid w:val="00AA17DA"/>
    <w:rsid w:val="00AA1B2D"/>
    <w:rsid w:val="00AA1D13"/>
    <w:rsid w:val="00AA24FB"/>
    <w:rsid w:val="00AA6B5A"/>
    <w:rsid w:val="00AB1B04"/>
    <w:rsid w:val="00AB24ED"/>
    <w:rsid w:val="00AB5169"/>
    <w:rsid w:val="00AB670A"/>
    <w:rsid w:val="00AC10DA"/>
    <w:rsid w:val="00AC2608"/>
    <w:rsid w:val="00AC2EB6"/>
    <w:rsid w:val="00AC5826"/>
    <w:rsid w:val="00AD29CC"/>
    <w:rsid w:val="00AD2FF7"/>
    <w:rsid w:val="00AD4557"/>
    <w:rsid w:val="00AD4C4D"/>
    <w:rsid w:val="00AD55A6"/>
    <w:rsid w:val="00AE13C0"/>
    <w:rsid w:val="00AE4157"/>
    <w:rsid w:val="00AE584A"/>
    <w:rsid w:val="00AE69C7"/>
    <w:rsid w:val="00AF49C3"/>
    <w:rsid w:val="00AF613A"/>
    <w:rsid w:val="00B008D0"/>
    <w:rsid w:val="00B0227F"/>
    <w:rsid w:val="00B044B8"/>
    <w:rsid w:val="00B05285"/>
    <w:rsid w:val="00B12C63"/>
    <w:rsid w:val="00B147ED"/>
    <w:rsid w:val="00B23122"/>
    <w:rsid w:val="00B26620"/>
    <w:rsid w:val="00B26667"/>
    <w:rsid w:val="00B306D9"/>
    <w:rsid w:val="00B36FFC"/>
    <w:rsid w:val="00B4015F"/>
    <w:rsid w:val="00B40641"/>
    <w:rsid w:val="00B417B3"/>
    <w:rsid w:val="00B510BD"/>
    <w:rsid w:val="00B51C85"/>
    <w:rsid w:val="00B523D0"/>
    <w:rsid w:val="00B55169"/>
    <w:rsid w:val="00B55302"/>
    <w:rsid w:val="00B5719D"/>
    <w:rsid w:val="00B60F9C"/>
    <w:rsid w:val="00B61F07"/>
    <w:rsid w:val="00B637F0"/>
    <w:rsid w:val="00B67F2B"/>
    <w:rsid w:val="00B705BC"/>
    <w:rsid w:val="00B75342"/>
    <w:rsid w:val="00B75C42"/>
    <w:rsid w:val="00B77B9A"/>
    <w:rsid w:val="00B77F6E"/>
    <w:rsid w:val="00B81747"/>
    <w:rsid w:val="00B90F91"/>
    <w:rsid w:val="00B9135F"/>
    <w:rsid w:val="00B91399"/>
    <w:rsid w:val="00B9147E"/>
    <w:rsid w:val="00B94A58"/>
    <w:rsid w:val="00B94FD3"/>
    <w:rsid w:val="00BA7C44"/>
    <w:rsid w:val="00BB6B27"/>
    <w:rsid w:val="00BC2EE6"/>
    <w:rsid w:val="00BD0523"/>
    <w:rsid w:val="00BD3C83"/>
    <w:rsid w:val="00BD52C9"/>
    <w:rsid w:val="00BE014B"/>
    <w:rsid w:val="00BE54B8"/>
    <w:rsid w:val="00BF4E51"/>
    <w:rsid w:val="00C00F80"/>
    <w:rsid w:val="00C014AE"/>
    <w:rsid w:val="00C10E88"/>
    <w:rsid w:val="00C14844"/>
    <w:rsid w:val="00C14B33"/>
    <w:rsid w:val="00C1589F"/>
    <w:rsid w:val="00C172BD"/>
    <w:rsid w:val="00C17EA8"/>
    <w:rsid w:val="00C23ED8"/>
    <w:rsid w:val="00C25238"/>
    <w:rsid w:val="00C26311"/>
    <w:rsid w:val="00C2736D"/>
    <w:rsid w:val="00C3296A"/>
    <w:rsid w:val="00C35812"/>
    <w:rsid w:val="00C4025C"/>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A026A"/>
    <w:rsid w:val="00CA086D"/>
    <w:rsid w:val="00CA1DC0"/>
    <w:rsid w:val="00CA2A96"/>
    <w:rsid w:val="00CA2BA0"/>
    <w:rsid w:val="00CB0B11"/>
    <w:rsid w:val="00CB1639"/>
    <w:rsid w:val="00CB227C"/>
    <w:rsid w:val="00CB6366"/>
    <w:rsid w:val="00CC2044"/>
    <w:rsid w:val="00CC3317"/>
    <w:rsid w:val="00CC4A2F"/>
    <w:rsid w:val="00CC51D0"/>
    <w:rsid w:val="00CC5C5C"/>
    <w:rsid w:val="00CD0165"/>
    <w:rsid w:val="00CD3588"/>
    <w:rsid w:val="00CD601B"/>
    <w:rsid w:val="00CE6ED6"/>
    <w:rsid w:val="00CF3490"/>
    <w:rsid w:val="00CF5D02"/>
    <w:rsid w:val="00CF7054"/>
    <w:rsid w:val="00D02603"/>
    <w:rsid w:val="00D02C7A"/>
    <w:rsid w:val="00D03A3B"/>
    <w:rsid w:val="00D04671"/>
    <w:rsid w:val="00D058B2"/>
    <w:rsid w:val="00D1088C"/>
    <w:rsid w:val="00D121E2"/>
    <w:rsid w:val="00D12D89"/>
    <w:rsid w:val="00D15F76"/>
    <w:rsid w:val="00D1752A"/>
    <w:rsid w:val="00D24DCF"/>
    <w:rsid w:val="00D27422"/>
    <w:rsid w:val="00D27845"/>
    <w:rsid w:val="00D32207"/>
    <w:rsid w:val="00D40CE0"/>
    <w:rsid w:val="00D424AE"/>
    <w:rsid w:val="00D45163"/>
    <w:rsid w:val="00D45645"/>
    <w:rsid w:val="00D45E10"/>
    <w:rsid w:val="00D60E28"/>
    <w:rsid w:val="00D61029"/>
    <w:rsid w:val="00D621E5"/>
    <w:rsid w:val="00D62B14"/>
    <w:rsid w:val="00D73E6C"/>
    <w:rsid w:val="00D829DE"/>
    <w:rsid w:val="00D82AF0"/>
    <w:rsid w:val="00D8740B"/>
    <w:rsid w:val="00D91247"/>
    <w:rsid w:val="00DA3D1A"/>
    <w:rsid w:val="00DA43C3"/>
    <w:rsid w:val="00DA6848"/>
    <w:rsid w:val="00DB4E53"/>
    <w:rsid w:val="00DB5B51"/>
    <w:rsid w:val="00DC0708"/>
    <w:rsid w:val="00DC2603"/>
    <w:rsid w:val="00DD43FF"/>
    <w:rsid w:val="00DD5FEC"/>
    <w:rsid w:val="00DE43A1"/>
    <w:rsid w:val="00DE47D0"/>
    <w:rsid w:val="00DE4F3B"/>
    <w:rsid w:val="00DE69FA"/>
    <w:rsid w:val="00DF12E1"/>
    <w:rsid w:val="00DF31EB"/>
    <w:rsid w:val="00DF41C2"/>
    <w:rsid w:val="00E00339"/>
    <w:rsid w:val="00E03454"/>
    <w:rsid w:val="00E03565"/>
    <w:rsid w:val="00E03812"/>
    <w:rsid w:val="00E04D85"/>
    <w:rsid w:val="00E10734"/>
    <w:rsid w:val="00E13411"/>
    <w:rsid w:val="00E142A8"/>
    <w:rsid w:val="00E16157"/>
    <w:rsid w:val="00E20E57"/>
    <w:rsid w:val="00E26FB3"/>
    <w:rsid w:val="00E27685"/>
    <w:rsid w:val="00E32451"/>
    <w:rsid w:val="00E33985"/>
    <w:rsid w:val="00E430E2"/>
    <w:rsid w:val="00E50437"/>
    <w:rsid w:val="00E50780"/>
    <w:rsid w:val="00E50F59"/>
    <w:rsid w:val="00E51DA0"/>
    <w:rsid w:val="00E52B52"/>
    <w:rsid w:val="00E558AA"/>
    <w:rsid w:val="00E55B2C"/>
    <w:rsid w:val="00E56B89"/>
    <w:rsid w:val="00E56FD9"/>
    <w:rsid w:val="00E6133D"/>
    <w:rsid w:val="00E66EFE"/>
    <w:rsid w:val="00E67341"/>
    <w:rsid w:val="00E771AB"/>
    <w:rsid w:val="00E81ADE"/>
    <w:rsid w:val="00E87181"/>
    <w:rsid w:val="00E92967"/>
    <w:rsid w:val="00E92B49"/>
    <w:rsid w:val="00E9324F"/>
    <w:rsid w:val="00E93F88"/>
    <w:rsid w:val="00E95B58"/>
    <w:rsid w:val="00E95F7F"/>
    <w:rsid w:val="00EA06E0"/>
    <w:rsid w:val="00EA6185"/>
    <w:rsid w:val="00EA7214"/>
    <w:rsid w:val="00EB0345"/>
    <w:rsid w:val="00EB435C"/>
    <w:rsid w:val="00EC3592"/>
    <w:rsid w:val="00EC39DE"/>
    <w:rsid w:val="00EC6F4E"/>
    <w:rsid w:val="00ED6B96"/>
    <w:rsid w:val="00ED7051"/>
    <w:rsid w:val="00EE58C0"/>
    <w:rsid w:val="00EE7A65"/>
    <w:rsid w:val="00EF4B2A"/>
    <w:rsid w:val="00EF798A"/>
    <w:rsid w:val="00F05B14"/>
    <w:rsid w:val="00F06349"/>
    <w:rsid w:val="00F07215"/>
    <w:rsid w:val="00F11859"/>
    <w:rsid w:val="00F1254E"/>
    <w:rsid w:val="00F12B84"/>
    <w:rsid w:val="00F17DC0"/>
    <w:rsid w:val="00F20111"/>
    <w:rsid w:val="00F24BA3"/>
    <w:rsid w:val="00F27EEF"/>
    <w:rsid w:val="00F3431D"/>
    <w:rsid w:val="00F35903"/>
    <w:rsid w:val="00F40451"/>
    <w:rsid w:val="00F40EC7"/>
    <w:rsid w:val="00F46E5A"/>
    <w:rsid w:val="00F4786E"/>
    <w:rsid w:val="00F5258E"/>
    <w:rsid w:val="00F52D76"/>
    <w:rsid w:val="00F54FB3"/>
    <w:rsid w:val="00F6045B"/>
    <w:rsid w:val="00F643E7"/>
    <w:rsid w:val="00F64800"/>
    <w:rsid w:val="00F649EE"/>
    <w:rsid w:val="00F74CD5"/>
    <w:rsid w:val="00F76BF7"/>
    <w:rsid w:val="00F7760D"/>
    <w:rsid w:val="00F83499"/>
    <w:rsid w:val="00F93D60"/>
    <w:rsid w:val="00F9705D"/>
    <w:rsid w:val="00FA028E"/>
    <w:rsid w:val="00FA0C23"/>
    <w:rsid w:val="00FB4E68"/>
    <w:rsid w:val="00FC2C38"/>
    <w:rsid w:val="00FC38D7"/>
    <w:rsid w:val="00FC5645"/>
    <w:rsid w:val="00FC6DBA"/>
    <w:rsid w:val="00FC6FCD"/>
    <w:rsid w:val="00FD3331"/>
    <w:rsid w:val="00FD4268"/>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github.com/cljdevitre/2023_Kilauea-rapid-response-simu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image" Target="https://www.electrochem.org/wp-content/uploads/2017/11/ORCID-icon.pn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198</TotalTime>
  <Pages>27</Pages>
  <Words>55895</Words>
  <Characters>318607</Characters>
  <Application>Microsoft Office Word</Application>
  <DocSecurity>0</DocSecurity>
  <Lines>2655</Lines>
  <Paragraphs>747</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373755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5</cp:revision>
  <cp:lastPrinted>2016-02-01T07:21:00Z</cp:lastPrinted>
  <dcterms:created xsi:type="dcterms:W3CDTF">2024-07-29T21:08:00Z</dcterms:created>
  <dcterms:modified xsi:type="dcterms:W3CDTF">2024-07-31T00:02:00Z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id="OQjauoEz"/&gt;&lt;style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