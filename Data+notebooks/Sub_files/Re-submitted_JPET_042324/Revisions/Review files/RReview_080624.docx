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DeVitre,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w:t>
      </w:r>
      <w:proofErr w:type="spellStart"/>
      <w:r>
        <w:rPr>
          <w:rFonts w:ascii="Segoe UI" w:hAnsi="Segoe UI" w:cs="Segoe UI"/>
          <w:color w:val="242424"/>
          <w:sz w:val="23"/>
          <w:szCs w:val="23"/>
          <w:shd w:val="clear" w:color="auto" w:fill="FFFFFF"/>
        </w:rPr>
        <w:t>Deligne</w:t>
      </w:r>
      <w:proofErr w:type="spellEnd"/>
      <w:r>
        <w:rPr>
          <w:rFonts w:ascii="Segoe UI" w:hAnsi="Segoe UI" w:cs="Segoe UI"/>
          <w:color w:val="242424"/>
          <w:sz w:val="23"/>
          <w:szCs w:val="23"/>
          <w:shd w:val="clear" w:color="auto" w:fill="FFFFFF"/>
        </w:rPr>
        <w:t xml:space="preserv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2CCEEF30"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w:t>
      </w:r>
      <w:r w:rsidR="0019556C">
        <w:rPr>
          <w:rFonts w:ascii="Segoe UI" w:hAnsi="Segoe UI" w:cs="Segoe UI"/>
          <w:color w:val="45B0E1" w:themeColor="accent1" w:themeTint="99"/>
          <w:sz w:val="23"/>
          <w:szCs w:val="23"/>
          <w:shd w:val="clear" w:color="auto" w:fill="FFFFFF"/>
        </w:rPr>
        <w:t>three</w:t>
      </w:r>
      <w:r>
        <w:rPr>
          <w:rFonts w:ascii="Segoe UI" w:hAnsi="Segoe UI" w:cs="Segoe UI"/>
          <w:color w:val="45B0E1" w:themeColor="accent1" w:themeTint="99"/>
          <w:sz w:val="23"/>
          <w:szCs w:val="23"/>
          <w:shd w:val="clear" w:color="auto" w:fill="FFFFFF"/>
        </w:rPr>
        <w:t xml:space="preserve"> previous contributions (</w:t>
      </w:r>
      <w:proofErr w:type="spellStart"/>
      <w:r w:rsidR="0019556C">
        <w:rPr>
          <w:rFonts w:ascii="Segoe UI" w:hAnsi="Segoe UI" w:cs="Segoe UI"/>
          <w:color w:val="45B0E1" w:themeColor="accent1" w:themeTint="99"/>
          <w:sz w:val="23"/>
          <w:szCs w:val="23"/>
          <w:shd w:val="clear" w:color="auto" w:fill="FFFFFF"/>
        </w:rPr>
        <w:t>DeVitre</w:t>
      </w:r>
      <w:proofErr w:type="spellEnd"/>
      <w:r w:rsidR="0019556C">
        <w:rPr>
          <w:rFonts w:ascii="Segoe UI" w:hAnsi="Segoe UI" w:cs="Segoe UI"/>
          <w:color w:val="45B0E1" w:themeColor="accent1" w:themeTint="99"/>
          <w:sz w:val="23"/>
          <w:szCs w:val="23"/>
          <w:shd w:val="clear" w:color="auto" w:fill="FFFFFF"/>
        </w:rPr>
        <w:t xml:space="preserve"> et al. 2021,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19556C">
        <w:rPr>
          <w:rFonts w:ascii="Segoe UI" w:hAnsi="Segoe UI" w:cs="Segoe UI"/>
          <w:color w:val="45B0E1" w:themeColor="accent1" w:themeTint="99"/>
          <w:sz w:val="23"/>
          <w:szCs w:val="23"/>
          <w:shd w:val="clear" w:color="auto" w:fill="FFFFFF"/>
        </w:rPr>
        <w:t xml:space="preserve">In this contribution, we developed and optimized the workflow which allow for extremely fast results to be obtained (e.g. use of production lines, recommendations for speeding up various parts of the process). </w:t>
      </w:r>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154F8388" w14:textId="62ED4486" w:rsidR="00F06D94" w:rsidRPr="007432CB" w:rsidRDefault="00DE4B43" w:rsidP="00F06D94">
      <w:pPr>
        <w:jc w:val="both"/>
        <w:rPr>
          <w:rFonts w:ascii="Segoe UI" w:hAnsi="Segoe UI" w:cs="Segoe UI"/>
          <w:color w:val="156082" w:themeColor="accent1"/>
          <w:sz w:val="23"/>
          <w:szCs w:val="23"/>
          <w:lang w:val="en-GB"/>
        </w:rPr>
      </w:pPr>
      <w:r>
        <w:rPr>
          <w:rFonts w:ascii="Segoe UI" w:hAnsi="Segoe UI" w:cs="Segoe UI"/>
          <w:color w:val="156082" w:themeColor="accent1"/>
          <w:sz w:val="23"/>
          <w:szCs w:val="23"/>
        </w:rPr>
        <w:lastRenderedPageBreak/>
        <w:t>We agree with the reviewer and have changed the abstract to include more details on what concerns were addressed by this contribution. The abstract now reads as follows: “</w:t>
      </w:r>
      <w:bookmarkStart w:id="0" w:name="_Hlk164077167"/>
      <w:r w:rsidR="007432CB" w:rsidRPr="007432CB">
        <w:rPr>
          <w:rFonts w:ascii="Segoe UI" w:hAnsi="Segoe UI" w:cs="Segoe UI"/>
          <w:color w:val="156082" w:themeColor="accent1"/>
          <w:sz w:val="23"/>
          <w:szCs w:val="23"/>
          <w:lang w:val="en-GB"/>
        </w:rPr>
        <w:t>Rapid-response petrological monitoring is a major advance for volcano observatories</w:t>
      </w:r>
      <w:r w:rsidR="007432CB" w:rsidRPr="007432CB">
        <w:rPr>
          <w:rFonts w:ascii="Segoe UI" w:hAnsi="Segoe UI" w:cs="Segoe UI"/>
          <w:color w:val="156082" w:themeColor="accent1"/>
          <w:sz w:val="23"/>
          <w:szCs w:val="23"/>
          <w:lang w:val="en-GB"/>
        </w:rPr>
        <w:t>, allowing them</w:t>
      </w:r>
      <w:r w:rsidR="007432CB" w:rsidRPr="007432CB">
        <w:rPr>
          <w:rFonts w:ascii="Segoe UI" w:hAnsi="Segoe UI" w:cs="Segoe UI"/>
          <w:color w:val="156082" w:themeColor="accent1"/>
          <w:sz w:val="23"/>
          <w:szCs w:val="23"/>
          <w:lang w:val="en-GB"/>
        </w:rPr>
        <w:t xml:space="preserve"> to build and validate models of the plumbing systems that supply eruptions in near-real-time. The depth of magma storage has recently been identified as high-priority information for volcanic observatories</w:t>
      </w:r>
      <w:r w:rsidR="007432CB" w:rsidRPr="007432CB">
        <w:rPr>
          <w:rFonts w:ascii="Segoe UI" w:hAnsi="Segoe UI" w:cs="Segoe UI"/>
          <w:color w:val="156082" w:themeColor="accent1"/>
          <w:sz w:val="23"/>
          <w:szCs w:val="23"/>
          <w:lang w:val="en-GB"/>
        </w:rPr>
        <w:t>, yet this information</w:t>
      </w:r>
      <w:r w:rsidR="007432CB" w:rsidRPr="007432CB">
        <w:rPr>
          <w:rFonts w:ascii="Segoe UI" w:hAnsi="Segoe UI" w:cs="Segoe UI"/>
          <w:color w:val="156082" w:themeColor="accent1"/>
          <w:sz w:val="23"/>
          <w:szCs w:val="23"/>
          <w:lang w:val="en-GB"/>
        </w:rPr>
        <w:t xml:space="preserve"> is not currently obtainable </w:t>
      </w:r>
      <w:r w:rsidR="007432CB" w:rsidRPr="007432CB">
        <w:rPr>
          <w:rFonts w:ascii="Segoe UI" w:hAnsi="Segoe UI" w:cs="Segoe UI"/>
          <w:color w:val="156082" w:themeColor="accent1"/>
          <w:sz w:val="23"/>
          <w:szCs w:val="23"/>
          <w:lang w:val="en-GB"/>
        </w:rPr>
        <w:t xml:space="preserve">via petrological monitoring methods </w:t>
      </w:r>
      <w:r w:rsidR="007432CB" w:rsidRPr="007432CB">
        <w:rPr>
          <w:rFonts w:ascii="Segoe UI" w:hAnsi="Segoe UI" w:cs="Segoe UI"/>
          <w:color w:val="156082" w:themeColor="accent1"/>
          <w:sz w:val="23"/>
          <w:szCs w:val="23"/>
          <w:lang w:val="en-GB"/>
        </w:rPr>
        <w:t xml:space="preserve">on timescales relevant to eruption response. </w:t>
      </w:r>
      <w:r w:rsidR="007432CB" w:rsidRPr="007432CB">
        <w:rPr>
          <w:rFonts w:ascii="Segoe UI" w:hAnsi="Segoe UI" w:cs="Segoe UI"/>
          <w:color w:val="156082" w:themeColor="accent1"/>
          <w:sz w:val="23"/>
          <w:szCs w:val="23"/>
          <w:lang w:val="en-GB"/>
        </w:rPr>
        <w:t xml:space="preserve">Fluid inclusion barometry (using micro-thermometry or Raman spectroscopy) is a well-established petrological method to estimate magma storage depths and has been proposed to have potential as a rapid-response monitoring tool, although this has not been formally demonstrated. </w:t>
      </w:r>
      <w:r w:rsidR="007432CB" w:rsidRPr="007432CB">
        <w:rPr>
          <w:rFonts w:ascii="Segoe UI" w:hAnsi="Segoe UI" w:cs="Segoe UI"/>
          <w:color w:val="156082" w:themeColor="accent1"/>
          <w:sz w:val="23"/>
          <w:szCs w:val="23"/>
          <w:lang w:val="en-GB"/>
        </w:rPr>
        <w:t>To address this deficiency, we performed a</w:t>
      </w:r>
      <w:r w:rsidR="007432CB" w:rsidRPr="007432CB">
        <w:rPr>
          <w:rFonts w:ascii="Segoe UI" w:hAnsi="Segoe UI" w:cs="Segoe UI"/>
          <w:color w:val="156082" w:themeColor="accent1"/>
          <w:sz w:val="23"/>
          <w:szCs w:val="23"/>
          <w:lang w:val="en-GB"/>
        </w:rPr>
        <w:t xml:space="preserve"> near-real-time</w:t>
      </w:r>
      <w:r w:rsidR="007432CB" w:rsidRPr="007432CB">
        <w:rPr>
          <w:rFonts w:ascii="Segoe UI" w:hAnsi="Segoe UI" w:cs="Segoe UI"/>
          <w:color w:val="156082" w:themeColor="accent1"/>
          <w:sz w:val="23"/>
          <w:szCs w:val="23"/>
          <w:lang w:val="en-GB"/>
        </w:rPr>
        <w:t xml:space="preserve"> rapid-response simulation for the September 2023 eruption of Kīlauea. We show that Raman-based fluid</w:t>
      </w:r>
      <w:r w:rsidR="007432CB" w:rsidRPr="007432CB">
        <w:rPr>
          <w:rFonts w:ascii="Segoe UI" w:hAnsi="Segoe UI" w:cs="Segoe UI"/>
          <w:color w:val="156082" w:themeColor="accent1"/>
          <w:sz w:val="23"/>
          <w:szCs w:val="23"/>
          <w:lang w:val="en-GB"/>
        </w:rPr>
        <w:t xml:space="preserve"> </w:t>
      </w:r>
      <w:r w:rsidR="007432CB" w:rsidRPr="007432CB">
        <w:rPr>
          <w:rFonts w:ascii="Segoe UI" w:hAnsi="Segoe UI" w:cs="Segoe UI"/>
          <w:color w:val="156082" w:themeColor="accent1"/>
          <w:sz w:val="23"/>
          <w:szCs w:val="23"/>
          <w:lang w:val="en-GB"/>
        </w:rPr>
        <w:t xml:space="preserve">inclusion barometry can robustly determine reservoir depths within a day of receiving samples - a transformative timescale </w:t>
      </w:r>
      <w:r w:rsidR="007432CB" w:rsidRPr="007432CB">
        <w:rPr>
          <w:rFonts w:ascii="Segoe UI" w:hAnsi="Segoe UI" w:cs="Segoe UI"/>
          <w:color w:val="156082" w:themeColor="accent1"/>
          <w:sz w:val="23"/>
          <w:szCs w:val="23"/>
          <w:lang w:val="en-GB"/>
        </w:rPr>
        <w:t xml:space="preserve">that has not previously been achieved by petrological methods. Fluid inclusion barometry using </w:t>
      </w:r>
      <w:proofErr w:type="spellStart"/>
      <w:r w:rsidR="007432CB" w:rsidRPr="007432CB">
        <w:rPr>
          <w:rFonts w:ascii="Segoe UI" w:hAnsi="Segoe UI" w:cs="Segoe UI"/>
          <w:color w:val="156082" w:themeColor="accent1"/>
          <w:sz w:val="23"/>
          <w:szCs w:val="23"/>
          <w:lang w:val="en-GB"/>
        </w:rPr>
        <w:t>microthermometric</w:t>
      </w:r>
      <w:proofErr w:type="spellEnd"/>
      <w:r w:rsidR="007432CB" w:rsidRPr="007432CB">
        <w:rPr>
          <w:rFonts w:ascii="Segoe UI" w:hAnsi="Segoe UI" w:cs="Segoe UI"/>
          <w:color w:val="156082" w:themeColor="accent1"/>
          <w:sz w:val="23"/>
          <w:szCs w:val="23"/>
          <w:lang w:val="en-GB"/>
        </w:rPr>
        <w:t xml:space="preserve"> techniques has typically been limited to systems with relatively deep magma storage (&gt;~ 0.4 g/cm</w:t>
      </w:r>
      <w:r w:rsidR="007432CB" w:rsidRPr="007432CB">
        <w:rPr>
          <w:rFonts w:ascii="Segoe UI" w:hAnsi="Segoe UI" w:cs="Segoe UI"/>
          <w:color w:val="156082" w:themeColor="accent1"/>
          <w:sz w:val="23"/>
          <w:szCs w:val="23"/>
          <w:vertAlign w:val="superscript"/>
          <w:lang w:val="en-GB"/>
        </w:rPr>
        <w:t>3</w:t>
      </w:r>
      <w:r w:rsidR="007432CB" w:rsidRPr="007432CB">
        <w:rPr>
          <w:rFonts w:ascii="Segoe UI" w:hAnsi="Segoe UI" w:cs="Segoe UI"/>
          <w:color w:val="156082" w:themeColor="accent1"/>
          <w:sz w:val="23"/>
          <w:szCs w:val="23"/>
          <w:lang w:val="en-GB"/>
        </w:rPr>
        <w:t xml:space="preserve"> or ~7 km) where measurements of CO</w:t>
      </w:r>
      <w:r w:rsidR="007432CB" w:rsidRPr="007432CB">
        <w:rPr>
          <w:rFonts w:ascii="Segoe UI" w:hAnsi="Segoe UI" w:cs="Segoe UI"/>
          <w:color w:val="156082" w:themeColor="accent1"/>
          <w:sz w:val="23"/>
          <w:szCs w:val="23"/>
          <w:vertAlign w:val="subscript"/>
          <w:lang w:val="en-GB"/>
        </w:rPr>
        <w:t xml:space="preserve">2 </w:t>
      </w:r>
      <w:r w:rsidR="007432CB" w:rsidRPr="007432CB">
        <w:rPr>
          <w:rFonts w:ascii="Segoe UI" w:hAnsi="Segoe UI" w:cs="Segoe UI"/>
          <w:color w:val="156082" w:themeColor="accent1"/>
          <w:sz w:val="23"/>
          <w:szCs w:val="23"/>
          <w:lang w:val="en-GB"/>
        </w:rPr>
        <w:t>density are easy and accurate given that the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fluid homogenizes into the liquid phase. Improvements of the accuracy of Raman spectroscopy measurements of fluids with low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density over the past couple of decades has enabled measurements of fluid inclusions from shallower storage systems. However, one caveat of examining shallower systems is that the fraction of </w:t>
      </w:r>
      <w:r w:rsidR="007432CB" w:rsidRPr="007432CB">
        <w:rPr>
          <w:rFonts w:ascii="Segoe UI" w:hAnsi="Segoe UI" w:cs="Segoe UI"/>
          <w:bCs/>
          <w:color w:val="156082" w:themeColor="accent1"/>
          <w:sz w:val="23"/>
          <w:szCs w:val="23"/>
          <w:lang w:val="en-GB"/>
        </w:rPr>
        <w:t>H</w:t>
      </w:r>
      <w:r w:rsidR="007432CB" w:rsidRPr="007432CB">
        <w:rPr>
          <w:rFonts w:ascii="Segoe UI" w:hAnsi="Segoe UI" w:cs="Segoe UI"/>
          <w:bCs/>
          <w:color w:val="156082" w:themeColor="accent1"/>
          <w:sz w:val="23"/>
          <w:szCs w:val="23"/>
          <w:vertAlign w:val="subscript"/>
          <w:lang w:val="en-GB"/>
        </w:rPr>
        <w:t>2</w:t>
      </w:r>
      <w:r w:rsidR="007432CB" w:rsidRPr="007432CB">
        <w:rPr>
          <w:rFonts w:ascii="Segoe UI" w:hAnsi="Segoe UI" w:cs="Segoe UI"/>
          <w:bCs/>
          <w:color w:val="156082" w:themeColor="accent1"/>
          <w:sz w:val="23"/>
          <w:szCs w:val="23"/>
          <w:lang w:val="en-GB"/>
        </w:rPr>
        <w:t>O</w:t>
      </w:r>
      <w:r w:rsidR="007432CB" w:rsidRPr="007432CB">
        <w:rPr>
          <w:rFonts w:ascii="Segoe UI" w:hAnsi="Segoe UI" w:cs="Segoe UI"/>
          <w:color w:val="156082" w:themeColor="accent1"/>
          <w:sz w:val="23"/>
          <w:szCs w:val="23"/>
          <w:lang w:val="en-GB"/>
        </w:rPr>
        <w:t xml:space="preserve"> in the fluid may be too high to reliably convert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density to pressure. To test the global applicability of rapid response fluid inclusion barometry, we compiled a global melt inclusion dataset (&gt;4000 samples) for which we calculated fluid composition at the point of vapour saturation (X</w:t>
      </w:r>
      <w:r w:rsidR="007432CB" w:rsidRPr="007432CB">
        <w:rPr>
          <w:rFonts w:ascii="Segoe UI" w:hAnsi="Segoe UI" w:cs="Segoe UI"/>
          <w:bCs/>
          <w:color w:val="156082" w:themeColor="accent1"/>
          <w:sz w:val="23"/>
          <w:szCs w:val="23"/>
          <w:lang w:val="en-GB"/>
        </w:rPr>
        <w:t>H</w:t>
      </w:r>
      <w:r w:rsidR="007432CB" w:rsidRPr="007432CB">
        <w:rPr>
          <w:rFonts w:ascii="Segoe UI" w:hAnsi="Segoe UI" w:cs="Segoe UI"/>
          <w:bCs/>
          <w:color w:val="156082" w:themeColor="accent1"/>
          <w:sz w:val="23"/>
          <w:szCs w:val="23"/>
          <w:vertAlign w:val="subscript"/>
          <w:lang w:val="en-GB"/>
        </w:rPr>
        <w:t>2</w:t>
      </w:r>
      <w:r w:rsidR="007432CB" w:rsidRPr="007432CB">
        <w:rPr>
          <w:rFonts w:ascii="Segoe UI" w:hAnsi="Segoe UI" w:cs="Segoe UI"/>
          <w:bCs/>
          <w:color w:val="156082" w:themeColor="accent1"/>
          <w:sz w:val="23"/>
          <w:szCs w:val="23"/>
          <w:lang w:val="en-GB"/>
        </w:rPr>
        <w:t>O</w:t>
      </w:r>
      <w:r w:rsidR="007432CB" w:rsidRPr="007432CB">
        <w:rPr>
          <w:rFonts w:ascii="Segoe UI" w:hAnsi="Segoe UI" w:cs="Segoe UI"/>
          <w:color w:val="156082" w:themeColor="accent1"/>
          <w:sz w:val="23"/>
          <w:szCs w:val="23"/>
          <w:lang w:val="en-GB"/>
        </w:rPr>
        <w:t xml:space="preserve">). We show that fluid inclusions in crystal-hosts from mafic compositions (&lt;57 </w:t>
      </w:r>
      <w:proofErr w:type="spellStart"/>
      <w:r w:rsidR="007432CB" w:rsidRPr="007432CB">
        <w:rPr>
          <w:rFonts w:ascii="Segoe UI" w:hAnsi="Segoe UI" w:cs="Segoe UI"/>
          <w:color w:val="156082" w:themeColor="accent1"/>
          <w:sz w:val="23"/>
          <w:szCs w:val="23"/>
          <w:lang w:val="en-GB"/>
        </w:rPr>
        <w:t>wt</w:t>
      </w:r>
      <w:proofErr w:type="spellEnd"/>
      <w:r w:rsidR="007432CB" w:rsidRPr="007432CB">
        <w:rPr>
          <w:rFonts w:ascii="Segoe UI" w:hAnsi="Segoe UI" w:cs="Segoe UI"/>
          <w:color w:val="156082" w:themeColor="accent1"/>
          <w:sz w:val="23"/>
          <w:szCs w:val="23"/>
          <w:lang w:val="en-GB"/>
        </w:rPr>
        <w:t>% SiO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 likely representative of recharge magmas worldwide – may trap fluids with X</w:t>
      </w:r>
      <w:r w:rsidR="007432CB" w:rsidRPr="007432CB">
        <w:rPr>
          <w:rFonts w:ascii="Segoe UI" w:hAnsi="Segoe UI" w:cs="Segoe UI"/>
          <w:bCs/>
          <w:color w:val="156082" w:themeColor="accent1"/>
          <w:sz w:val="23"/>
          <w:szCs w:val="23"/>
          <w:lang w:val="en-GB"/>
        </w:rPr>
        <w:t>H</w:t>
      </w:r>
      <w:r w:rsidR="007432CB" w:rsidRPr="007432CB">
        <w:rPr>
          <w:rFonts w:ascii="Segoe UI" w:hAnsi="Segoe UI" w:cs="Segoe UI"/>
          <w:bCs/>
          <w:color w:val="156082" w:themeColor="accent1"/>
          <w:sz w:val="23"/>
          <w:szCs w:val="23"/>
          <w:vertAlign w:val="subscript"/>
          <w:lang w:val="en-GB"/>
        </w:rPr>
        <w:t>2</w:t>
      </w:r>
      <w:r w:rsidR="007432CB" w:rsidRPr="007432CB">
        <w:rPr>
          <w:rFonts w:ascii="Segoe UI" w:hAnsi="Segoe UI" w:cs="Segoe UI"/>
          <w:bCs/>
          <w:color w:val="156082" w:themeColor="accent1"/>
          <w:sz w:val="23"/>
          <w:szCs w:val="23"/>
          <w:lang w:val="en-GB"/>
        </w:rPr>
        <w:t>O</w:t>
      </w:r>
      <w:r w:rsidR="007432CB" w:rsidRPr="007432CB">
        <w:rPr>
          <w:rFonts w:ascii="Segoe UI" w:hAnsi="Segoe UI" w:cs="Segoe UI"/>
          <w:color w:val="156082" w:themeColor="accent1"/>
          <w:sz w:val="23"/>
          <w:szCs w:val="23"/>
          <w:lang w:val="en-GB"/>
        </w:rPr>
        <w:t xml:space="preserve"> low enough to make fluid inclusion barometry useful</w:t>
      </w:r>
      <w:r w:rsidR="007432CB" w:rsidRPr="007432CB">
        <w:rPr>
          <w:rFonts w:ascii="Segoe UI" w:hAnsi="Segoe UI" w:cs="Segoe UI"/>
          <w:color w:val="156082" w:themeColor="accent1"/>
          <w:sz w:val="23"/>
          <w:szCs w:val="23"/>
          <w:lang w:val="en-GB"/>
        </w:rPr>
        <w:t xml:space="preserve"> at many of the world’s most active and hazardous mafic volcanic systems (e.g. Iceland, Hawai’i, Galápagos, East African Rift, Réunion, Canary Islands, Azores, Cabo Verde)</w:t>
      </w:r>
      <w:proofErr w:type="gramStart"/>
      <w:r w:rsidR="007432CB" w:rsidRPr="007432CB">
        <w:rPr>
          <w:rFonts w:ascii="Segoe UI" w:hAnsi="Segoe UI" w:cs="Segoe UI"/>
          <w:color w:val="156082" w:themeColor="accent1"/>
          <w:sz w:val="23"/>
          <w:szCs w:val="23"/>
          <w:lang w:val="en-GB"/>
        </w:rPr>
        <w:t xml:space="preserve">. </w:t>
      </w:r>
      <w:bookmarkEnd w:id="0"/>
      <w:r w:rsidRPr="00F06D94">
        <w:rPr>
          <w:rFonts w:ascii="Segoe UI" w:hAnsi="Segoe UI" w:cs="Segoe UI"/>
          <w:b/>
          <w:bCs/>
          <w:color w:val="156082" w:themeColor="accent1"/>
          <w:sz w:val="23"/>
          <w:szCs w:val="23"/>
        </w:rPr>
        <w:t>”</w:t>
      </w:r>
      <w:proofErr w:type="gramEnd"/>
    </w:p>
    <w:p w14:paraId="350131C6" w14:textId="7F2D16A2" w:rsidR="00FF1408" w:rsidRDefault="002471A4" w:rsidP="00F06D94">
      <w:pPr>
        <w:jc w:val="both"/>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r>
        <w:rPr>
          <w:rFonts w:ascii="Segoe UI" w:hAnsi="Segoe UI" w:cs="Segoe UI"/>
          <w:color w:val="242424"/>
          <w:sz w:val="23"/>
          <w:szCs w:val="23"/>
        </w:rPr>
        <w:br/>
      </w:r>
      <w:r w:rsidR="00FF1408">
        <w:rPr>
          <w:rFonts w:ascii="Segoe UI" w:hAnsi="Segoe UI" w:cs="Segoe UI"/>
          <w:color w:val="156082" w:themeColor="accent1"/>
          <w:sz w:val="23"/>
          <w:szCs w:val="23"/>
        </w:rPr>
        <w:t xml:space="preserve">While it is true that </w:t>
      </w:r>
      <w:r w:rsidR="00FF1408" w:rsidRPr="00FF1408">
        <w:rPr>
          <w:rFonts w:ascii="Segoe UI" w:hAnsi="Segoe UI" w:cs="Segoe UI"/>
          <w:color w:val="156082" w:themeColor="accent1"/>
          <w:sz w:val="23"/>
          <w:szCs w:val="23"/>
        </w:rPr>
        <w:t xml:space="preserve">Re et al., (2021) </w:t>
      </w:r>
      <w:r w:rsidR="00FF1408">
        <w:rPr>
          <w:rFonts w:ascii="Segoe UI" w:hAnsi="Segoe UI" w:cs="Segoe UI"/>
          <w:color w:val="156082" w:themeColor="accent1"/>
          <w:sz w:val="23"/>
          <w:szCs w:val="23"/>
        </w:rPr>
        <w:t xml:space="preserve">do not report specific numbers, they do </w:t>
      </w:r>
      <w:r w:rsidR="00FF1408" w:rsidRPr="00FF1408">
        <w:rPr>
          <w:rFonts w:ascii="Segoe UI" w:hAnsi="Segoe UI" w:cs="Segoe UI"/>
          <w:color w:val="156082" w:themeColor="accent1"/>
          <w:sz w:val="23"/>
          <w:szCs w:val="23"/>
        </w:rPr>
        <w:t>report MI barometry as a slow method</w:t>
      </w:r>
      <w:r w:rsidR="00FF1408">
        <w:rPr>
          <w:rFonts w:ascii="Segoe UI" w:hAnsi="Segoe UI" w:cs="Segoe UI"/>
          <w:color w:val="156082" w:themeColor="accent1"/>
          <w:sz w:val="23"/>
          <w:szCs w:val="23"/>
        </w:rPr>
        <w:t xml:space="preserve"> (MI-</w:t>
      </w:r>
      <w:proofErr w:type="gramStart"/>
      <w:r w:rsidR="00FF1408">
        <w:rPr>
          <w:rFonts w:ascii="Segoe UI" w:hAnsi="Segoe UI" w:cs="Segoe UI"/>
          <w:color w:val="156082" w:themeColor="accent1"/>
          <w:sz w:val="23"/>
          <w:szCs w:val="23"/>
        </w:rPr>
        <w:t>volatiles;</w:t>
      </w:r>
      <w:proofErr w:type="gramEnd"/>
      <w:r w:rsidR="00FF1408">
        <w:rPr>
          <w:rFonts w:ascii="Segoe UI" w:hAnsi="Segoe UI" w:cs="Segoe UI"/>
          <w:color w:val="156082" w:themeColor="accent1"/>
          <w:sz w:val="23"/>
          <w:szCs w:val="23"/>
        </w:rPr>
        <w:t xml:space="preserve"> which implies barometric measurements using volatile solubility modelling).</w:t>
      </w:r>
      <w:r w:rsidR="0019556C">
        <w:rPr>
          <w:rFonts w:ascii="Segoe UI" w:hAnsi="Segoe UI" w:cs="Segoe UI"/>
          <w:color w:val="156082" w:themeColor="accent1"/>
          <w:sz w:val="23"/>
          <w:szCs w:val="23"/>
        </w:rPr>
        <w:t xml:space="preserve"> These timelines are from our own extensive experience as melt </w:t>
      </w:r>
      <w:proofErr w:type="spellStart"/>
      <w:r w:rsidR="0019556C">
        <w:rPr>
          <w:rFonts w:ascii="Segoe UI" w:hAnsi="Segoe UI" w:cs="Segoe UI"/>
          <w:color w:val="156082" w:themeColor="accent1"/>
          <w:sz w:val="23"/>
          <w:szCs w:val="23"/>
        </w:rPr>
        <w:t>inclusionists</w:t>
      </w:r>
      <w:proofErr w:type="spellEnd"/>
      <w:r w:rsidR="0019556C">
        <w:rPr>
          <w:rFonts w:ascii="Segoe UI" w:hAnsi="Segoe UI" w:cs="Segoe UI"/>
          <w:color w:val="156082" w:themeColor="accent1"/>
          <w:sz w:val="23"/>
          <w:szCs w:val="23"/>
        </w:rPr>
        <w:t>. DeVitre was part of a review of melt inclusion best practices</w:t>
      </w:r>
      <w:r w:rsidR="00F06D94">
        <w:rPr>
          <w:rFonts w:ascii="Segoe UI" w:hAnsi="Segoe UI" w:cs="Segoe UI"/>
          <w:color w:val="156082" w:themeColor="accent1"/>
          <w:sz w:val="23"/>
          <w:szCs w:val="23"/>
        </w:rPr>
        <w:t xml:space="preserve"> (Rose-Koga et al., 2021)</w:t>
      </w:r>
      <w:r w:rsidR="0019556C">
        <w:rPr>
          <w:rFonts w:ascii="Segoe UI" w:hAnsi="Segoe UI" w:cs="Segoe UI"/>
          <w:color w:val="156082" w:themeColor="accent1"/>
          <w:sz w:val="23"/>
          <w:szCs w:val="23"/>
        </w:rPr>
        <w:t xml:space="preserve"> and is well connected with the community and knows of no one who has performed results in less than a year. Her own recently published a melt inclusion paper in PNAS took </w:t>
      </w:r>
      <w:r w:rsidR="00F06D94">
        <w:rPr>
          <w:rFonts w:ascii="Segoe UI" w:hAnsi="Segoe UI" w:cs="Segoe UI"/>
          <w:color w:val="156082" w:themeColor="accent1"/>
          <w:sz w:val="23"/>
          <w:szCs w:val="23"/>
        </w:rPr>
        <w:t>2</w:t>
      </w:r>
      <w:r w:rsidR="0019556C">
        <w:rPr>
          <w:rFonts w:ascii="Segoe UI" w:hAnsi="Segoe UI" w:cs="Segoe UI"/>
          <w:color w:val="156082" w:themeColor="accent1"/>
          <w:sz w:val="23"/>
          <w:szCs w:val="23"/>
        </w:rPr>
        <w:t xml:space="preserve"> yea</w:t>
      </w:r>
      <w:r w:rsidR="00F06D94">
        <w:rPr>
          <w:rFonts w:ascii="Segoe UI" w:hAnsi="Segoe UI" w:cs="Segoe UI"/>
          <w:color w:val="156082" w:themeColor="accent1"/>
          <w:sz w:val="23"/>
          <w:szCs w:val="23"/>
        </w:rPr>
        <w:t>r</w:t>
      </w:r>
      <w:r w:rsidR="0019556C">
        <w:rPr>
          <w:rFonts w:ascii="Segoe UI" w:hAnsi="Segoe UI" w:cs="Segoe UI"/>
          <w:color w:val="156082" w:themeColor="accent1"/>
          <w:sz w:val="23"/>
          <w:szCs w:val="23"/>
        </w:rPr>
        <w:t>s</w:t>
      </w:r>
      <w:r w:rsidR="00F06D94">
        <w:rPr>
          <w:rFonts w:ascii="Segoe UI" w:hAnsi="Segoe UI" w:cs="Segoe UI"/>
          <w:color w:val="156082" w:themeColor="accent1"/>
          <w:sz w:val="23"/>
          <w:szCs w:val="23"/>
        </w:rPr>
        <w:t xml:space="preserve"> to finish</w:t>
      </w:r>
      <w:r w:rsidR="0019556C">
        <w:rPr>
          <w:rFonts w:ascii="Segoe UI" w:hAnsi="Segoe UI" w:cs="Segoe UI"/>
          <w:color w:val="156082" w:themeColor="accent1"/>
          <w:sz w:val="23"/>
          <w:szCs w:val="23"/>
        </w:rPr>
        <w:t xml:space="preserve">. Similarly, Wieser has been involved in 5 published melt inclusion studies (Wieser et al. 2021, 2022, Wong et al. 2023, Dayton et al. 2024, Van </w:t>
      </w:r>
      <w:proofErr w:type="spellStart"/>
      <w:r w:rsidR="0019556C">
        <w:rPr>
          <w:rFonts w:ascii="Segoe UI" w:hAnsi="Segoe UI" w:cs="Segoe UI"/>
          <w:color w:val="156082" w:themeColor="accent1"/>
          <w:sz w:val="23"/>
          <w:szCs w:val="23"/>
        </w:rPr>
        <w:t>Gevre</w:t>
      </w:r>
      <w:proofErr w:type="spellEnd"/>
      <w:r w:rsidR="0019556C">
        <w:rPr>
          <w:rFonts w:ascii="Segoe UI" w:hAnsi="Segoe UI" w:cs="Segoe UI"/>
          <w:color w:val="156082" w:themeColor="accent1"/>
          <w:sz w:val="23"/>
          <w:szCs w:val="23"/>
        </w:rPr>
        <w:t xml:space="preserve"> et al. 2024), none of which took less than a year. For example, for the two Kilauea papers, </w:t>
      </w:r>
      <w:proofErr w:type="spellStart"/>
      <w:r w:rsidR="0019556C">
        <w:rPr>
          <w:rFonts w:ascii="Segoe UI" w:hAnsi="Segoe UI" w:cs="Segoe UI"/>
          <w:color w:val="156082" w:themeColor="accent1"/>
          <w:sz w:val="23"/>
          <w:szCs w:val="23"/>
        </w:rPr>
        <w:t>Wieser</w:t>
      </w:r>
      <w:proofErr w:type="spellEnd"/>
      <w:r w:rsidR="0019556C">
        <w:rPr>
          <w:rFonts w:ascii="Segoe UI" w:hAnsi="Segoe UI" w:cs="Segoe UI"/>
          <w:color w:val="156082" w:themeColor="accent1"/>
          <w:sz w:val="23"/>
          <w:szCs w:val="23"/>
        </w:rPr>
        <w:t xml:space="preserve"> et al. 2021 was </w:t>
      </w:r>
      <w:r w:rsidR="0019556C">
        <w:rPr>
          <w:rFonts w:ascii="Segoe UI" w:hAnsi="Segoe UI" w:cs="Segoe UI"/>
          <w:color w:val="156082" w:themeColor="accent1"/>
          <w:sz w:val="23"/>
          <w:szCs w:val="23"/>
        </w:rPr>
        <w:lastRenderedPageBreak/>
        <w:t>submitted 7</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Aug,</w:t>
      </w:r>
      <w:proofErr w:type="gramEnd"/>
      <w:r w:rsidR="0019556C">
        <w:rPr>
          <w:rFonts w:ascii="Segoe UI" w:hAnsi="Segoe UI" w:cs="Segoe UI"/>
          <w:color w:val="156082" w:themeColor="accent1"/>
          <w:sz w:val="23"/>
          <w:szCs w:val="23"/>
        </w:rPr>
        <w:t xml:space="preserve"> 2020, despite samples being collected in Aug 2018. This was how long it took to perform Raman analyses, book and do SIMS time in 2 sessions (because SIMS time is hard to get), collect EPMA data afterwards, perform PEC corrections, and solubility modelling. Equally, Lerner et al. was submitted 8</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Oct,</w:t>
      </w:r>
      <w:proofErr w:type="gramEnd"/>
      <w:r w:rsidR="0019556C">
        <w:rPr>
          <w:rFonts w:ascii="Segoe UI" w:hAnsi="Segoe UI" w:cs="Segoe UI"/>
          <w:color w:val="156082" w:themeColor="accent1"/>
          <w:sz w:val="23"/>
          <w:szCs w:val="23"/>
        </w:rPr>
        <w:t xml:space="preserve"> 2020. These two groups were also in competition working on the same samples,</w:t>
      </w:r>
    </w:p>
    <w:p w14:paraId="68C852AD" w14:textId="0DBC7C5A" w:rsidR="00FF140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xml:space="preserve">, perhaps it could be done in a few weeks on a set of ~20 melt inclusions. But unlimited access to a SIMS </w:t>
      </w:r>
      <w:r w:rsidR="0019556C">
        <w:rPr>
          <w:rFonts w:ascii="Segoe UI" w:hAnsi="Segoe UI" w:cs="Segoe UI"/>
          <w:color w:val="156082" w:themeColor="accent1"/>
          <w:sz w:val="23"/>
          <w:szCs w:val="23"/>
        </w:rPr>
        <w:t xml:space="preserve">with suitable standards and </w:t>
      </w:r>
      <w:r w:rsidR="00F06D94">
        <w:rPr>
          <w:rFonts w:ascii="Segoe UI" w:hAnsi="Segoe UI" w:cs="Segoe UI"/>
          <w:color w:val="156082" w:themeColor="accent1"/>
          <w:sz w:val="23"/>
          <w:szCs w:val="23"/>
        </w:rPr>
        <w:t>well-defined</w:t>
      </w:r>
      <w:r w:rsidR="0019556C">
        <w:rPr>
          <w:rFonts w:ascii="Segoe UI" w:hAnsi="Segoe UI" w:cs="Segoe UI"/>
          <w:color w:val="156082" w:themeColor="accent1"/>
          <w:sz w:val="23"/>
          <w:szCs w:val="23"/>
        </w:rPr>
        <w:t xml:space="preserve"> workflows </w:t>
      </w:r>
      <w:r>
        <w:rPr>
          <w:rFonts w:ascii="Segoe UI" w:hAnsi="Segoe UI" w:cs="Segoe UI"/>
          <w:color w:val="156082" w:themeColor="accent1"/>
          <w:sz w:val="23"/>
          <w:szCs w:val="23"/>
        </w:rPr>
        <w:t>is highly unlikely</w:t>
      </w:r>
      <w:r w:rsidR="0019556C">
        <w:rPr>
          <w:rFonts w:ascii="Segoe UI" w:hAnsi="Segoe UI" w:cs="Segoe UI"/>
          <w:color w:val="156082" w:themeColor="accent1"/>
          <w:sz w:val="23"/>
          <w:szCs w:val="23"/>
        </w:rPr>
        <w:t xml:space="preserve"> outside of a very small number of i</w:t>
      </w:r>
      <w:r w:rsidR="002C1AC8">
        <w:rPr>
          <w:rFonts w:ascii="Segoe UI" w:hAnsi="Segoe UI" w:cs="Segoe UI"/>
          <w:color w:val="156082" w:themeColor="accent1"/>
          <w:sz w:val="23"/>
          <w:szCs w:val="23"/>
        </w:rPr>
        <w:t>nstitutions</w:t>
      </w:r>
      <w:r>
        <w:rPr>
          <w:rFonts w:ascii="Segoe UI" w:hAnsi="Segoe UI" w:cs="Segoe UI"/>
          <w:color w:val="156082" w:themeColor="accent1"/>
          <w:sz w:val="23"/>
          <w:szCs w:val="23"/>
        </w:rPr>
        <w:t>.</w:t>
      </w:r>
      <w:r w:rsidR="0019556C">
        <w:rPr>
          <w:rFonts w:ascii="Segoe UI" w:hAnsi="Segoe UI" w:cs="Segoe UI"/>
          <w:color w:val="156082" w:themeColor="accent1"/>
          <w:sz w:val="23"/>
          <w:szCs w:val="23"/>
        </w:rPr>
        <w:t xml:space="preserve"> </w:t>
      </w:r>
      <w:r w:rsidR="00364418">
        <w:rPr>
          <w:rFonts w:ascii="Segoe UI" w:hAnsi="Segoe UI" w:cs="Segoe UI"/>
          <w:color w:val="156082" w:themeColor="accent1"/>
          <w:sz w:val="23"/>
          <w:szCs w:val="23"/>
        </w:rPr>
        <w:t xml:space="preserve">From </w:t>
      </w:r>
      <w:r w:rsidR="0019556C">
        <w:rPr>
          <w:rFonts w:ascii="Segoe UI" w:hAnsi="Segoe UI" w:cs="Segoe UI"/>
          <w:color w:val="156082" w:themeColor="accent1"/>
          <w:sz w:val="23"/>
          <w:szCs w:val="23"/>
        </w:rPr>
        <w:t xml:space="preserve">our extensive </w:t>
      </w:r>
      <w:r w:rsidR="00364418">
        <w:rPr>
          <w:rFonts w:ascii="Segoe UI" w:hAnsi="Segoe UI" w:cs="Segoe UI"/>
          <w:color w:val="156082" w:themeColor="accent1"/>
          <w:sz w:val="23"/>
          <w:szCs w:val="23"/>
        </w:rPr>
        <w:t>experience, the preparation and analytical complexity of MI</w:t>
      </w:r>
      <w:r w:rsidR="0019556C">
        <w:rPr>
          <w:rFonts w:ascii="Segoe UI" w:hAnsi="Segoe UI" w:cs="Segoe UI"/>
          <w:color w:val="156082" w:themeColor="accent1"/>
          <w:sz w:val="23"/>
          <w:szCs w:val="23"/>
        </w:rPr>
        <w:t>, and the sheer number of analytical techniques required,</w:t>
      </w:r>
      <w:r w:rsidR="00364418">
        <w:rPr>
          <w:rFonts w:ascii="Segoe UI" w:hAnsi="Segoe UI" w:cs="Segoe UI"/>
          <w:color w:val="156082" w:themeColor="accent1"/>
          <w:sz w:val="23"/>
          <w:szCs w:val="23"/>
        </w:rPr>
        <w:t xml:space="preserve"> is simply incomparable to FI. </w:t>
      </w:r>
    </w:p>
    <w:p w14:paraId="6F4EADE4" w14:textId="77777777" w:rsidR="0019556C" w:rsidRDefault="0019556C">
      <w:pPr>
        <w:rPr>
          <w:rFonts w:ascii="Segoe UI" w:hAnsi="Segoe UI" w:cs="Segoe UI"/>
          <w:color w:val="156082" w:themeColor="accent1"/>
          <w:sz w:val="23"/>
          <w:szCs w:val="23"/>
        </w:rPr>
      </w:pP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978FE2C"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w:t>
      </w:r>
      <w:r w:rsidR="00F06D94">
        <w:rPr>
          <w:rFonts w:ascii="Segoe UI" w:hAnsi="Segoe UI" w:cs="Segoe UI"/>
          <w:color w:val="156082" w:themeColor="accent1"/>
          <w:sz w:val="23"/>
          <w:szCs w:val="23"/>
        </w:rPr>
        <w:t xml:space="preserve"> and removed the reference to “years” (see screenshot).</w:t>
      </w:r>
    </w:p>
    <w:p w14:paraId="19B9E17D" w14:textId="74515D6A" w:rsidR="00F06D94" w:rsidRDefault="007432CB">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079A0C5" wp14:editId="0A005102">
            <wp:extent cx="5816031" cy="1449421"/>
            <wp:effectExtent l="0" t="0" r="635" b="0"/>
            <wp:docPr id="292373081"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3081" name="Picture 1" descr="A black background with red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856280" cy="1459451"/>
                    </a:xfrm>
                    <a:prstGeom prst="rect">
                      <a:avLst/>
                    </a:prstGeom>
                  </pic:spPr>
                </pic:pic>
              </a:graphicData>
            </a:graphic>
          </wp:inline>
        </w:drawing>
      </w:r>
    </w:p>
    <w:p w14:paraId="6AC8D21B" w14:textId="6F80D9B6" w:rsidR="00AC2B10"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Pr>
          <w:rFonts w:ascii="Segoe UI" w:hAnsi="Segoe UI" w:cs="Segoe UI"/>
          <w:color w:val="242424"/>
          <w:sz w:val="23"/>
          <w:szCs w:val="23"/>
        </w:rPr>
        <w:br/>
      </w:r>
      <w:r w:rsidR="00AC2B10">
        <w:rPr>
          <w:rFonts w:ascii="Segoe UI" w:hAnsi="Segoe UI" w:cs="Segoe UI"/>
          <w:color w:val="156082" w:themeColor="accent1"/>
          <w:sz w:val="23"/>
          <w:szCs w:val="23"/>
        </w:rPr>
        <w:t>W</w:t>
      </w:r>
      <w:r w:rsidR="0019556C">
        <w:rPr>
          <w:rFonts w:ascii="Segoe UI" w:hAnsi="Segoe UI" w:cs="Segoe UI"/>
          <w:color w:val="156082" w:themeColor="accent1"/>
          <w:sz w:val="23"/>
          <w:szCs w:val="23"/>
        </w:rPr>
        <w:t xml:space="preserve">e agree that it may be possible to conduct </w:t>
      </w:r>
      <w:r w:rsidR="002C1AC8">
        <w:rPr>
          <w:rFonts w:ascii="Segoe UI" w:hAnsi="Segoe UI" w:cs="Segoe UI"/>
          <w:color w:val="156082" w:themeColor="accent1"/>
          <w:sz w:val="23"/>
          <w:szCs w:val="23"/>
        </w:rPr>
        <w:t>H</w:t>
      </w:r>
      <w:r w:rsidR="002C1AC8" w:rsidRPr="0053091E">
        <w:rPr>
          <w:rFonts w:ascii="Segoe UI" w:hAnsi="Segoe UI" w:cs="Segoe UI"/>
          <w:color w:val="156082" w:themeColor="accent1"/>
          <w:sz w:val="23"/>
          <w:szCs w:val="23"/>
          <w:vertAlign w:val="subscript"/>
        </w:rPr>
        <w:t>2</w:t>
      </w:r>
      <w:r w:rsidR="002C1AC8">
        <w:rPr>
          <w:rFonts w:ascii="Segoe UI" w:hAnsi="Segoe UI" w:cs="Segoe UI"/>
          <w:color w:val="156082" w:themeColor="accent1"/>
          <w:sz w:val="23"/>
          <w:szCs w:val="23"/>
        </w:rPr>
        <w:t>O-CO</w:t>
      </w:r>
      <w:r w:rsidR="002C1AC8" w:rsidRPr="0053091E">
        <w:rPr>
          <w:rFonts w:ascii="Segoe UI" w:hAnsi="Segoe UI" w:cs="Segoe UI"/>
          <w:color w:val="156082" w:themeColor="accent1"/>
          <w:sz w:val="23"/>
          <w:szCs w:val="23"/>
          <w:vertAlign w:val="subscript"/>
        </w:rPr>
        <w:t>2</w:t>
      </w:r>
      <w:r w:rsidR="0019556C">
        <w:rPr>
          <w:rFonts w:ascii="Segoe UI" w:hAnsi="Segoe UI" w:cs="Segoe UI"/>
          <w:color w:val="156082" w:themeColor="accent1"/>
          <w:sz w:val="23"/>
          <w:szCs w:val="23"/>
        </w:rPr>
        <w:t xml:space="preserve"> analyses in 1 month at Woods Hole, which has a Raman spectrometer and a </w:t>
      </w:r>
      <w:r w:rsidR="002C1AC8">
        <w:rPr>
          <w:rFonts w:ascii="Segoe UI" w:hAnsi="Segoe UI" w:cs="Segoe UI"/>
          <w:color w:val="156082" w:themeColor="accent1"/>
          <w:sz w:val="23"/>
          <w:szCs w:val="23"/>
        </w:rPr>
        <w:t xml:space="preserve">SIMS. However, this is extremely unusual; there are very few SIMS facilities worldwide, and they are normally booked up well in advance. Given how many people travel to use these facilities, we think it is highly unlikely the staff scientists would re-arrange other users time, resulting in loss of flight and accommodation money. We enquired in May about use of SIMS for melt inclusion work, we received no response from several facilities, WHOI had next availability in September 2024 and EIMF (UK) in December 2024. Even at WHOI, there is no SEM-EPMA for obtaining glass chemistry required to perform PEC </w:t>
      </w:r>
      <w:r w:rsidR="00F06D94">
        <w:rPr>
          <w:rFonts w:ascii="Segoe UI" w:hAnsi="Segoe UI" w:cs="Segoe UI"/>
          <w:color w:val="156082" w:themeColor="accent1"/>
          <w:sz w:val="23"/>
          <w:szCs w:val="23"/>
        </w:rPr>
        <w:t>corrections and</w:t>
      </w:r>
      <w:r w:rsidR="002C1AC8">
        <w:rPr>
          <w:rFonts w:ascii="Segoe UI" w:hAnsi="Segoe UI" w:cs="Segoe UI"/>
          <w:color w:val="156082" w:themeColor="accent1"/>
          <w:sz w:val="23"/>
          <w:szCs w:val="23"/>
        </w:rPr>
        <w:t xml:space="preserve"> calculate saturation pressures. </w:t>
      </w:r>
      <w:r w:rsidR="00AC2B10">
        <w:rPr>
          <w:rFonts w:ascii="Segoe UI" w:hAnsi="Segoe UI" w:cs="Segoe UI"/>
          <w:color w:val="156082" w:themeColor="accent1"/>
          <w:sz w:val="23"/>
          <w:szCs w:val="23"/>
        </w:rPr>
        <w:t xml:space="preserve">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41AA2E4B"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w:t>
      </w:r>
      <w:r w:rsidR="002C1AC8">
        <w:rPr>
          <w:rFonts w:ascii="Segoe UI" w:hAnsi="Segoe UI" w:cs="Segoe UI"/>
          <w:color w:val="156082" w:themeColor="accent1"/>
          <w:sz w:val="23"/>
          <w:szCs w:val="23"/>
        </w:rPr>
        <w:t xml:space="preserve">However, if the reviewer feels strongly about this, we encourage them to conduct such a simulation, we are very happy to be proved wrong! </w:t>
      </w:r>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p>
    <w:p w14:paraId="0D275BA3" w14:textId="150DDFCA" w:rsidR="00F06D94" w:rsidRDefault="007432CB">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04F0260" wp14:editId="021B0D59">
            <wp:extent cx="5816031" cy="1449421"/>
            <wp:effectExtent l="0" t="0" r="635" b="0"/>
            <wp:docPr id="2070420117"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3081" name="Picture 1" descr="A black background with red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856280" cy="1459451"/>
                    </a:xfrm>
                    <a:prstGeom prst="rect">
                      <a:avLst/>
                    </a:prstGeom>
                  </pic:spPr>
                </pic:pic>
              </a:graphicData>
            </a:graphic>
          </wp:inline>
        </w:drawing>
      </w:r>
    </w:p>
    <w:p w14:paraId="610766C4" w14:textId="6A699E81"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Microthermometric density measurements are more precise than those 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We have added a bit more details on both techniques, appropriate references as requested by the reviewer and expanded a bit on the difference between the two methods</w:t>
      </w:r>
      <w:r w:rsidR="002C1AC8">
        <w:rPr>
          <w:rFonts w:ascii="Segoe UI" w:hAnsi="Segoe UI" w:cs="Segoe UI"/>
          <w:color w:val="156082" w:themeColor="accent1"/>
          <w:sz w:val="23"/>
          <w:szCs w:val="23"/>
        </w:rPr>
        <w:t xml:space="preserve"> now that we are not limited to the letter word count.</w:t>
      </w:r>
      <w:r w:rsidR="00482D87">
        <w:rPr>
          <w:rFonts w:ascii="Segoe UI" w:hAnsi="Segoe UI" w:cs="Segoe UI"/>
          <w:color w:val="156082" w:themeColor="accent1"/>
          <w:sz w:val="23"/>
          <w:szCs w:val="23"/>
        </w:rPr>
        <w:t xml:space="preserve"> However</w:t>
      </w:r>
      <w:r w:rsidR="007432CB">
        <w:rPr>
          <w:rFonts w:ascii="Segoe UI" w:hAnsi="Segoe UI" w:cs="Segoe UI"/>
          <w:color w:val="156082" w:themeColor="accent1"/>
          <w:sz w:val="23"/>
          <w:szCs w:val="23"/>
        </w:rPr>
        <w:t>,</w:t>
      </w:r>
      <w:r w:rsidR="00482D87">
        <w:rPr>
          <w:rFonts w:ascii="Segoe UI" w:hAnsi="Segoe UI" w:cs="Segoe UI"/>
          <w:color w:val="156082" w:themeColor="accent1"/>
          <w:sz w:val="23"/>
          <w:szCs w:val="23"/>
        </w:rPr>
        <w:t xml:space="preserve"> we note that </w:t>
      </w:r>
      <w:r w:rsidR="002C1AC8">
        <w:rPr>
          <w:rFonts w:ascii="Segoe UI" w:hAnsi="Segoe UI" w:cs="Segoe UI"/>
          <w:color w:val="156082" w:themeColor="accent1"/>
          <w:sz w:val="23"/>
          <w:szCs w:val="23"/>
        </w:rPr>
        <w:t>more</w:t>
      </w:r>
      <w:r w:rsidR="00482D87">
        <w:rPr>
          <w:rFonts w:ascii="Segoe UI" w:hAnsi="Segoe UI" w:cs="Segoe UI"/>
          <w:color w:val="156082" w:themeColor="accent1"/>
          <w:sz w:val="23"/>
          <w:szCs w:val="23"/>
        </w:rPr>
        <w:t xml:space="preserve"> detail was provided in a previous contribution (Devitre and </w:t>
      </w:r>
      <w:proofErr w:type="spellStart"/>
      <w:r w:rsidR="00482D87">
        <w:rPr>
          <w:rFonts w:ascii="Segoe UI" w:hAnsi="Segoe UI" w:cs="Segoe UI"/>
          <w:color w:val="156082" w:themeColor="accent1"/>
          <w:sz w:val="23"/>
          <w:szCs w:val="23"/>
        </w:rPr>
        <w:t>Wieser</w:t>
      </w:r>
      <w:proofErr w:type="spellEnd"/>
      <w:r w:rsidR="00482D87">
        <w:rPr>
          <w:rFonts w:ascii="Segoe UI" w:hAnsi="Segoe UI" w:cs="Segoe UI"/>
          <w:color w:val="156082" w:themeColor="accent1"/>
          <w:sz w:val="23"/>
          <w:szCs w:val="23"/>
        </w:rPr>
        <w:t>,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w:t>
      </w:r>
      <w:r w:rsidR="007432CB">
        <w:rPr>
          <w:rFonts w:ascii="Segoe UI" w:hAnsi="Segoe UI" w:cs="Segoe UI"/>
          <w:color w:val="156082" w:themeColor="accent1"/>
          <w:sz w:val="23"/>
          <w:szCs w:val="23"/>
        </w:rPr>
        <w:t>of the method.</w:t>
      </w:r>
      <w:r w:rsidR="00EC32D1">
        <w:rPr>
          <w:rFonts w:ascii="Segoe UI" w:hAnsi="Segoe UI" w:cs="Segoe UI"/>
          <w:color w:val="156082" w:themeColor="accent1"/>
          <w:sz w:val="23"/>
          <w:szCs w:val="23"/>
        </w:rPr>
        <w:t xml:space="preserve"> </w:t>
      </w:r>
    </w:p>
    <w:p w14:paraId="7785DD79" w14:textId="77777777" w:rsidR="00F06D94" w:rsidRDefault="00F06D94">
      <w:pPr>
        <w:rPr>
          <w:rFonts w:ascii="Segoe UI" w:hAnsi="Segoe UI" w:cs="Segoe UI"/>
          <w:color w:val="156082" w:themeColor="accent1"/>
          <w:sz w:val="23"/>
          <w:szCs w:val="23"/>
        </w:rPr>
      </w:pPr>
    </w:p>
    <w:p w14:paraId="32ADD3AC" w14:textId="4B1CF194" w:rsidR="00F06D94" w:rsidRPr="00F06D94" w:rsidRDefault="00F06D94" w:rsidP="00F06D94">
      <w:pPr>
        <w:rPr>
          <w:rFonts w:ascii="Segoe UI" w:hAnsi="Segoe UI" w:cs="Segoe UI"/>
          <w:color w:val="156082" w:themeColor="accent1"/>
          <w:sz w:val="23"/>
          <w:szCs w:val="23"/>
        </w:rPr>
      </w:pPr>
      <w:r>
        <w:rPr>
          <w:rFonts w:ascii="Segoe UI" w:hAnsi="Segoe UI" w:cs="Segoe UI"/>
          <w:color w:val="156082" w:themeColor="accent1"/>
          <w:sz w:val="23"/>
          <w:szCs w:val="23"/>
        </w:rPr>
        <w:t>See lines 1</w:t>
      </w:r>
      <w:r w:rsidR="007432CB">
        <w:rPr>
          <w:rFonts w:ascii="Segoe UI" w:hAnsi="Segoe UI" w:cs="Segoe UI"/>
          <w:color w:val="156082" w:themeColor="accent1"/>
          <w:sz w:val="23"/>
          <w:szCs w:val="23"/>
        </w:rPr>
        <w:t>75</w:t>
      </w:r>
      <w:r>
        <w:rPr>
          <w:rFonts w:ascii="Segoe UI" w:hAnsi="Segoe UI" w:cs="Segoe UI"/>
          <w:color w:val="156082" w:themeColor="accent1"/>
          <w:sz w:val="23"/>
          <w:szCs w:val="23"/>
        </w:rPr>
        <w:t>-</w:t>
      </w:r>
      <w:r w:rsidR="007432CB">
        <w:rPr>
          <w:rFonts w:ascii="Segoe UI" w:hAnsi="Segoe UI" w:cs="Segoe UI"/>
          <w:color w:val="156082" w:themeColor="accent1"/>
          <w:sz w:val="23"/>
          <w:szCs w:val="23"/>
        </w:rPr>
        <w:t>208</w:t>
      </w:r>
      <w:r>
        <w:rPr>
          <w:rFonts w:ascii="Segoe UI" w:hAnsi="Segoe UI" w:cs="Segoe UI"/>
          <w:color w:val="156082" w:themeColor="accent1"/>
          <w:sz w:val="23"/>
          <w:szCs w:val="23"/>
        </w:rPr>
        <w:t xml:space="preserve"> “ </w:t>
      </w:r>
      <w:ins w:id="1" w:author="Charlotte Devitre" w:date="2024-08-07T15:38:00Z">
        <w:r w:rsidR="007432CB" w:rsidRPr="007432CB">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the structure of certain magma plumbing systems over the past four decades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 220–470 MPa (2200–4700 bars), or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L."}],"issued":{"date-parts":[["2023",9,20]]}}},{"id":"y1MsH9fC/ln2JtPM7","uris":["http://zotero.org/users/9451925/items/E29P4B6S"],"itemData":{"id":"YRNO6Sw0/dYe0fgGr","type":"article-journal","abstract":"The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(e.g., </w:t>
        </w:r>
        <w:proofErr w:type="spellStart"/>
        <w:r w:rsidR="007432CB" w:rsidRPr="007432CB">
          <w:rPr>
            <w:rFonts w:ascii="Segoe UI" w:hAnsi="Segoe UI" w:cs="Segoe UI"/>
            <w:color w:val="156082" w:themeColor="accent1"/>
            <w:sz w:val="23"/>
            <w:szCs w:val="23"/>
          </w:rPr>
          <w:t>Roedder</w:t>
        </w:r>
        <w:proofErr w:type="spellEnd"/>
        <w:r w:rsidR="007432CB" w:rsidRPr="007432CB">
          <w:rPr>
            <w:rFonts w:ascii="Segoe UI" w:hAnsi="Segoe UI" w:cs="Segoe UI"/>
            <w:color w:val="156082" w:themeColor="accent1"/>
            <w:sz w:val="23"/>
            <w:szCs w:val="23"/>
          </w:rPr>
          <w:t xml:space="preserve"> and Bodnar, 1980; </w:t>
        </w:r>
        <w:proofErr w:type="spellStart"/>
        <w:r w:rsidR="007432CB" w:rsidRPr="007432CB">
          <w:rPr>
            <w:rFonts w:ascii="Segoe UI" w:hAnsi="Segoe UI" w:cs="Segoe UI"/>
            <w:color w:val="156082" w:themeColor="accent1"/>
            <w:sz w:val="23"/>
            <w:szCs w:val="23"/>
          </w:rPr>
          <w:t>Roedder</w:t>
        </w:r>
        <w:proofErr w:type="spellEnd"/>
        <w:r w:rsidR="007432CB" w:rsidRPr="007432CB">
          <w:rPr>
            <w:rFonts w:ascii="Segoe UI" w:hAnsi="Segoe UI" w:cs="Segoe UI"/>
            <w:color w:val="156082" w:themeColor="accent1"/>
            <w:sz w:val="23"/>
            <w:szCs w:val="23"/>
          </w:rPr>
          <w:t xml:space="preserve">, 1983, 1984; Belkin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1985; </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1991; Andersen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1995; </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1998; Yamamoto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2002; </w:t>
        </w:r>
        <w:proofErr w:type="spellStart"/>
        <w:r w:rsidR="007432CB" w:rsidRPr="007432CB">
          <w:rPr>
            <w:rFonts w:ascii="Segoe UI" w:hAnsi="Segoe UI" w:cs="Segoe UI"/>
            <w:color w:val="156082" w:themeColor="accent1"/>
            <w:sz w:val="23"/>
            <w:szCs w:val="23"/>
          </w:rPr>
          <w:t>Frezzotti</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2003;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2005; Yamamoto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2007; Bali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2008; </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xml:space="preserve">, 2008; </w:t>
        </w:r>
        <w:proofErr w:type="spellStart"/>
        <w:r w:rsidR="007432CB" w:rsidRPr="007432CB">
          <w:rPr>
            <w:rFonts w:ascii="Segoe UI" w:hAnsi="Segoe UI" w:cs="Segoe UI"/>
            <w:color w:val="156082" w:themeColor="accent1"/>
            <w:sz w:val="23"/>
            <w:szCs w:val="23"/>
          </w:rPr>
          <w:t>Ladenberger</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2009; </w:t>
        </w:r>
        <w:proofErr w:type="spellStart"/>
        <w:r w:rsidR="007432CB" w:rsidRPr="007432CB">
          <w:rPr>
            <w:rFonts w:ascii="Segoe UI" w:hAnsi="Segoe UI" w:cs="Segoe UI"/>
            <w:color w:val="156082" w:themeColor="accent1"/>
            <w:sz w:val="23"/>
            <w:szCs w:val="23"/>
          </w:rPr>
          <w:t>Hildner</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2011, 2012; </w:t>
        </w:r>
        <w:proofErr w:type="spellStart"/>
        <w:r w:rsidR="007432CB" w:rsidRPr="007432CB">
          <w:rPr>
            <w:rFonts w:ascii="Segoe UI" w:hAnsi="Segoe UI" w:cs="Segoe UI"/>
            <w:color w:val="156082" w:themeColor="accent1"/>
            <w:sz w:val="23"/>
            <w:szCs w:val="23"/>
          </w:rPr>
          <w:t>Zanon</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Frezzotti</w:t>
        </w:r>
        <w:proofErr w:type="spellEnd"/>
        <w:r w:rsidR="007432CB" w:rsidRPr="007432CB">
          <w:rPr>
            <w:rFonts w:ascii="Segoe UI" w:hAnsi="Segoe UI" w:cs="Segoe UI"/>
            <w:color w:val="156082" w:themeColor="accent1"/>
            <w:sz w:val="23"/>
            <w:szCs w:val="23"/>
          </w:rPr>
          <w:t xml:space="preserve">, 2013; </w:t>
        </w:r>
        <w:proofErr w:type="spellStart"/>
        <w:r w:rsidR="007432CB" w:rsidRPr="007432CB">
          <w:rPr>
            <w:rFonts w:ascii="Segoe UI" w:hAnsi="Segoe UI" w:cs="Segoe UI"/>
            <w:color w:val="156082" w:themeColor="accent1"/>
            <w:sz w:val="23"/>
            <w:szCs w:val="23"/>
          </w:rPr>
          <w:t>Levresse</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2016;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2020; </w:t>
        </w:r>
        <w:proofErr w:type="spellStart"/>
        <w:r w:rsidR="007432CB" w:rsidRPr="007432CB">
          <w:rPr>
            <w:rFonts w:ascii="Segoe UI" w:hAnsi="Segoe UI" w:cs="Segoe UI"/>
            <w:color w:val="156082" w:themeColor="accent1"/>
            <w:sz w:val="23"/>
            <w:szCs w:val="23"/>
          </w:rPr>
          <w:t>Boudoire</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2023; Dayton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2023; </w:t>
        </w:r>
        <w:proofErr w:type="spellStart"/>
        <w:r w:rsidR="007432CB" w:rsidRPr="007432CB">
          <w:rPr>
            <w:rFonts w:ascii="Segoe UI" w:hAnsi="Segoe UI" w:cs="Segoe UI"/>
            <w:color w:val="156082" w:themeColor="accent1"/>
            <w:sz w:val="23"/>
            <w:szCs w:val="23"/>
          </w:rPr>
          <w:t>Zanon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2024a)</w:t>
        </w:r>
      </w:ins>
      <w:ins w:id="2" w:author="Charlotte Devitre" w:date="2024-08-07T15:38:00Z" w16du:dateUtc="2024-08-07T22:38:00Z">
        <w:r w:rsidR="007432CB" w:rsidRPr="007432CB">
          <w:rPr>
            <w:rFonts w:ascii="Segoe UI" w:hAnsi="Segoe UI" w:cs="Segoe UI"/>
            <w:color w:val="156082" w:themeColor="accent1"/>
            <w:sz w:val="23"/>
            <w:szCs w:val="23"/>
          </w:rPr>
          <w:fldChar w:fldCharType="end"/>
        </w:r>
      </w:ins>
      <w:ins w:id="3" w:author="Charlotte Devitre" w:date="2024-08-07T15:38:00Z">
        <w:r w:rsidR="007432CB" w:rsidRPr="007432CB">
          <w:rPr>
            <w:rFonts w:ascii="Segoe UI" w:hAnsi="Segoe UI" w:cs="Segoe UI"/>
            <w:color w:val="156082" w:themeColor="accent1"/>
            <w:sz w:val="23"/>
            <w:szCs w:val="23"/>
            <w:lang w:val="en-GB"/>
          </w:rPr>
          <w:t xml:space="preserve">. Micro-thermometry – which consists of measuring the temperature at which phase changes occur in a fluid under </w:t>
        </w:r>
        <w:r w:rsidR="007432CB" w:rsidRPr="007432CB">
          <w:rPr>
            <w:rFonts w:ascii="Segoe UI" w:hAnsi="Segoe UI" w:cs="Segoe UI"/>
            <w:color w:val="156082" w:themeColor="accent1"/>
            <w:sz w:val="23"/>
            <w:szCs w:val="23"/>
            <w:lang w:val="en-GB"/>
          </w:rPr>
          <w:lastRenderedPageBreak/>
          <w:t>a microscope – can determine the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density of fluid inclusions with bulk densities above critical (&gt;~0.45 g/cm</w:t>
        </w:r>
        <w:r w:rsidR="007432CB" w:rsidRPr="007432CB">
          <w:rPr>
            <w:rFonts w:ascii="Segoe UI" w:hAnsi="Segoe UI" w:cs="Segoe UI"/>
            <w:color w:val="156082" w:themeColor="accent1"/>
            <w:sz w:val="23"/>
            <w:szCs w:val="23"/>
            <w:vertAlign w:val="superscript"/>
            <w:lang w:val="en-GB"/>
          </w:rPr>
          <w:t>3</w:t>
        </w:r>
        <w:r w:rsidR="007432CB" w:rsidRPr="007432CB">
          <w:rPr>
            <w:rFonts w:ascii="Segoe UI" w:hAnsi="Segoe UI" w:cs="Segoe UI"/>
            <w:color w:val="156082" w:themeColor="accent1"/>
            <w:sz w:val="23"/>
            <w:szCs w:val="23"/>
            <w:lang w:val="en-GB"/>
          </w:rPr>
          <w:t xml:space="preserve">) with great accuracy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2008; Bakker, 2021)</w:t>
        </w:r>
      </w:ins>
      <w:ins w:id="4" w:author="Charlotte Devitre" w:date="2024-08-07T15:38:00Z" w16du:dateUtc="2024-08-07T22:38:00Z">
        <w:r w:rsidR="007432CB" w:rsidRPr="007432CB">
          <w:rPr>
            <w:rFonts w:ascii="Segoe UI" w:hAnsi="Segoe UI" w:cs="Segoe UI"/>
            <w:color w:val="156082" w:themeColor="accent1"/>
            <w:sz w:val="23"/>
            <w:szCs w:val="23"/>
          </w:rPr>
          <w:fldChar w:fldCharType="end"/>
        </w:r>
      </w:ins>
      <w:ins w:id="5" w:author="Charlotte Devitre" w:date="2024-08-07T15:38:00Z">
        <w:r w:rsidR="007432CB" w:rsidRPr="007432CB">
          <w:rPr>
            <w:rFonts w:ascii="Segoe UI" w:hAnsi="Segoe UI" w:cs="Segoe UI"/>
            <w:color w:val="156082" w:themeColor="accent1"/>
            <w:sz w:val="23"/>
            <w:szCs w:val="23"/>
            <w:lang w:val="en-GB"/>
          </w:rPr>
          <w:t xml:space="preserve">. However, it is difficult to observe the evaporation of a thin liquid film in fluid inclusions that homogenize to the vapour phase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w:t>
        </w:r>
        <w:proofErr w:type="spellStart"/>
        <w:r w:rsidR="007432CB" w:rsidRPr="007432CB">
          <w:rPr>
            <w:rFonts w:ascii="Segoe UI" w:hAnsi="Segoe UI" w:cs="Segoe UI"/>
            <w:color w:val="156082" w:themeColor="accent1"/>
            <w:sz w:val="23"/>
            <w:szCs w:val="23"/>
          </w:rPr>
          <w:t>Hansteen</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Klügel</w:t>
        </w:r>
        <w:proofErr w:type="spellEnd"/>
        <w:r w:rsidR="007432CB" w:rsidRPr="007432CB">
          <w:rPr>
            <w:rFonts w:ascii="Segoe UI" w:hAnsi="Segoe UI" w:cs="Segoe UI"/>
            <w:color w:val="156082" w:themeColor="accent1"/>
            <w:sz w:val="23"/>
            <w:szCs w:val="23"/>
          </w:rPr>
          <w:t>, 2008)</w:t>
        </w:r>
      </w:ins>
      <w:ins w:id="6" w:author="Charlotte Devitre" w:date="2024-08-07T15:38:00Z" w16du:dateUtc="2024-08-07T22:38:00Z">
        <w:r w:rsidR="007432CB" w:rsidRPr="007432CB">
          <w:rPr>
            <w:rFonts w:ascii="Segoe UI" w:hAnsi="Segoe UI" w:cs="Segoe UI"/>
            <w:color w:val="156082" w:themeColor="accent1"/>
            <w:sz w:val="23"/>
            <w:szCs w:val="23"/>
          </w:rPr>
          <w:fldChar w:fldCharType="end"/>
        </w:r>
      </w:ins>
      <w:ins w:id="7" w:author="Charlotte Devitre" w:date="2024-08-07T15:38:00Z">
        <w:r w:rsidR="007432CB" w:rsidRPr="007432CB">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(e.g., </w:t>
        </w:r>
        <w:proofErr w:type="spellStart"/>
        <w:r w:rsidR="007432CB" w:rsidRPr="007432CB">
          <w:rPr>
            <w:rFonts w:ascii="Segoe UI" w:hAnsi="Segoe UI" w:cs="Segoe UI"/>
            <w:color w:val="156082" w:themeColor="accent1"/>
            <w:sz w:val="23"/>
            <w:szCs w:val="23"/>
          </w:rPr>
          <w:t>Clocchiatti</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1994; </w:t>
        </w:r>
        <w:proofErr w:type="spellStart"/>
        <w:r w:rsidR="007432CB" w:rsidRPr="007432CB">
          <w:rPr>
            <w:rFonts w:ascii="Segoe UI" w:hAnsi="Segoe UI" w:cs="Segoe UI"/>
            <w:color w:val="156082" w:themeColor="accent1"/>
            <w:sz w:val="23"/>
            <w:szCs w:val="23"/>
          </w:rPr>
          <w:t>Zanon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2003)</w:t>
        </w:r>
      </w:ins>
      <w:ins w:id="8" w:author="Charlotte Devitre" w:date="2024-08-07T15:38:00Z" w16du:dateUtc="2024-08-07T22:38:00Z">
        <w:r w:rsidR="007432CB" w:rsidRPr="007432CB">
          <w:rPr>
            <w:rFonts w:ascii="Segoe UI" w:hAnsi="Segoe UI" w:cs="Segoe UI"/>
            <w:color w:val="156082" w:themeColor="accent1"/>
            <w:sz w:val="23"/>
            <w:szCs w:val="23"/>
          </w:rPr>
          <w:fldChar w:fldCharType="end"/>
        </w:r>
      </w:ins>
      <w:ins w:id="9" w:author="Charlotte Devitre" w:date="2024-08-07T15:38:00Z">
        <w:r w:rsidR="007432CB" w:rsidRPr="007432CB">
          <w:rPr>
            <w:rFonts w:ascii="Segoe UI" w:hAnsi="Segoe UI" w:cs="Segoe UI"/>
            <w:color w:val="156082" w:themeColor="accent1"/>
            <w:sz w:val="23"/>
            <w:szCs w:val="23"/>
            <w:lang w:val="en-GB"/>
          </w:rPr>
          <w:t>.</w:t>
        </w:r>
        <w:r w:rsidR="007432CB" w:rsidRPr="007432CB" w:rsidDel="00E56FD9">
          <w:rPr>
            <w:rFonts w:ascii="Segoe UI" w:hAnsi="Segoe UI" w:cs="Segoe UI"/>
            <w:color w:val="156082" w:themeColor="accent1"/>
            <w:sz w:val="23"/>
            <w:szCs w:val="23"/>
            <w:lang w:val="en-GB"/>
          </w:rPr>
          <w:t xml:space="preserve"> </w:t>
        </w:r>
        <w:r w:rsidR="007432CB" w:rsidRPr="007432CB">
          <w:rPr>
            <w:rFonts w:ascii="Segoe UI" w:hAnsi="Segoe UI" w:cs="Segoe UI"/>
            <w:color w:val="156082" w:themeColor="accent1"/>
            <w:sz w:val="23"/>
            <w:szCs w:val="23"/>
            <w:lang w:val="en-GB"/>
          </w:rPr>
          <w:t xml:space="preserve">Developments in the past two decades in the accuracy and precision of Raman spectroscopy, which </w:t>
        </w:r>
        <w:r w:rsidR="007432CB" w:rsidRPr="007432CB">
          <w:rPr>
            <w:rFonts w:ascii="Segoe UI" w:hAnsi="Segoe UI" w:cs="Segoe UI"/>
            <w:color w:val="156082" w:themeColor="accent1"/>
            <w:sz w:val="23"/>
            <w:szCs w:val="23"/>
          </w:rPr>
          <w:t xml:space="preserve">uses spectral features of </w:t>
        </w:r>
        <w:r w:rsidR="007432CB" w:rsidRPr="007432CB">
          <w:rPr>
            <w:rFonts w:ascii="Segoe UI" w:hAnsi="Segoe UI" w:cs="Segoe UI"/>
            <w:color w:val="156082" w:themeColor="accent1"/>
            <w:sz w:val="23"/>
            <w:szCs w:val="23"/>
            <w:lang w:val="en-GB"/>
          </w:rPr>
          <w:t>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rPr>
          <w:t xml:space="preserve"> fluids to calculate a </w:t>
        </w:r>
        <w:r w:rsidR="007432CB" w:rsidRPr="007432CB">
          <w:rPr>
            <w:rFonts w:ascii="Segoe UI" w:hAnsi="Segoe UI" w:cs="Segoe UI"/>
            <w:color w:val="156082" w:themeColor="accent1"/>
            <w:sz w:val="23"/>
            <w:szCs w:val="23"/>
            <w:lang w:val="en-GB"/>
          </w:rPr>
          <w:t>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rPr>
          <w:t xml:space="preserve"> density using an instrument-specific calibration </w:t>
        </w:r>
        <w:r w:rsidR="007432CB" w:rsidRPr="007432CB">
          <w:rPr>
            <w:rFonts w:ascii="Segoe UI" w:hAnsi="Segoe UI" w:cs="Segoe UI"/>
            <w:color w:val="156082" w:themeColor="accent1"/>
            <w:sz w:val="23"/>
            <w:szCs w:val="23"/>
            <w:lang w:val="en-GB"/>
          </w:rPr>
          <w:t xml:space="preserve">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(e.g., Rosso and Bodnar, 1995; Kawakami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2003; Yamamoto and </w:t>
        </w:r>
        <w:proofErr w:type="spellStart"/>
        <w:r w:rsidR="007432CB" w:rsidRPr="007432CB">
          <w:rPr>
            <w:rFonts w:ascii="Segoe UI" w:hAnsi="Segoe UI" w:cs="Segoe UI"/>
            <w:color w:val="156082" w:themeColor="accent1"/>
            <w:sz w:val="23"/>
            <w:szCs w:val="23"/>
          </w:rPr>
          <w:t>Kagi</w:t>
        </w:r>
        <w:proofErr w:type="spellEnd"/>
        <w:r w:rsidR="007432CB" w:rsidRPr="007432CB">
          <w:rPr>
            <w:rFonts w:ascii="Segoe UI" w:hAnsi="Segoe UI" w:cs="Segoe UI"/>
            <w:color w:val="156082" w:themeColor="accent1"/>
            <w:sz w:val="23"/>
            <w:szCs w:val="23"/>
          </w:rPr>
          <w:t xml:space="preserve">, 2006; Fall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2011; Wang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2011, 2019; </w:t>
        </w:r>
        <w:proofErr w:type="spellStart"/>
        <w:r w:rsidR="007432CB" w:rsidRPr="007432CB">
          <w:rPr>
            <w:rFonts w:ascii="Segoe UI" w:hAnsi="Segoe UI" w:cs="Segoe UI"/>
            <w:color w:val="156082" w:themeColor="accent1"/>
            <w:sz w:val="23"/>
            <w:szCs w:val="23"/>
          </w:rPr>
          <w:t>Lamadrid</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2017; </w:t>
        </w:r>
        <w:proofErr w:type="spellStart"/>
        <w:r w:rsidR="007432CB" w:rsidRPr="007432CB">
          <w:rPr>
            <w:rFonts w:ascii="Segoe UI" w:hAnsi="Segoe UI" w:cs="Segoe UI"/>
            <w:color w:val="156082" w:themeColor="accent1"/>
            <w:sz w:val="23"/>
            <w:szCs w:val="23"/>
          </w:rPr>
          <w:t>Sublett</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2020; </w:t>
        </w:r>
        <w:proofErr w:type="spellStart"/>
        <w:r w:rsidR="007432CB" w:rsidRPr="007432CB">
          <w:rPr>
            <w:rFonts w:ascii="Segoe UI" w:hAnsi="Segoe UI" w:cs="Segoe UI"/>
            <w:color w:val="156082" w:themeColor="accent1"/>
            <w:sz w:val="23"/>
            <w:szCs w:val="23"/>
          </w:rPr>
          <w:t>DeVitre</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2021; Le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2021)</w:t>
        </w:r>
      </w:ins>
      <w:ins w:id="10" w:author="Charlotte Devitre" w:date="2024-08-07T15:38:00Z" w16du:dateUtc="2024-08-07T22:38:00Z">
        <w:r w:rsidR="007432CB" w:rsidRPr="007432CB">
          <w:rPr>
            <w:rFonts w:ascii="Segoe UI" w:hAnsi="Segoe UI" w:cs="Segoe UI"/>
            <w:color w:val="156082" w:themeColor="accent1"/>
            <w:sz w:val="23"/>
            <w:szCs w:val="23"/>
          </w:rPr>
          <w:fldChar w:fldCharType="end"/>
        </w:r>
      </w:ins>
      <w:ins w:id="11" w:author="Charlotte Devitre" w:date="2024-08-07T15:38:00Z">
        <w:r w:rsidR="007432CB" w:rsidRPr="007432CB">
          <w:rPr>
            <w:rFonts w:ascii="Segoe UI" w:hAnsi="Segoe UI" w:cs="Segoe UI"/>
            <w:color w:val="156082" w:themeColor="accent1"/>
            <w:sz w:val="23"/>
            <w:szCs w:val="23"/>
            <w:lang w:val="en-GB"/>
          </w:rPr>
          <w:t>, have made it possible to accurately measure lower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 densities, and thus identify shallow storage regions more reliably. Recent work demonstrated that Raman-based barometry of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xml:space="preserve">-rich fluid inclusions returns the same results as melt inclusion barometry while requiring far less time and resources than melt inclusion analyses, and obtains higher precision than mineral thermobarometry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432CB" w:rsidRPr="007432CB">
          <w:rPr>
            <w:rFonts w:ascii="Cambria Math" w:hAnsi="Cambria Math" w:cs="Cambria Math"/>
            <w:color w:val="156082" w:themeColor="accent1"/>
            <w:sz w:val="23"/>
            <w:szCs w:val="23"/>
            <w:lang w:val="en-GB"/>
          </w:rPr>
          <w:instrText>∼</w:instrText>
        </w:r>
        <w:r w:rsidR="007432CB" w:rsidRPr="007432CB">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(Dayton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2024; </w:t>
        </w:r>
        <w:proofErr w:type="spellStart"/>
        <w:r w:rsidR="007432CB" w:rsidRPr="007432CB">
          <w:rPr>
            <w:rFonts w:ascii="Segoe UI" w:hAnsi="Segoe UI" w:cs="Segoe UI"/>
            <w:color w:val="156082" w:themeColor="accent1"/>
            <w:sz w:val="23"/>
            <w:szCs w:val="23"/>
          </w:rPr>
          <w:t>DeVitre</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Wieser</w:t>
        </w:r>
        <w:proofErr w:type="spellEnd"/>
        <w:r w:rsidR="007432CB" w:rsidRPr="007432CB">
          <w:rPr>
            <w:rFonts w:ascii="Segoe UI" w:hAnsi="Segoe UI" w:cs="Segoe UI"/>
            <w:color w:val="156082" w:themeColor="accent1"/>
            <w:sz w:val="23"/>
            <w:szCs w:val="23"/>
          </w:rPr>
          <w:t xml:space="preserve">, 2024; Lerner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2024)</w:t>
        </w:r>
      </w:ins>
      <w:ins w:id="12" w:author="Charlotte Devitre" w:date="2024-08-07T15:38:00Z" w16du:dateUtc="2024-08-07T22:38:00Z">
        <w:r w:rsidR="007432CB" w:rsidRPr="007432CB">
          <w:rPr>
            <w:rFonts w:ascii="Segoe UI" w:hAnsi="Segoe UI" w:cs="Segoe UI"/>
            <w:color w:val="156082" w:themeColor="accent1"/>
            <w:sz w:val="23"/>
            <w:szCs w:val="23"/>
          </w:rPr>
          <w:fldChar w:fldCharType="end"/>
        </w:r>
      </w:ins>
      <w:ins w:id="13" w:author="Charlotte Devitre" w:date="2024-08-07T15:38:00Z">
        <w:r w:rsidR="007432CB" w:rsidRPr="007432CB">
          <w:rPr>
            <w:rFonts w:ascii="Segoe UI" w:hAnsi="Segoe UI" w:cs="Segoe UI"/>
            <w:color w:val="156082" w:themeColor="accent1"/>
            <w:sz w:val="23"/>
            <w:szCs w:val="23"/>
          </w:rPr>
          <w:t>. Although micro thermometry is generally more accurate than Raman spectroscopy for high-density CO</w:t>
        </w:r>
        <w:r w:rsidR="007432CB" w:rsidRPr="007432CB">
          <w:rPr>
            <w:rFonts w:ascii="Segoe UI" w:hAnsi="Segoe UI" w:cs="Segoe UI"/>
            <w:color w:val="156082" w:themeColor="accent1"/>
            <w:sz w:val="23"/>
            <w:szCs w:val="23"/>
            <w:vertAlign w:val="subscript"/>
          </w:rPr>
          <w:t>2</w:t>
        </w:r>
        <w:r w:rsidR="007432CB" w:rsidRPr="007432CB">
          <w:rPr>
            <w:rFonts w:ascii="Segoe UI" w:hAnsi="Segoe UI" w:cs="Segoe UI"/>
            <w:color w:val="156082" w:themeColor="accent1"/>
            <w:sz w:val="23"/>
            <w:szCs w:val="23"/>
          </w:rPr>
          <w:t xml:space="preserve"> fluids (&gt;0.6 g/cm</w:t>
        </w:r>
        <w:r w:rsidR="007432CB" w:rsidRPr="007432CB">
          <w:rPr>
            <w:rFonts w:ascii="Segoe UI" w:hAnsi="Segoe UI" w:cs="Segoe UI"/>
            <w:color w:val="156082" w:themeColor="accent1"/>
            <w:sz w:val="23"/>
            <w:szCs w:val="23"/>
            <w:vertAlign w:val="superscript"/>
          </w:rPr>
          <w:t>3</w:t>
        </w:r>
        <w:r w:rsidR="007432CB" w:rsidRPr="007432CB">
          <w:rPr>
            <w:rFonts w:ascii="Segoe UI" w:hAnsi="Segoe UI" w:cs="Segoe UI"/>
            <w:color w:val="156082" w:themeColor="accent1"/>
            <w:sz w:val="23"/>
            <w:szCs w:val="23"/>
          </w:rPr>
          <w:t xml:space="preserve">; </w:t>
        </w:r>
        <w:r w:rsidR="007432CB" w:rsidRPr="007432CB">
          <w:rPr>
            <w:rFonts w:ascii="Segoe UI" w:hAnsi="Segoe UI" w:cs="Segoe UI"/>
            <w:color w:val="156082" w:themeColor="accent1"/>
            <w:sz w:val="23"/>
            <w:szCs w:val="23"/>
          </w:rPr>
          <w:fldChar w:fldCharType="begin"/>
        </w:r>
        <w:r w:rsidR="007432CB" w:rsidRPr="007432CB">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7432CB" w:rsidRPr="007432CB">
          <w:rPr>
            <w:rFonts w:ascii="Segoe UI" w:hAnsi="Segoe UI" w:cs="Segoe UI"/>
            <w:color w:val="156082" w:themeColor="accent1"/>
            <w:sz w:val="23"/>
            <w:szCs w:val="23"/>
          </w:rPr>
          <w:fldChar w:fldCharType="separate"/>
        </w:r>
        <w:r w:rsidR="007432CB" w:rsidRPr="007432CB">
          <w:rPr>
            <w:rFonts w:ascii="Segoe UI" w:hAnsi="Segoe UI" w:cs="Segoe UI"/>
            <w:color w:val="156082" w:themeColor="accent1"/>
            <w:sz w:val="23"/>
            <w:szCs w:val="23"/>
          </w:rPr>
          <w:t>Bakker, 2021</w:t>
        </w:r>
      </w:ins>
      <w:ins w:id="14" w:author="Charlotte Devitre" w:date="2024-08-07T15:38:00Z" w16du:dateUtc="2024-08-07T22:38:00Z">
        <w:r w:rsidR="007432CB" w:rsidRPr="007432CB">
          <w:rPr>
            <w:rFonts w:ascii="Segoe UI" w:hAnsi="Segoe UI" w:cs="Segoe UI"/>
            <w:color w:val="156082" w:themeColor="accent1"/>
            <w:sz w:val="23"/>
            <w:szCs w:val="23"/>
          </w:rPr>
          <w:fldChar w:fldCharType="end"/>
        </w:r>
      </w:ins>
      <w:ins w:id="15" w:author="Charlotte Devitre" w:date="2024-08-07T15:38:00Z">
        <w:r w:rsidR="007432CB" w:rsidRPr="007432CB">
          <w:rPr>
            <w:rFonts w:ascii="Segoe UI" w:hAnsi="Segoe UI" w:cs="Segoe UI"/>
            <w:color w:val="156082" w:themeColor="accent1"/>
            <w:sz w:val="23"/>
            <w:szCs w:val="23"/>
          </w:rPr>
          <w:t>), Raman spectroscopy has the advantage of being able to easily probe nearly the entire range of geologically relevant CO</w:t>
        </w:r>
        <w:r w:rsidR="007432CB" w:rsidRPr="007432CB">
          <w:rPr>
            <w:rFonts w:ascii="Segoe UI" w:hAnsi="Segoe UI" w:cs="Segoe UI"/>
            <w:color w:val="156082" w:themeColor="accent1"/>
            <w:sz w:val="23"/>
            <w:szCs w:val="23"/>
            <w:vertAlign w:val="subscript"/>
          </w:rPr>
          <w:t>2</w:t>
        </w:r>
        <w:r w:rsidR="007432CB" w:rsidRPr="007432CB">
          <w:rPr>
            <w:rFonts w:ascii="Segoe UI" w:hAnsi="Segoe UI" w:cs="Segoe UI"/>
            <w:color w:val="156082" w:themeColor="accent1"/>
            <w:sz w:val="23"/>
            <w:szCs w:val="23"/>
          </w:rPr>
          <w:t xml:space="preserve"> densities (from very low to high) with reasonably consistent precision and accuracy. It is also possible to assess the composition of the fluids and/or solids in the inclusions using Raman spectroscopy. The CO</w:t>
        </w:r>
        <w:r w:rsidR="007432CB" w:rsidRPr="007432CB">
          <w:rPr>
            <w:rFonts w:ascii="Segoe UI" w:hAnsi="Segoe UI" w:cs="Segoe UI"/>
            <w:color w:val="156082" w:themeColor="accent1"/>
            <w:sz w:val="23"/>
            <w:szCs w:val="23"/>
            <w:vertAlign w:val="subscript"/>
          </w:rPr>
          <w:t>2</w:t>
        </w:r>
        <w:r w:rsidR="007432CB" w:rsidRPr="007432CB">
          <w:rPr>
            <w:rFonts w:ascii="Segoe UI" w:hAnsi="Segoe UI" w:cs="Segoe UI"/>
            <w:color w:val="156082" w:themeColor="accent1"/>
            <w:sz w:val="23"/>
            <w:szCs w:val="23"/>
          </w:rPr>
          <w:t xml:space="preserve"> density obtained from either technique, </w:t>
        </w:r>
        <w:r w:rsidR="007432CB" w:rsidRPr="007432CB">
          <w:rPr>
            <w:rFonts w:ascii="Segoe UI" w:hAnsi="Segoe UI" w:cs="Segoe UI"/>
            <w:color w:val="156082" w:themeColor="accent1"/>
            <w:sz w:val="23"/>
            <w:szCs w:val="23"/>
            <w:lang w:val="en-GB"/>
          </w:rPr>
          <w:t>along with an estimate of entrapment temperature, is converted into an entrapment pressure using an equation of State (EOS, Fig. 2, either pure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 or CO</w:t>
        </w:r>
        <w:r w:rsidR="007432CB" w:rsidRPr="007432CB">
          <w:rPr>
            <w:rFonts w:ascii="Segoe UI" w:hAnsi="Segoe UI" w:cs="Segoe UI"/>
            <w:color w:val="156082" w:themeColor="accent1"/>
            <w:sz w:val="23"/>
            <w:szCs w:val="23"/>
            <w:vertAlign w:val="subscript"/>
            <w:lang w:val="en-GB"/>
          </w:rPr>
          <w:t>2</w:t>
        </w:r>
        <w:r w:rsidR="007432CB" w:rsidRPr="007432CB">
          <w:rPr>
            <w:rFonts w:ascii="Segoe UI" w:hAnsi="Segoe UI" w:cs="Segoe UI"/>
            <w:color w:val="156082" w:themeColor="accent1"/>
            <w:sz w:val="23"/>
            <w:szCs w:val="23"/>
            <w:lang w:val="en-GB"/>
          </w:rPr>
          <w:t>-</w:t>
        </w:r>
        <w:r w:rsidR="007432CB" w:rsidRPr="007432CB">
          <w:rPr>
            <w:rFonts w:ascii="Segoe UI" w:hAnsi="Segoe UI" w:cs="Segoe UI"/>
            <w:bCs/>
            <w:color w:val="156082" w:themeColor="accent1"/>
            <w:sz w:val="23"/>
            <w:szCs w:val="23"/>
            <w:lang w:val="en-GB"/>
          </w:rPr>
          <w:t>H</w:t>
        </w:r>
        <w:r w:rsidR="007432CB" w:rsidRPr="007432CB">
          <w:rPr>
            <w:rFonts w:ascii="Segoe UI" w:hAnsi="Segoe UI" w:cs="Segoe UI"/>
            <w:bCs/>
            <w:color w:val="156082" w:themeColor="accent1"/>
            <w:sz w:val="23"/>
            <w:szCs w:val="23"/>
            <w:vertAlign w:val="subscript"/>
            <w:lang w:val="en-GB"/>
          </w:rPr>
          <w:t>2</w:t>
        </w:r>
        <w:r w:rsidR="007432CB" w:rsidRPr="007432CB">
          <w:rPr>
            <w:rFonts w:ascii="Segoe UI" w:hAnsi="Segoe UI" w:cs="Segoe UI"/>
            <w:bCs/>
            <w:color w:val="156082" w:themeColor="accent1"/>
            <w:sz w:val="23"/>
            <w:szCs w:val="23"/>
            <w:lang w:val="en-GB"/>
          </w:rPr>
          <w:t>O</w:t>
        </w:r>
        <w:r w:rsidR="007432CB" w:rsidRPr="007432CB">
          <w:rPr>
            <w:rFonts w:ascii="Segoe UI" w:hAnsi="Segoe UI" w:cs="Segoe UI"/>
            <w:color w:val="156082" w:themeColor="accent1"/>
            <w:sz w:val="23"/>
            <w:szCs w:val="23"/>
            <w:lang w:val="en-GB"/>
          </w:rPr>
          <w:t xml:space="preserve">). </w:t>
        </w:r>
      </w:ins>
      <w:r>
        <w:rPr>
          <w:rFonts w:ascii="Segoe UI" w:hAnsi="Segoe UI" w:cs="Segoe UI"/>
          <w:color w:val="156082" w:themeColor="accent1"/>
          <w:sz w:val="23"/>
          <w:szCs w:val="23"/>
          <w:lang w:val="en-GB"/>
        </w:rPr>
        <w:t>“</w:t>
      </w:r>
    </w:p>
    <w:p w14:paraId="3F8CF538" w14:textId="519E2B26" w:rsidR="00F06D94" w:rsidRDefault="00F06D94">
      <w:pPr>
        <w:rPr>
          <w:rFonts w:ascii="Segoe UI" w:hAnsi="Segoe UI" w:cs="Segoe UI"/>
          <w:color w:val="156082" w:themeColor="accent1"/>
          <w:sz w:val="23"/>
          <w:szCs w:val="23"/>
        </w:rPr>
      </w:pPr>
    </w:p>
    <w:p w14:paraId="59C40604" w14:textId="1DE0A8C4" w:rsid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sidR="00EC32D1" w:rsidRPr="00EC32D1">
        <w:rPr>
          <w:rFonts w:ascii="Segoe UI" w:hAnsi="Segoe UI" w:cs="Segoe UI"/>
          <w:color w:val="156082" w:themeColor="accent1"/>
          <w:sz w:val="23"/>
          <w:szCs w:val="23"/>
        </w:rPr>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not recent or novel, but that recent developments have made it possible to consider it a potential monitoring technique. We have added citations as requested by the reviewer. </w:t>
      </w:r>
      <w:r w:rsidR="002C1AC8">
        <w:rPr>
          <w:rFonts w:ascii="Segoe UI" w:hAnsi="Segoe UI" w:cs="Segoe UI"/>
          <w:color w:val="156082" w:themeColor="accent1"/>
          <w:sz w:val="23"/>
          <w:szCs w:val="23"/>
          <w:shd w:val="clear" w:color="auto" w:fill="FFFFFF"/>
        </w:rPr>
        <w:t xml:space="preserve">However, we would like to point out to the editor that many of these studies did not calibrate their Raman instrument (e.g. Bali et al. 2018), and likely suffered from </w:t>
      </w:r>
      <w:r w:rsidR="00941204">
        <w:rPr>
          <w:rFonts w:ascii="Segoe UI" w:hAnsi="Segoe UI" w:cs="Segoe UI"/>
          <w:color w:val="156082" w:themeColor="accent1"/>
          <w:sz w:val="23"/>
          <w:szCs w:val="23"/>
          <w:shd w:val="clear" w:color="auto" w:fill="FFFFFF"/>
        </w:rPr>
        <w:t xml:space="preserve">unquantifiable </w:t>
      </w:r>
      <w:r w:rsidR="002C1AC8">
        <w:rPr>
          <w:rFonts w:ascii="Segoe UI" w:hAnsi="Segoe UI" w:cs="Segoe UI"/>
          <w:color w:val="156082" w:themeColor="accent1"/>
          <w:sz w:val="23"/>
          <w:szCs w:val="23"/>
          <w:shd w:val="clear" w:color="auto" w:fill="FFFFFF"/>
        </w:rPr>
        <w:t xml:space="preserve">laser heating issues (see </w:t>
      </w:r>
      <w:proofErr w:type="spellStart"/>
      <w:r w:rsidR="002C1AC8">
        <w:rPr>
          <w:rFonts w:ascii="Segoe UI" w:hAnsi="Segoe UI" w:cs="Segoe UI"/>
          <w:color w:val="156082" w:themeColor="accent1"/>
          <w:sz w:val="23"/>
          <w:szCs w:val="23"/>
          <w:shd w:val="clear" w:color="auto" w:fill="FFFFFF"/>
        </w:rPr>
        <w:t>Wieser</w:t>
      </w:r>
      <w:proofErr w:type="spellEnd"/>
      <w:r w:rsidR="002C1AC8">
        <w:rPr>
          <w:rFonts w:ascii="Segoe UI" w:hAnsi="Segoe UI" w:cs="Segoe UI"/>
          <w:color w:val="156082" w:themeColor="accent1"/>
          <w:sz w:val="23"/>
          <w:szCs w:val="23"/>
          <w:shd w:val="clear" w:color="auto" w:fill="FFFFFF"/>
        </w:rPr>
        <w:t xml:space="preserve"> et al. 2024, treatise of Geochemistry for discussion). </w:t>
      </w:r>
    </w:p>
    <w:p w14:paraId="24A96E3F" w14:textId="7E0AB8E7" w:rsidR="007432CB" w:rsidRPr="00F06D94" w:rsidRDefault="007432CB" w:rsidP="007432CB">
      <w:pPr>
        <w:rPr>
          <w:rFonts w:ascii="Segoe UI" w:hAnsi="Segoe UI" w:cs="Segoe UI"/>
          <w:color w:val="156082" w:themeColor="accent1"/>
          <w:sz w:val="23"/>
          <w:szCs w:val="23"/>
        </w:rPr>
      </w:pPr>
      <w:r>
        <w:rPr>
          <w:rFonts w:ascii="Segoe UI" w:hAnsi="Segoe UI" w:cs="Segoe UI"/>
          <w:color w:val="156082" w:themeColor="accent1"/>
          <w:sz w:val="23"/>
          <w:szCs w:val="23"/>
        </w:rPr>
        <w:t>See lines 175-2</w:t>
      </w:r>
      <w:r>
        <w:rPr>
          <w:rFonts w:ascii="Segoe UI" w:hAnsi="Segoe UI" w:cs="Segoe UI"/>
          <w:color w:val="156082" w:themeColor="accent1"/>
          <w:sz w:val="23"/>
          <w:szCs w:val="23"/>
        </w:rPr>
        <w:t>16</w:t>
      </w:r>
      <w:r>
        <w:rPr>
          <w:rFonts w:ascii="Segoe UI" w:hAnsi="Segoe UI" w:cs="Segoe UI"/>
          <w:color w:val="156082" w:themeColor="accent1"/>
          <w:sz w:val="23"/>
          <w:szCs w:val="23"/>
        </w:rPr>
        <w:t xml:space="preserve"> “ </w:t>
      </w:r>
      <w:ins w:id="16" w:author="Charlotte Devitre" w:date="2024-08-07T15:38:00Z">
        <w:r w:rsidRPr="007432CB">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w:t>
        </w:r>
        <w:r w:rsidRPr="007432CB">
          <w:rPr>
            <w:rFonts w:ascii="Segoe UI" w:hAnsi="Segoe UI" w:cs="Segoe UI"/>
            <w:color w:val="156082" w:themeColor="accent1"/>
            <w:sz w:val="23"/>
            <w:szCs w:val="23"/>
            <w:lang w:val="en-GB"/>
          </w:rPr>
          <w:lastRenderedPageBreak/>
          <w:t xml:space="preserve">the structure of certain magma plumbing systems over the past four decades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 220–470 MPa (2200–4700 bars), or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L."}],"issued":{"date-parts":[["2023",9,20]]}}},{"id":"y1MsH9fC/ln2JtPM7","uris":["http://zotero.org/users/9451925/items/E29P4B6S"],"itemData":{"id":"YRNO6Sw0/dYe0fgGr","type":"article-journal","abstract":"The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(e.g., </w:t>
        </w:r>
        <w:proofErr w:type="spellStart"/>
        <w:r w:rsidRPr="007432CB">
          <w:rPr>
            <w:rFonts w:ascii="Segoe UI" w:hAnsi="Segoe UI" w:cs="Segoe UI"/>
            <w:color w:val="156082" w:themeColor="accent1"/>
            <w:sz w:val="23"/>
            <w:szCs w:val="23"/>
          </w:rPr>
          <w:t>Roedder</w:t>
        </w:r>
        <w:proofErr w:type="spellEnd"/>
        <w:r w:rsidRPr="007432CB">
          <w:rPr>
            <w:rFonts w:ascii="Segoe UI" w:hAnsi="Segoe UI" w:cs="Segoe UI"/>
            <w:color w:val="156082" w:themeColor="accent1"/>
            <w:sz w:val="23"/>
            <w:szCs w:val="23"/>
          </w:rPr>
          <w:t xml:space="preserve"> and Bodnar, 1980; </w:t>
        </w:r>
        <w:proofErr w:type="spellStart"/>
        <w:r w:rsidRPr="007432CB">
          <w:rPr>
            <w:rFonts w:ascii="Segoe UI" w:hAnsi="Segoe UI" w:cs="Segoe UI"/>
            <w:color w:val="156082" w:themeColor="accent1"/>
            <w:sz w:val="23"/>
            <w:szCs w:val="23"/>
          </w:rPr>
          <w:t>Roedder</w:t>
        </w:r>
        <w:proofErr w:type="spellEnd"/>
        <w:r w:rsidRPr="007432CB">
          <w:rPr>
            <w:rFonts w:ascii="Segoe UI" w:hAnsi="Segoe UI" w:cs="Segoe UI"/>
            <w:color w:val="156082" w:themeColor="accent1"/>
            <w:sz w:val="23"/>
            <w:szCs w:val="23"/>
          </w:rPr>
          <w:t xml:space="preserve">, 1983, 1984; Belkin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1985; </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1991; Andersen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1995; </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1998; Yamamoto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2002; </w:t>
        </w:r>
        <w:proofErr w:type="spellStart"/>
        <w:r w:rsidRPr="007432CB">
          <w:rPr>
            <w:rFonts w:ascii="Segoe UI" w:hAnsi="Segoe UI" w:cs="Segoe UI"/>
            <w:color w:val="156082" w:themeColor="accent1"/>
            <w:sz w:val="23"/>
            <w:szCs w:val="23"/>
          </w:rPr>
          <w:t>Frezzotti</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2003;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2005; Yamamoto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2007; Bali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2008; </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xml:space="preserve">, 2008; </w:t>
        </w:r>
        <w:proofErr w:type="spellStart"/>
        <w:r w:rsidRPr="007432CB">
          <w:rPr>
            <w:rFonts w:ascii="Segoe UI" w:hAnsi="Segoe UI" w:cs="Segoe UI"/>
            <w:color w:val="156082" w:themeColor="accent1"/>
            <w:sz w:val="23"/>
            <w:szCs w:val="23"/>
          </w:rPr>
          <w:t>Ladenberger</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2009; </w:t>
        </w:r>
        <w:proofErr w:type="spellStart"/>
        <w:r w:rsidRPr="007432CB">
          <w:rPr>
            <w:rFonts w:ascii="Segoe UI" w:hAnsi="Segoe UI" w:cs="Segoe UI"/>
            <w:color w:val="156082" w:themeColor="accent1"/>
            <w:sz w:val="23"/>
            <w:szCs w:val="23"/>
          </w:rPr>
          <w:t>Hildner</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2011, 2012; </w:t>
        </w:r>
        <w:proofErr w:type="spellStart"/>
        <w:r w:rsidRPr="007432CB">
          <w:rPr>
            <w:rFonts w:ascii="Segoe UI" w:hAnsi="Segoe UI" w:cs="Segoe UI"/>
            <w:color w:val="156082" w:themeColor="accent1"/>
            <w:sz w:val="23"/>
            <w:szCs w:val="23"/>
          </w:rPr>
          <w:t>Zanon</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Frezzotti</w:t>
        </w:r>
        <w:proofErr w:type="spellEnd"/>
        <w:r w:rsidRPr="007432CB">
          <w:rPr>
            <w:rFonts w:ascii="Segoe UI" w:hAnsi="Segoe UI" w:cs="Segoe UI"/>
            <w:color w:val="156082" w:themeColor="accent1"/>
            <w:sz w:val="23"/>
            <w:szCs w:val="23"/>
          </w:rPr>
          <w:t xml:space="preserve">, 2013; </w:t>
        </w:r>
        <w:proofErr w:type="spellStart"/>
        <w:r w:rsidRPr="007432CB">
          <w:rPr>
            <w:rFonts w:ascii="Segoe UI" w:hAnsi="Segoe UI" w:cs="Segoe UI"/>
            <w:color w:val="156082" w:themeColor="accent1"/>
            <w:sz w:val="23"/>
            <w:szCs w:val="23"/>
          </w:rPr>
          <w:t>Levresse</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2016;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2020; </w:t>
        </w:r>
        <w:proofErr w:type="spellStart"/>
        <w:r w:rsidRPr="007432CB">
          <w:rPr>
            <w:rFonts w:ascii="Segoe UI" w:hAnsi="Segoe UI" w:cs="Segoe UI"/>
            <w:color w:val="156082" w:themeColor="accent1"/>
            <w:sz w:val="23"/>
            <w:szCs w:val="23"/>
          </w:rPr>
          <w:t>Boudoire</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2023; Dayton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2023; </w:t>
        </w:r>
        <w:proofErr w:type="spellStart"/>
        <w:r w:rsidRPr="007432CB">
          <w:rPr>
            <w:rFonts w:ascii="Segoe UI" w:hAnsi="Segoe UI" w:cs="Segoe UI"/>
            <w:color w:val="156082" w:themeColor="accent1"/>
            <w:sz w:val="23"/>
            <w:szCs w:val="23"/>
          </w:rPr>
          <w:t>Zanon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2024a)</w:t>
        </w:r>
      </w:ins>
      <w:ins w:id="17" w:author="Charlotte Devitre" w:date="2024-08-07T15:38:00Z" w16du:dateUtc="2024-08-07T22:38:00Z">
        <w:r w:rsidRPr="007432CB">
          <w:rPr>
            <w:rFonts w:ascii="Segoe UI" w:hAnsi="Segoe UI" w:cs="Segoe UI"/>
            <w:color w:val="156082" w:themeColor="accent1"/>
            <w:sz w:val="23"/>
            <w:szCs w:val="23"/>
          </w:rPr>
          <w:fldChar w:fldCharType="end"/>
        </w:r>
      </w:ins>
      <w:ins w:id="18" w:author="Charlotte Devitre" w:date="2024-08-07T15:38:00Z">
        <w:r w:rsidRPr="007432CB">
          <w:rPr>
            <w:rFonts w:ascii="Segoe UI" w:hAnsi="Segoe UI" w:cs="Segoe UI"/>
            <w:color w:val="156082" w:themeColor="accent1"/>
            <w:sz w:val="23"/>
            <w:szCs w:val="23"/>
            <w:lang w:val="en-GB"/>
          </w:rPr>
          <w:t>. Micro-thermometry – which consists of measuring the temperature at which phase changes occur in a fluid under a microscope – can determine the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 xml:space="preserve"> density of fluid inclusions with bulk densities above critical (&gt;~0.45 g/cm</w:t>
        </w:r>
        <w:r w:rsidRPr="007432CB">
          <w:rPr>
            <w:rFonts w:ascii="Segoe UI" w:hAnsi="Segoe UI" w:cs="Segoe UI"/>
            <w:color w:val="156082" w:themeColor="accent1"/>
            <w:sz w:val="23"/>
            <w:szCs w:val="23"/>
            <w:vertAlign w:val="superscript"/>
            <w:lang w:val="en-GB"/>
          </w:rPr>
          <w:t>3</w:t>
        </w:r>
        <w:r w:rsidRPr="007432CB">
          <w:rPr>
            <w:rFonts w:ascii="Segoe UI" w:hAnsi="Segoe UI" w:cs="Segoe UI"/>
            <w:color w:val="156082" w:themeColor="accent1"/>
            <w:sz w:val="23"/>
            <w:szCs w:val="23"/>
            <w:lang w:val="en-GB"/>
          </w:rPr>
          <w:t xml:space="preserve">) with great accuracy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2008; Bakker, 2021)</w:t>
        </w:r>
      </w:ins>
      <w:ins w:id="19" w:author="Charlotte Devitre" w:date="2024-08-07T15:38:00Z" w16du:dateUtc="2024-08-07T22:38:00Z">
        <w:r w:rsidRPr="007432CB">
          <w:rPr>
            <w:rFonts w:ascii="Segoe UI" w:hAnsi="Segoe UI" w:cs="Segoe UI"/>
            <w:color w:val="156082" w:themeColor="accent1"/>
            <w:sz w:val="23"/>
            <w:szCs w:val="23"/>
          </w:rPr>
          <w:fldChar w:fldCharType="end"/>
        </w:r>
      </w:ins>
      <w:ins w:id="20" w:author="Charlotte Devitre" w:date="2024-08-07T15:38:00Z">
        <w:r w:rsidRPr="007432CB">
          <w:rPr>
            <w:rFonts w:ascii="Segoe UI" w:hAnsi="Segoe UI" w:cs="Segoe UI"/>
            <w:color w:val="156082" w:themeColor="accent1"/>
            <w:sz w:val="23"/>
            <w:szCs w:val="23"/>
            <w:lang w:val="en-GB"/>
          </w:rPr>
          <w:t xml:space="preserve">. However, it is difficult to observe the evaporation of a thin liquid film in fluid inclusions that homogenize to the vapour phase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w:t>
        </w:r>
        <w:proofErr w:type="spellStart"/>
        <w:r w:rsidRPr="007432CB">
          <w:rPr>
            <w:rFonts w:ascii="Segoe UI" w:hAnsi="Segoe UI" w:cs="Segoe UI"/>
            <w:color w:val="156082" w:themeColor="accent1"/>
            <w:sz w:val="23"/>
            <w:szCs w:val="23"/>
          </w:rPr>
          <w:t>Hansteen</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Klügel</w:t>
        </w:r>
        <w:proofErr w:type="spellEnd"/>
        <w:r w:rsidRPr="007432CB">
          <w:rPr>
            <w:rFonts w:ascii="Segoe UI" w:hAnsi="Segoe UI" w:cs="Segoe UI"/>
            <w:color w:val="156082" w:themeColor="accent1"/>
            <w:sz w:val="23"/>
            <w:szCs w:val="23"/>
          </w:rPr>
          <w:t>, 2008)</w:t>
        </w:r>
      </w:ins>
      <w:ins w:id="21" w:author="Charlotte Devitre" w:date="2024-08-07T15:38:00Z" w16du:dateUtc="2024-08-07T22:38:00Z">
        <w:r w:rsidRPr="007432CB">
          <w:rPr>
            <w:rFonts w:ascii="Segoe UI" w:hAnsi="Segoe UI" w:cs="Segoe UI"/>
            <w:color w:val="156082" w:themeColor="accent1"/>
            <w:sz w:val="23"/>
            <w:szCs w:val="23"/>
          </w:rPr>
          <w:fldChar w:fldCharType="end"/>
        </w:r>
      </w:ins>
      <w:ins w:id="22" w:author="Charlotte Devitre" w:date="2024-08-07T15:38:00Z">
        <w:r w:rsidRPr="007432CB">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(e.g., </w:t>
        </w:r>
        <w:proofErr w:type="spellStart"/>
        <w:r w:rsidRPr="007432CB">
          <w:rPr>
            <w:rFonts w:ascii="Segoe UI" w:hAnsi="Segoe UI" w:cs="Segoe UI"/>
            <w:color w:val="156082" w:themeColor="accent1"/>
            <w:sz w:val="23"/>
            <w:szCs w:val="23"/>
          </w:rPr>
          <w:t>Clocchiatti</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1994; </w:t>
        </w:r>
        <w:proofErr w:type="spellStart"/>
        <w:r w:rsidRPr="007432CB">
          <w:rPr>
            <w:rFonts w:ascii="Segoe UI" w:hAnsi="Segoe UI" w:cs="Segoe UI"/>
            <w:color w:val="156082" w:themeColor="accent1"/>
            <w:sz w:val="23"/>
            <w:szCs w:val="23"/>
          </w:rPr>
          <w:t>Zanon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2003)</w:t>
        </w:r>
      </w:ins>
      <w:ins w:id="23" w:author="Charlotte Devitre" w:date="2024-08-07T15:38:00Z" w16du:dateUtc="2024-08-07T22:38:00Z">
        <w:r w:rsidRPr="007432CB">
          <w:rPr>
            <w:rFonts w:ascii="Segoe UI" w:hAnsi="Segoe UI" w:cs="Segoe UI"/>
            <w:color w:val="156082" w:themeColor="accent1"/>
            <w:sz w:val="23"/>
            <w:szCs w:val="23"/>
          </w:rPr>
          <w:fldChar w:fldCharType="end"/>
        </w:r>
      </w:ins>
      <w:ins w:id="24" w:author="Charlotte Devitre" w:date="2024-08-07T15:38:00Z">
        <w:r w:rsidRPr="007432CB">
          <w:rPr>
            <w:rFonts w:ascii="Segoe UI" w:hAnsi="Segoe UI" w:cs="Segoe UI"/>
            <w:color w:val="156082" w:themeColor="accent1"/>
            <w:sz w:val="23"/>
            <w:szCs w:val="23"/>
            <w:lang w:val="en-GB"/>
          </w:rPr>
          <w:t>.</w:t>
        </w:r>
        <w:r w:rsidRPr="007432CB" w:rsidDel="00E56FD9">
          <w:rPr>
            <w:rFonts w:ascii="Segoe UI" w:hAnsi="Segoe UI" w:cs="Segoe UI"/>
            <w:color w:val="156082" w:themeColor="accent1"/>
            <w:sz w:val="23"/>
            <w:szCs w:val="23"/>
            <w:lang w:val="en-GB"/>
          </w:rPr>
          <w:t xml:space="preserve"> </w:t>
        </w:r>
        <w:r w:rsidRPr="007432CB">
          <w:rPr>
            <w:rFonts w:ascii="Segoe UI" w:hAnsi="Segoe UI" w:cs="Segoe UI"/>
            <w:color w:val="156082" w:themeColor="accent1"/>
            <w:sz w:val="23"/>
            <w:szCs w:val="23"/>
            <w:lang w:val="en-GB"/>
          </w:rPr>
          <w:t xml:space="preserve">Developments in the past two decades in the accuracy and precision of Raman spectroscopy, which </w:t>
        </w:r>
        <w:r w:rsidRPr="007432CB">
          <w:rPr>
            <w:rFonts w:ascii="Segoe UI" w:hAnsi="Segoe UI" w:cs="Segoe UI"/>
            <w:color w:val="156082" w:themeColor="accent1"/>
            <w:sz w:val="23"/>
            <w:szCs w:val="23"/>
          </w:rPr>
          <w:t xml:space="preserve">uses spectral features of </w:t>
        </w:r>
        <w:r w:rsidRPr="007432CB">
          <w:rPr>
            <w:rFonts w:ascii="Segoe UI" w:hAnsi="Segoe UI" w:cs="Segoe UI"/>
            <w:color w:val="156082" w:themeColor="accent1"/>
            <w:sz w:val="23"/>
            <w:szCs w:val="23"/>
            <w:lang w:val="en-GB"/>
          </w:rPr>
          <w:t>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rPr>
          <w:t xml:space="preserve"> fluids to calculate a </w:t>
        </w:r>
        <w:r w:rsidRPr="007432CB">
          <w:rPr>
            <w:rFonts w:ascii="Segoe UI" w:hAnsi="Segoe UI" w:cs="Segoe UI"/>
            <w:color w:val="156082" w:themeColor="accent1"/>
            <w:sz w:val="23"/>
            <w:szCs w:val="23"/>
            <w:lang w:val="en-GB"/>
          </w:rPr>
          <w:t>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rPr>
          <w:t xml:space="preserve"> density using an instrument-specific calibration </w:t>
        </w:r>
        <w:r w:rsidRPr="007432CB">
          <w:rPr>
            <w:rFonts w:ascii="Segoe UI" w:hAnsi="Segoe UI" w:cs="Segoe UI"/>
            <w:color w:val="156082" w:themeColor="accent1"/>
            <w:sz w:val="23"/>
            <w:szCs w:val="23"/>
            <w:lang w:val="en-GB"/>
          </w:rPr>
          <w:t xml:space="preserve">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(e.g., Rosso and Bodnar, 1995; Kawakami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2003; Yamamoto and </w:t>
        </w:r>
        <w:proofErr w:type="spellStart"/>
        <w:r w:rsidRPr="007432CB">
          <w:rPr>
            <w:rFonts w:ascii="Segoe UI" w:hAnsi="Segoe UI" w:cs="Segoe UI"/>
            <w:color w:val="156082" w:themeColor="accent1"/>
            <w:sz w:val="23"/>
            <w:szCs w:val="23"/>
          </w:rPr>
          <w:t>Kagi</w:t>
        </w:r>
        <w:proofErr w:type="spellEnd"/>
        <w:r w:rsidRPr="007432CB">
          <w:rPr>
            <w:rFonts w:ascii="Segoe UI" w:hAnsi="Segoe UI" w:cs="Segoe UI"/>
            <w:color w:val="156082" w:themeColor="accent1"/>
            <w:sz w:val="23"/>
            <w:szCs w:val="23"/>
          </w:rPr>
          <w:t xml:space="preserve">, 2006; Fall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2011; Wang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2011, 2019; </w:t>
        </w:r>
        <w:proofErr w:type="spellStart"/>
        <w:r w:rsidRPr="007432CB">
          <w:rPr>
            <w:rFonts w:ascii="Segoe UI" w:hAnsi="Segoe UI" w:cs="Segoe UI"/>
            <w:color w:val="156082" w:themeColor="accent1"/>
            <w:sz w:val="23"/>
            <w:szCs w:val="23"/>
          </w:rPr>
          <w:t>Lamadrid</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2017; </w:t>
        </w:r>
        <w:proofErr w:type="spellStart"/>
        <w:r w:rsidRPr="007432CB">
          <w:rPr>
            <w:rFonts w:ascii="Segoe UI" w:hAnsi="Segoe UI" w:cs="Segoe UI"/>
            <w:color w:val="156082" w:themeColor="accent1"/>
            <w:sz w:val="23"/>
            <w:szCs w:val="23"/>
          </w:rPr>
          <w:t>Sublett</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2020; </w:t>
        </w:r>
        <w:proofErr w:type="spellStart"/>
        <w:r w:rsidRPr="007432CB">
          <w:rPr>
            <w:rFonts w:ascii="Segoe UI" w:hAnsi="Segoe UI" w:cs="Segoe UI"/>
            <w:color w:val="156082" w:themeColor="accent1"/>
            <w:sz w:val="23"/>
            <w:szCs w:val="23"/>
          </w:rPr>
          <w:t>DeVitre</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2021; Le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2021)</w:t>
        </w:r>
      </w:ins>
      <w:ins w:id="25" w:author="Charlotte Devitre" w:date="2024-08-07T15:38:00Z" w16du:dateUtc="2024-08-07T22:38:00Z">
        <w:r w:rsidRPr="007432CB">
          <w:rPr>
            <w:rFonts w:ascii="Segoe UI" w:hAnsi="Segoe UI" w:cs="Segoe UI"/>
            <w:color w:val="156082" w:themeColor="accent1"/>
            <w:sz w:val="23"/>
            <w:szCs w:val="23"/>
          </w:rPr>
          <w:fldChar w:fldCharType="end"/>
        </w:r>
      </w:ins>
      <w:ins w:id="26" w:author="Charlotte Devitre" w:date="2024-08-07T15:38:00Z">
        <w:r w:rsidRPr="007432CB">
          <w:rPr>
            <w:rFonts w:ascii="Segoe UI" w:hAnsi="Segoe UI" w:cs="Segoe UI"/>
            <w:color w:val="156082" w:themeColor="accent1"/>
            <w:sz w:val="23"/>
            <w:szCs w:val="23"/>
            <w:lang w:val="en-GB"/>
          </w:rPr>
          <w:t>, have made it possible to accurately measure lower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 xml:space="preserve"> densities, and thus identify shallow storage regions more reliably. Recent work demonstrated that Raman-based barometry of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 xml:space="preserve">-rich fluid inclusions returns the same results as melt inclusion barometry while requiring far less time and resources than melt inclusion analyses, and obtains higher precision than mineral thermobarometry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7432CB">
          <w:rPr>
            <w:rFonts w:ascii="Cambria Math" w:hAnsi="Cambria Math" w:cs="Cambria Math"/>
            <w:color w:val="156082" w:themeColor="accent1"/>
            <w:sz w:val="23"/>
            <w:szCs w:val="23"/>
            <w:lang w:val="en-GB"/>
          </w:rPr>
          <w:instrText>∼</w:instrText>
        </w:r>
        <w:r w:rsidRPr="007432CB">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(Dayton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2024; </w:t>
        </w:r>
        <w:proofErr w:type="spellStart"/>
        <w:r w:rsidRPr="007432CB">
          <w:rPr>
            <w:rFonts w:ascii="Segoe UI" w:hAnsi="Segoe UI" w:cs="Segoe UI"/>
            <w:color w:val="156082" w:themeColor="accent1"/>
            <w:sz w:val="23"/>
            <w:szCs w:val="23"/>
          </w:rPr>
          <w:t>DeVitre</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Wieser</w:t>
        </w:r>
        <w:proofErr w:type="spellEnd"/>
        <w:r w:rsidRPr="007432CB">
          <w:rPr>
            <w:rFonts w:ascii="Segoe UI" w:hAnsi="Segoe UI" w:cs="Segoe UI"/>
            <w:color w:val="156082" w:themeColor="accent1"/>
            <w:sz w:val="23"/>
            <w:szCs w:val="23"/>
          </w:rPr>
          <w:t xml:space="preserve">, 2024; Lerner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2024)</w:t>
        </w:r>
      </w:ins>
      <w:ins w:id="27" w:author="Charlotte Devitre" w:date="2024-08-07T15:38:00Z" w16du:dateUtc="2024-08-07T22:38:00Z">
        <w:r w:rsidRPr="007432CB">
          <w:rPr>
            <w:rFonts w:ascii="Segoe UI" w:hAnsi="Segoe UI" w:cs="Segoe UI"/>
            <w:color w:val="156082" w:themeColor="accent1"/>
            <w:sz w:val="23"/>
            <w:szCs w:val="23"/>
          </w:rPr>
          <w:fldChar w:fldCharType="end"/>
        </w:r>
      </w:ins>
      <w:ins w:id="28" w:author="Charlotte Devitre" w:date="2024-08-07T15:38:00Z">
        <w:r w:rsidRPr="007432CB">
          <w:rPr>
            <w:rFonts w:ascii="Segoe UI" w:hAnsi="Segoe UI" w:cs="Segoe UI"/>
            <w:color w:val="156082" w:themeColor="accent1"/>
            <w:sz w:val="23"/>
            <w:szCs w:val="23"/>
          </w:rPr>
          <w:t>. Although micro thermometry is generally more accurate than Raman spectroscopy for high-density CO</w:t>
        </w:r>
        <w:r w:rsidRPr="007432CB">
          <w:rPr>
            <w:rFonts w:ascii="Segoe UI" w:hAnsi="Segoe UI" w:cs="Segoe UI"/>
            <w:color w:val="156082" w:themeColor="accent1"/>
            <w:sz w:val="23"/>
            <w:szCs w:val="23"/>
            <w:vertAlign w:val="subscript"/>
          </w:rPr>
          <w:t>2</w:t>
        </w:r>
        <w:r w:rsidRPr="007432CB">
          <w:rPr>
            <w:rFonts w:ascii="Segoe UI" w:hAnsi="Segoe UI" w:cs="Segoe UI"/>
            <w:color w:val="156082" w:themeColor="accent1"/>
            <w:sz w:val="23"/>
            <w:szCs w:val="23"/>
          </w:rPr>
          <w:t xml:space="preserve"> fluids (&gt;0.6 g/cm</w:t>
        </w:r>
        <w:r w:rsidRPr="007432CB">
          <w:rPr>
            <w:rFonts w:ascii="Segoe UI" w:hAnsi="Segoe UI" w:cs="Segoe UI"/>
            <w:color w:val="156082" w:themeColor="accent1"/>
            <w:sz w:val="23"/>
            <w:szCs w:val="23"/>
            <w:vertAlign w:val="superscript"/>
          </w:rPr>
          <w:t>3</w:t>
        </w:r>
        <w:r w:rsidRPr="007432CB">
          <w:rPr>
            <w:rFonts w:ascii="Segoe UI" w:hAnsi="Segoe UI" w:cs="Segoe UI"/>
            <w:color w:val="156082" w:themeColor="accent1"/>
            <w:sz w:val="23"/>
            <w:szCs w:val="23"/>
          </w:rPr>
          <w:t xml:space="preserve">; </w:t>
        </w:r>
        <w:r w:rsidRPr="007432CB">
          <w:rPr>
            <w:rFonts w:ascii="Segoe UI" w:hAnsi="Segoe UI" w:cs="Segoe UI"/>
            <w:color w:val="156082" w:themeColor="accent1"/>
            <w:sz w:val="23"/>
            <w:szCs w:val="23"/>
          </w:rPr>
          <w:fldChar w:fldCharType="begin"/>
        </w:r>
        <w:r w:rsidRPr="007432CB">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Pr="007432CB">
          <w:rPr>
            <w:rFonts w:ascii="Segoe UI" w:hAnsi="Segoe UI" w:cs="Segoe UI"/>
            <w:color w:val="156082" w:themeColor="accent1"/>
            <w:sz w:val="23"/>
            <w:szCs w:val="23"/>
          </w:rPr>
          <w:fldChar w:fldCharType="separate"/>
        </w:r>
        <w:r w:rsidRPr="007432CB">
          <w:rPr>
            <w:rFonts w:ascii="Segoe UI" w:hAnsi="Segoe UI" w:cs="Segoe UI"/>
            <w:color w:val="156082" w:themeColor="accent1"/>
            <w:sz w:val="23"/>
            <w:szCs w:val="23"/>
          </w:rPr>
          <w:t>Bakker, 2021</w:t>
        </w:r>
      </w:ins>
      <w:ins w:id="29" w:author="Charlotte Devitre" w:date="2024-08-07T15:38:00Z" w16du:dateUtc="2024-08-07T22:38:00Z">
        <w:r w:rsidRPr="007432CB">
          <w:rPr>
            <w:rFonts w:ascii="Segoe UI" w:hAnsi="Segoe UI" w:cs="Segoe UI"/>
            <w:color w:val="156082" w:themeColor="accent1"/>
            <w:sz w:val="23"/>
            <w:szCs w:val="23"/>
          </w:rPr>
          <w:fldChar w:fldCharType="end"/>
        </w:r>
      </w:ins>
      <w:ins w:id="30" w:author="Charlotte Devitre" w:date="2024-08-07T15:38:00Z">
        <w:r w:rsidRPr="007432CB">
          <w:rPr>
            <w:rFonts w:ascii="Segoe UI" w:hAnsi="Segoe UI" w:cs="Segoe UI"/>
            <w:color w:val="156082" w:themeColor="accent1"/>
            <w:sz w:val="23"/>
            <w:szCs w:val="23"/>
          </w:rPr>
          <w:t>), Raman spectroscopy has the advantage of being able to easily probe nearly the entire range of geologically relevant CO</w:t>
        </w:r>
        <w:r w:rsidRPr="007432CB">
          <w:rPr>
            <w:rFonts w:ascii="Segoe UI" w:hAnsi="Segoe UI" w:cs="Segoe UI"/>
            <w:color w:val="156082" w:themeColor="accent1"/>
            <w:sz w:val="23"/>
            <w:szCs w:val="23"/>
            <w:vertAlign w:val="subscript"/>
          </w:rPr>
          <w:t>2</w:t>
        </w:r>
        <w:r w:rsidRPr="007432CB">
          <w:rPr>
            <w:rFonts w:ascii="Segoe UI" w:hAnsi="Segoe UI" w:cs="Segoe UI"/>
            <w:color w:val="156082" w:themeColor="accent1"/>
            <w:sz w:val="23"/>
            <w:szCs w:val="23"/>
          </w:rPr>
          <w:t xml:space="preserve"> densities (from very low to high) with reasonably consistent precision and accuracy. It is also possible to assess the composition of the fluids and/or solids in the inclusions using Raman spectroscopy. The CO</w:t>
        </w:r>
        <w:r w:rsidRPr="007432CB">
          <w:rPr>
            <w:rFonts w:ascii="Segoe UI" w:hAnsi="Segoe UI" w:cs="Segoe UI"/>
            <w:color w:val="156082" w:themeColor="accent1"/>
            <w:sz w:val="23"/>
            <w:szCs w:val="23"/>
            <w:vertAlign w:val="subscript"/>
          </w:rPr>
          <w:t>2</w:t>
        </w:r>
        <w:r w:rsidRPr="007432CB">
          <w:rPr>
            <w:rFonts w:ascii="Segoe UI" w:hAnsi="Segoe UI" w:cs="Segoe UI"/>
            <w:color w:val="156082" w:themeColor="accent1"/>
            <w:sz w:val="23"/>
            <w:szCs w:val="23"/>
          </w:rPr>
          <w:t xml:space="preserve"> density obtained from either technique, </w:t>
        </w:r>
        <w:r w:rsidRPr="007432CB">
          <w:rPr>
            <w:rFonts w:ascii="Segoe UI" w:hAnsi="Segoe UI" w:cs="Segoe UI"/>
            <w:color w:val="156082" w:themeColor="accent1"/>
            <w:sz w:val="23"/>
            <w:szCs w:val="23"/>
            <w:lang w:val="en-GB"/>
          </w:rPr>
          <w:t>along with an estimate of entrapment temperature, is converted into an entrapment pressure using an equation of State (EOS, Fig. 2, either pure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 or CO</w:t>
        </w:r>
        <w:r w:rsidRPr="007432CB">
          <w:rPr>
            <w:rFonts w:ascii="Segoe UI" w:hAnsi="Segoe UI" w:cs="Segoe UI"/>
            <w:color w:val="156082" w:themeColor="accent1"/>
            <w:sz w:val="23"/>
            <w:szCs w:val="23"/>
            <w:vertAlign w:val="subscript"/>
            <w:lang w:val="en-GB"/>
          </w:rPr>
          <w:t>2</w:t>
        </w:r>
        <w:r w:rsidRPr="007432CB">
          <w:rPr>
            <w:rFonts w:ascii="Segoe UI" w:hAnsi="Segoe UI" w:cs="Segoe UI"/>
            <w:color w:val="156082" w:themeColor="accent1"/>
            <w:sz w:val="23"/>
            <w:szCs w:val="23"/>
            <w:lang w:val="en-GB"/>
          </w:rPr>
          <w:t>-</w:t>
        </w:r>
        <w:r w:rsidRPr="007432CB">
          <w:rPr>
            <w:rFonts w:ascii="Segoe UI" w:hAnsi="Segoe UI" w:cs="Segoe UI"/>
            <w:bCs/>
            <w:color w:val="156082" w:themeColor="accent1"/>
            <w:sz w:val="23"/>
            <w:szCs w:val="23"/>
            <w:lang w:val="en-GB"/>
          </w:rPr>
          <w:t>H</w:t>
        </w:r>
        <w:r w:rsidRPr="007432CB">
          <w:rPr>
            <w:rFonts w:ascii="Segoe UI" w:hAnsi="Segoe UI" w:cs="Segoe UI"/>
            <w:bCs/>
            <w:color w:val="156082" w:themeColor="accent1"/>
            <w:sz w:val="23"/>
            <w:szCs w:val="23"/>
            <w:vertAlign w:val="subscript"/>
            <w:lang w:val="en-GB"/>
          </w:rPr>
          <w:t>2</w:t>
        </w:r>
        <w:r w:rsidRPr="007432CB">
          <w:rPr>
            <w:rFonts w:ascii="Segoe UI" w:hAnsi="Segoe UI" w:cs="Segoe UI"/>
            <w:bCs/>
            <w:color w:val="156082" w:themeColor="accent1"/>
            <w:sz w:val="23"/>
            <w:szCs w:val="23"/>
            <w:lang w:val="en-GB"/>
          </w:rPr>
          <w:t>O</w:t>
        </w:r>
        <w:r w:rsidRPr="007432CB">
          <w:rPr>
            <w:rFonts w:ascii="Segoe UI" w:hAnsi="Segoe UI" w:cs="Segoe UI"/>
            <w:color w:val="156082" w:themeColor="accent1"/>
            <w:sz w:val="23"/>
            <w:szCs w:val="23"/>
            <w:lang w:val="en-GB"/>
          </w:rPr>
          <w:t xml:space="preserve">). Recent studies have speculated that fluid inclusion barometry, using either micro thermometry or Raman spectroscopy, could be performed quickly enough to be useful for near-real-time volcano monitoring </w:t>
        </w:r>
        <w:r w:rsidRPr="007432CB">
          <w:rPr>
            <w:rFonts w:ascii="Segoe UI" w:hAnsi="Segoe UI" w:cs="Segoe UI"/>
            <w:color w:val="156082" w:themeColor="accent1"/>
            <w:sz w:val="23"/>
            <w:szCs w:val="23"/>
            <w:lang w:val="en-GB"/>
          </w:rPr>
          <w:fldChar w:fldCharType="begin"/>
        </w:r>
        <w:r w:rsidRPr="007432CB">
          <w:rPr>
            <w:rFonts w:ascii="Segoe UI" w:hAnsi="Segoe UI" w:cs="Segoe UI"/>
            <w:color w:val="156082" w:themeColor="accent1"/>
            <w:sz w:val="23"/>
            <w:szCs w:val="23"/>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7432CB">
          <w:rPr>
            <w:rFonts w:ascii="Segoe UI" w:hAnsi="Segoe UI" w:cs="Segoe UI"/>
            <w:color w:val="156082" w:themeColor="accent1"/>
            <w:sz w:val="23"/>
            <w:szCs w:val="23"/>
            <w:lang w:val="en-GB"/>
          </w:rPr>
          <w:fldChar w:fldCharType="separate"/>
        </w:r>
        <w:r w:rsidRPr="007432CB">
          <w:rPr>
            <w:rFonts w:ascii="Segoe UI" w:hAnsi="Segoe UI" w:cs="Segoe UI"/>
            <w:color w:val="156082" w:themeColor="accent1"/>
            <w:sz w:val="23"/>
            <w:szCs w:val="23"/>
          </w:rPr>
          <w:t xml:space="preserve">(Dayton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xml:space="preserve">, 2023; </w:t>
        </w:r>
        <w:proofErr w:type="spellStart"/>
        <w:r w:rsidRPr="007432CB">
          <w:rPr>
            <w:rFonts w:ascii="Segoe UI" w:hAnsi="Segoe UI" w:cs="Segoe UI"/>
            <w:color w:val="156082" w:themeColor="accent1"/>
            <w:sz w:val="23"/>
            <w:szCs w:val="23"/>
          </w:rPr>
          <w:t>Zanon</w:t>
        </w:r>
        <w:proofErr w:type="spellEnd"/>
        <w:r w:rsidRPr="007432CB">
          <w:rPr>
            <w:rFonts w:ascii="Segoe UI" w:hAnsi="Segoe UI" w:cs="Segoe UI"/>
            <w:color w:val="156082" w:themeColor="accent1"/>
            <w:sz w:val="23"/>
            <w:szCs w:val="23"/>
          </w:rPr>
          <w:t xml:space="preserve"> </w:t>
        </w:r>
        <w:r w:rsidRPr="007432CB">
          <w:rPr>
            <w:rFonts w:ascii="Segoe UI" w:hAnsi="Segoe UI" w:cs="Segoe UI"/>
            <w:i/>
            <w:iCs/>
            <w:color w:val="156082" w:themeColor="accent1"/>
            <w:sz w:val="23"/>
            <w:szCs w:val="23"/>
          </w:rPr>
          <w:t>et al.</w:t>
        </w:r>
        <w:r w:rsidRPr="007432CB">
          <w:rPr>
            <w:rFonts w:ascii="Segoe UI" w:hAnsi="Segoe UI" w:cs="Segoe UI"/>
            <w:color w:val="156082" w:themeColor="accent1"/>
            <w:sz w:val="23"/>
            <w:szCs w:val="23"/>
          </w:rPr>
          <w:t>, 2024b)</w:t>
        </w:r>
      </w:ins>
      <w:ins w:id="31" w:author="Charlotte Devitre" w:date="2024-08-07T15:38:00Z" w16du:dateUtc="2024-08-07T22:38:00Z">
        <w:r w:rsidRPr="007432CB">
          <w:rPr>
            <w:rFonts w:ascii="Segoe UI" w:hAnsi="Segoe UI" w:cs="Segoe UI"/>
            <w:color w:val="156082" w:themeColor="accent1"/>
            <w:sz w:val="23"/>
            <w:szCs w:val="23"/>
            <w:lang w:val="en-GB"/>
          </w:rPr>
          <w:fldChar w:fldCharType="end"/>
        </w:r>
      </w:ins>
      <w:ins w:id="32" w:author="Charlotte Devitre" w:date="2024-08-07T15:38:00Z">
        <w:r w:rsidRPr="007432CB">
          <w:rPr>
            <w:rFonts w:ascii="Segoe UI" w:hAnsi="Segoe UI" w:cs="Segoe UI"/>
            <w:color w:val="156082" w:themeColor="accent1"/>
            <w:sz w:val="23"/>
            <w:szCs w:val="23"/>
          </w:rPr>
          <w:t>. Indeed, advances in the accuracy of Raman measurements from two decades of improvements in CO</w:t>
        </w:r>
        <w:r w:rsidRPr="007432CB">
          <w:rPr>
            <w:rFonts w:ascii="Segoe UI" w:hAnsi="Segoe UI" w:cs="Segoe UI"/>
            <w:color w:val="156082" w:themeColor="accent1"/>
            <w:sz w:val="23"/>
            <w:szCs w:val="23"/>
            <w:vertAlign w:val="subscript"/>
          </w:rPr>
          <w:t>2</w:t>
        </w:r>
        <w:r w:rsidRPr="007432CB">
          <w:rPr>
            <w:rFonts w:ascii="Segoe UI" w:hAnsi="Segoe UI" w:cs="Segoe UI"/>
            <w:color w:val="156082" w:themeColor="accent1"/>
            <w:sz w:val="23"/>
            <w:szCs w:val="23"/>
          </w:rPr>
          <w:t xml:space="preserve"> </w:t>
        </w:r>
        <w:proofErr w:type="spellStart"/>
        <w:r w:rsidRPr="007432CB">
          <w:rPr>
            <w:rFonts w:ascii="Segoe UI" w:hAnsi="Segoe UI" w:cs="Segoe UI"/>
            <w:color w:val="156082" w:themeColor="accent1"/>
            <w:sz w:val="23"/>
            <w:szCs w:val="23"/>
          </w:rPr>
          <w:t>densimetry</w:t>
        </w:r>
        <w:proofErr w:type="spellEnd"/>
        <w:r w:rsidRPr="007432CB">
          <w:rPr>
            <w:rFonts w:ascii="Segoe UI" w:hAnsi="Segoe UI" w:cs="Segoe UI"/>
            <w:color w:val="156082" w:themeColor="accent1"/>
            <w:sz w:val="23"/>
            <w:szCs w:val="23"/>
          </w:rPr>
          <w:t xml:space="preserve"> calibrations along with new capabilities to process data in a more streamlined and reproduceable way (e.g., </w:t>
        </w:r>
        <w:r w:rsidRPr="007432CB">
          <w:rPr>
            <w:rFonts w:ascii="Segoe UI" w:hAnsi="Segoe UI" w:cs="Segoe UI"/>
            <w:color w:val="156082" w:themeColor="accent1"/>
            <w:sz w:val="23"/>
            <w:szCs w:val="23"/>
          </w:rPr>
          <w:fldChar w:fldCharType="begin"/>
        </w:r>
        <w:r w:rsidRPr="007432CB">
          <w:rPr>
            <w:rFonts w:ascii="Segoe UI" w:hAnsi="Segoe UI" w:cs="Segoe UI"/>
            <w:color w:val="156082" w:themeColor="accent1"/>
            <w:sz w:val="23"/>
            <w:szCs w:val="23"/>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7432CB">
          <w:rPr>
            <w:rFonts w:ascii="Segoe UI" w:hAnsi="Segoe UI" w:cs="Segoe UI"/>
            <w:color w:val="156082" w:themeColor="accent1"/>
            <w:sz w:val="23"/>
            <w:szCs w:val="23"/>
          </w:rPr>
          <w:fldChar w:fldCharType="separate"/>
        </w:r>
        <w:proofErr w:type="spellStart"/>
        <w:r w:rsidRPr="007432CB">
          <w:rPr>
            <w:rFonts w:ascii="Segoe UI" w:hAnsi="Segoe UI" w:cs="Segoe UI"/>
            <w:color w:val="156082" w:themeColor="accent1"/>
            <w:sz w:val="23"/>
            <w:szCs w:val="23"/>
          </w:rPr>
          <w:t>Wieser</w:t>
        </w:r>
        <w:proofErr w:type="spellEnd"/>
        <w:r w:rsidRPr="007432CB">
          <w:rPr>
            <w:rFonts w:ascii="Segoe UI" w:hAnsi="Segoe UI" w:cs="Segoe UI"/>
            <w:color w:val="156082" w:themeColor="accent1"/>
            <w:sz w:val="23"/>
            <w:szCs w:val="23"/>
          </w:rPr>
          <w:t xml:space="preserve"> and </w:t>
        </w:r>
        <w:proofErr w:type="spellStart"/>
        <w:r w:rsidRPr="007432CB">
          <w:rPr>
            <w:rFonts w:ascii="Segoe UI" w:hAnsi="Segoe UI" w:cs="Segoe UI"/>
            <w:color w:val="156082" w:themeColor="accent1"/>
            <w:sz w:val="23"/>
            <w:szCs w:val="23"/>
          </w:rPr>
          <w:t>DeVitre</w:t>
        </w:r>
        <w:proofErr w:type="spellEnd"/>
        <w:r w:rsidRPr="007432CB">
          <w:rPr>
            <w:rFonts w:ascii="Segoe UI" w:hAnsi="Segoe UI" w:cs="Segoe UI"/>
            <w:color w:val="156082" w:themeColor="accent1"/>
            <w:sz w:val="23"/>
            <w:szCs w:val="23"/>
          </w:rPr>
          <w:t>, 2024</w:t>
        </w:r>
      </w:ins>
      <w:ins w:id="33" w:author="Charlotte Devitre" w:date="2024-08-07T15:38:00Z" w16du:dateUtc="2024-08-07T22:38:00Z">
        <w:r w:rsidRPr="007432CB">
          <w:rPr>
            <w:rFonts w:ascii="Segoe UI" w:hAnsi="Segoe UI" w:cs="Segoe UI"/>
            <w:color w:val="156082" w:themeColor="accent1"/>
            <w:sz w:val="23"/>
            <w:szCs w:val="23"/>
            <w:lang w:val="en-GB"/>
          </w:rPr>
          <w:fldChar w:fldCharType="end"/>
        </w:r>
      </w:ins>
      <w:ins w:id="34" w:author="Charlotte Devitre" w:date="2024-08-07T15:38:00Z">
        <w:r w:rsidRPr="007432CB">
          <w:rPr>
            <w:rFonts w:ascii="Segoe UI" w:hAnsi="Segoe UI" w:cs="Segoe UI"/>
            <w:color w:val="156082" w:themeColor="accent1"/>
            <w:sz w:val="23"/>
            <w:szCs w:val="23"/>
          </w:rPr>
          <w:t>) show that Raman-based fluid inclusion barometry could now be fast-enough for this application. However, this has not been formally demonstrated</w:t>
        </w:r>
        <w:r w:rsidRPr="007432CB">
          <w:rPr>
            <w:rFonts w:ascii="Segoe UI" w:hAnsi="Segoe UI" w:cs="Segoe UI"/>
            <w:color w:val="156082" w:themeColor="accent1"/>
            <w:sz w:val="23"/>
            <w:szCs w:val="23"/>
            <w:lang w:val="en-GB"/>
          </w:rPr>
          <w:t xml:space="preserve">. </w:t>
        </w:r>
      </w:ins>
      <w:r>
        <w:rPr>
          <w:rFonts w:ascii="Segoe UI" w:hAnsi="Segoe UI" w:cs="Segoe UI"/>
          <w:color w:val="156082" w:themeColor="accent1"/>
          <w:sz w:val="23"/>
          <w:szCs w:val="23"/>
          <w:lang w:val="en-GB"/>
        </w:rPr>
        <w:t>“</w:t>
      </w:r>
    </w:p>
    <w:p w14:paraId="254394A9" w14:textId="18FFB70E" w:rsidR="00941204" w:rsidRPr="00EC32D1" w:rsidRDefault="00941204">
      <w:pPr>
        <w:rPr>
          <w:rFonts w:ascii="Segoe UI" w:hAnsi="Segoe UI" w:cs="Segoe UI"/>
          <w:color w:val="156082" w:themeColor="accent1"/>
          <w:sz w:val="23"/>
          <w:szCs w:val="23"/>
          <w:shd w:val="clear" w:color="auto" w:fill="FFFFFF"/>
        </w:rPr>
      </w:pPr>
    </w:p>
    <w:p w14:paraId="688F671F" w14:textId="6A4A3D1E"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w:t>
      </w:r>
      <w:r>
        <w:rPr>
          <w:rFonts w:ascii="Segoe UI" w:hAnsi="Segoe UI" w:cs="Segoe UI"/>
          <w:color w:val="242424"/>
          <w:sz w:val="23"/>
          <w:szCs w:val="23"/>
          <w:shd w:val="clear" w:color="auto" w:fill="FFFFFF"/>
        </w:rPr>
        <w:lastRenderedPageBreak/>
        <w:t xml:space="preserve">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t>
      </w:r>
      <w:proofErr w:type="spellStart"/>
      <w:r w:rsidR="00EC32D1">
        <w:rPr>
          <w:rFonts w:ascii="Segoe UI" w:hAnsi="Segoe UI" w:cs="Segoe UI"/>
          <w:color w:val="156082" w:themeColor="accent1"/>
          <w:sz w:val="23"/>
          <w:szCs w:val="23"/>
        </w:rPr>
        <w:t>Wieser</w:t>
      </w:r>
      <w:proofErr w:type="spellEnd"/>
      <w:r w:rsidR="00EC32D1">
        <w:rPr>
          <w:rFonts w:ascii="Segoe UI" w:hAnsi="Segoe UI" w:cs="Segoe UI"/>
          <w:color w:val="156082" w:themeColor="accent1"/>
          <w:sz w:val="23"/>
          <w:szCs w:val="23"/>
        </w:rPr>
        <w:t xml:space="preserve"> and Devitre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make possible to even consider this a potential monitoring technique. </w:t>
      </w:r>
    </w:p>
    <w:p w14:paraId="5CE556B7" w14:textId="0D5F80D1" w:rsidR="00EC32D1" w:rsidRDefault="00941204">
      <w:pPr>
        <w:rPr>
          <w:rFonts w:ascii="Segoe UI" w:hAnsi="Segoe UI" w:cs="Segoe UI"/>
          <w:color w:val="156082" w:themeColor="accent1"/>
          <w:sz w:val="23"/>
          <w:szCs w:val="23"/>
        </w:rPr>
      </w:pPr>
      <w:r>
        <w:rPr>
          <w:rFonts w:ascii="Segoe UI" w:hAnsi="Segoe UI" w:cs="Segoe UI"/>
          <w:color w:val="156082" w:themeColor="accent1"/>
          <w:sz w:val="23"/>
          <w:szCs w:val="23"/>
        </w:rPr>
        <w:t xml:space="preserve">See lines </w:t>
      </w:r>
      <w:r w:rsidR="007432CB">
        <w:rPr>
          <w:rFonts w:ascii="Segoe UI" w:hAnsi="Segoe UI" w:cs="Segoe UI"/>
          <w:color w:val="156082" w:themeColor="accent1"/>
          <w:sz w:val="23"/>
          <w:szCs w:val="23"/>
        </w:rPr>
        <w:t>209</w:t>
      </w:r>
      <w:r>
        <w:rPr>
          <w:rFonts w:ascii="Segoe UI" w:hAnsi="Segoe UI" w:cs="Segoe UI"/>
          <w:color w:val="156082" w:themeColor="accent1"/>
          <w:sz w:val="23"/>
          <w:szCs w:val="23"/>
        </w:rPr>
        <w:t>-</w:t>
      </w:r>
      <w:r w:rsidR="007432CB">
        <w:rPr>
          <w:rFonts w:ascii="Segoe UI" w:hAnsi="Segoe UI" w:cs="Segoe UI"/>
          <w:color w:val="156082" w:themeColor="accent1"/>
          <w:sz w:val="23"/>
          <w:szCs w:val="23"/>
        </w:rPr>
        <w:t>216</w:t>
      </w:r>
      <w:r>
        <w:rPr>
          <w:rFonts w:ascii="Segoe UI" w:hAnsi="Segoe UI" w:cs="Segoe UI"/>
          <w:color w:val="156082" w:themeColor="accent1"/>
          <w:sz w:val="23"/>
          <w:szCs w:val="23"/>
        </w:rPr>
        <w:t xml:space="preserve">: </w:t>
      </w:r>
    </w:p>
    <w:p w14:paraId="081993A9" w14:textId="4BE0403F" w:rsidR="00941204" w:rsidRPr="00EC32D1" w:rsidRDefault="00941204">
      <w:pPr>
        <w:rPr>
          <w:rFonts w:ascii="Segoe UI" w:hAnsi="Segoe UI" w:cs="Segoe UI"/>
          <w:color w:val="156082" w:themeColor="accent1"/>
          <w:sz w:val="23"/>
          <w:szCs w:val="23"/>
        </w:rPr>
      </w:pPr>
      <w:r>
        <w:rPr>
          <w:rFonts w:ascii="Segoe UI" w:hAnsi="Segoe UI" w:cs="Segoe UI"/>
          <w:color w:val="156082" w:themeColor="accent1"/>
          <w:sz w:val="23"/>
          <w:szCs w:val="23"/>
        </w:rPr>
        <w:t>“</w:t>
      </w:r>
      <w:ins w:id="35" w:author="Charlotte Devitre" w:date="2024-08-07T15:38:00Z">
        <w:r w:rsidR="007432CB" w:rsidRPr="007432CB">
          <w:rPr>
            <w:rFonts w:ascii="Segoe UI" w:hAnsi="Segoe UI" w:cs="Segoe UI"/>
            <w:color w:val="156082" w:themeColor="accent1"/>
            <w:sz w:val="23"/>
            <w:szCs w:val="23"/>
            <w:lang w:val="en-GB"/>
          </w:rPr>
          <w:t xml:space="preserve">Recent studies have speculated that fluid inclusion barometry, using either micro thermometry or Raman spectroscopy, could be performed quickly enough to be useful for near-real-time volcano monitoring </w:t>
        </w:r>
        <w:r w:rsidR="007432CB" w:rsidRPr="007432CB">
          <w:rPr>
            <w:rFonts w:ascii="Segoe UI" w:hAnsi="Segoe UI" w:cs="Segoe UI"/>
            <w:color w:val="156082" w:themeColor="accent1"/>
            <w:sz w:val="23"/>
            <w:szCs w:val="23"/>
            <w:lang w:val="en-GB"/>
          </w:rPr>
          <w:fldChar w:fldCharType="begin"/>
        </w:r>
        <w:r w:rsidR="007432CB" w:rsidRPr="007432CB">
          <w:rPr>
            <w:rFonts w:ascii="Segoe UI" w:hAnsi="Segoe UI" w:cs="Segoe UI"/>
            <w:color w:val="156082" w:themeColor="accent1"/>
            <w:sz w:val="23"/>
            <w:szCs w:val="23"/>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7432CB" w:rsidRPr="007432CB">
          <w:rPr>
            <w:rFonts w:ascii="Segoe UI" w:hAnsi="Segoe UI" w:cs="Segoe UI"/>
            <w:color w:val="156082" w:themeColor="accent1"/>
            <w:sz w:val="23"/>
            <w:szCs w:val="23"/>
            <w:lang w:val="en-GB"/>
          </w:rPr>
          <w:fldChar w:fldCharType="separate"/>
        </w:r>
        <w:r w:rsidR="007432CB" w:rsidRPr="007432CB">
          <w:rPr>
            <w:rFonts w:ascii="Segoe UI" w:hAnsi="Segoe UI" w:cs="Segoe UI"/>
            <w:color w:val="156082" w:themeColor="accent1"/>
            <w:sz w:val="23"/>
            <w:szCs w:val="23"/>
          </w:rPr>
          <w:t xml:space="preserve">(Dayton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xml:space="preserve">, 2023; </w:t>
        </w:r>
        <w:proofErr w:type="spellStart"/>
        <w:r w:rsidR="007432CB" w:rsidRPr="007432CB">
          <w:rPr>
            <w:rFonts w:ascii="Segoe UI" w:hAnsi="Segoe UI" w:cs="Segoe UI"/>
            <w:color w:val="156082" w:themeColor="accent1"/>
            <w:sz w:val="23"/>
            <w:szCs w:val="23"/>
          </w:rPr>
          <w:t>Zanon</w:t>
        </w:r>
        <w:proofErr w:type="spellEnd"/>
        <w:r w:rsidR="007432CB" w:rsidRPr="007432CB">
          <w:rPr>
            <w:rFonts w:ascii="Segoe UI" w:hAnsi="Segoe UI" w:cs="Segoe UI"/>
            <w:color w:val="156082" w:themeColor="accent1"/>
            <w:sz w:val="23"/>
            <w:szCs w:val="23"/>
          </w:rPr>
          <w:t xml:space="preserve"> </w:t>
        </w:r>
        <w:r w:rsidR="007432CB" w:rsidRPr="007432CB">
          <w:rPr>
            <w:rFonts w:ascii="Segoe UI" w:hAnsi="Segoe UI" w:cs="Segoe UI"/>
            <w:i/>
            <w:iCs/>
            <w:color w:val="156082" w:themeColor="accent1"/>
            <w:sz w:val="23"/>
            <w:szCs w:val="23"/>
          </w:rPr>
          <w:t>et al.</w:t>
        </w:r>
        <w:r w:rsidR="007432CB" w:rsidRPr="007432CB">
          <w:rPr>
            <w:rFonts w:ascii="Segoe UI" w:hAnsi="Segoe UI" w:cs="Segoe UI"/>
            <w:color w:val="156082" w:themeColor="accent1"/>
            <w:sz w:val="23"/>
            <w:szCs w:val="23"/>
          </w:rPr>
          <w:t>, 2024b)</w:t>
        </w:r>
      </w:ins>
      <w:ins w:id="36" w:author="Charlotte Devitre" w:date="2024-08-07T15:38:00Z" w16du:dateUtc="2024-08-07T22:38:00Z">
        <w:r w:rsidR="007432CB" w:rsidRPr="007432CB">
          <w:rPr>
            <w:rFonts w:ascii="Segoe UI" w:hAnsi="Segoe UI" w:cs="Segoe UI"/>
            <w:color w:val="156082" w:themeColor="accent1"/>
            <w:sz w:val="23"/>
            <w:szCs w:val="23"/>
            <w:lang w:val="en-GB"/>
          </w:rPr>
          <w:fldChar w:fldCharType="end"/>
        </w:r>
      </w:ins>
      <w:ins w:id="37" w:author="Charlotte Devitre" w:date="2024-08-07T15:38:00Z">
        <w:r w:rsidR="007432CB" w:rsidRPr="007432CB">
          <w:rPr>
            <w:rFonts w:ascii="Segoe UI" w:hAnsi="Segoe UI" w:cs="Segoe UI"/>
            <w:color w:val="156082" w:themeColor="accent1"/>
            <w:sz w:val="23"/>
            <w:szCs w:val="23"/>
          </w:rPr>
          <w:t>. Indeed, advances in the accuracy of Raman measurements from two decades of improvements in CO</w:t>
        </w:r>
        <w:r w:rsidR="007432CB" w:rsidRPr="007432CB">
          <w:rPr>
            <w:rFonts w:ascii="Segoe UI" w:hAnsi="Segoe UI" w:cs="Segoe UI"/>
            <w:color w:val="156082" w:themeColor="accent1"/>
            <w:sz w:val="23"/>
            <w:szCs w:val="23"/>
            <w:vertAlign w:val="subscript"/>
          </w:rPr>
          <w:t>2</w:t>
        </w:r>
        <w:r w:rsidR="007432CB" w:rsidRPr="007432CB">
          <w:rPr>
            <w:rFonts w:ascii="Segoe UI" w:hAnsi="Segoe UI" w:cs="Segoe UI"/>
            <w:color w:val="156082" w:themeColor="accent1"/>
            <w:sz w:val="23"/>
            <w:szCs w:val="23"/>
          </w:rPr>
          <w:t xml:space="preserve"> </w:t>
        </w:r>
        <w:proofErr w:type="spellStart"/>
        <w:r w:rsidR="007432CB" w:rsidRPr="007432CB">
          <w:rPr>
            <w:rFonts w:ascii="Segoe UI" w:hAnsi="Segoe UI" w:cs="Segoe UI"/>
            <w:color w:val="156082" w:themeColor="accent1"/>
            <w:sz w:val="23"/>
            <w:szCs w:val="23"/>
          </w:rPr>
          <w:t>densimetry</w:t>
        </w:r>
        <w:proofErr w:type="spellEnd"/>
        <w:r w:rsidR="007432CB" w:rsidRPr="007432CB">
          <w:rPr>
            <w:rFonts w:ascii="Segoe UI" w:hAnsi="Segoe UI" w:cs="Segoe UI"/>
            <w:color w:val="156082" w:themeColor="accent1"/>
            <w:sz w:val="23"/>
            <w:szCs w:val="23"/>
          </w:rPr>
          <w:t xml:space="preserve"> calibrations along with new capabilities to process data in a more streamlined and reproduceable way (e.g., </w:t>
        </w:r>
        <w:r w:rsidR="007432CB" w:rsidRPr="007432CB">
          <w:rPr>
            <w:rFonts w:ascii="Segoe UI" w:hAnsi="Segoe UI" w:cs="Segoe UI"/>
            <w:color w:val="156082" w:themeColor="accent1"/>
            <w:sz w:val="23"/>
            <w:szCs w:val="23"/>
          </w:rPr>
          <w:fldChar w:fldCharType="begin"/>
        </w:r>
        <w:r w:rsidR="007432CB" w:rsidRPr="007432CB">
          <w:rPr>
            <w:rFonts w:ascii="Segoe UI" w:hAnsi="Segoe UI" w:cs="Segoe UI"/>
            <w:color w:val="156082" w:themeColor="accent1"/>
            <w:sz w:val="23"/>
            <w:szCs w:val="23"/>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7432CB" w:rsidRPr="007432CB">
          <w:rPr>
            <w:rFonts w:ascii="Segoe UI" w:hAnsi="Segoe UI" w:cs="Segoe UI"/>
            <w:color w:val="156082" w:themeColor="accent1"/>
            <w:sz w:val="23"/>
            <w:szCs w:val="23"/>
          </w:rPr>
          <w:fldChar w:fldCharType="separate"/>
        </w:r>
        <w:proofErr w:type="spellStart"/>
        <w:r w:rsidR="007432CB" w:rsidRPr="007432CB">
          <w:rPr>
            <w:rFonts w:ascii="Segoe UI" w:hAnsi="Segoe UI" w:cs="Segoe UI"/>
            <w:color w:val="156082" w:themeColor="accent1"/>
            <w:sz w:val="23"/>
            <w:szCs w:val="23"/>
          </w:rPr>
          <w:t>Wieser</w:t>
        </w:r>
        <w:proofErr w:type="spellEnd"/>
        <w:r w:rsidR="007432CB" w:rsidRPr="007432CB">
          <w:rPr>
            <w:rFonts w:ascii="Segoe UI" w:hAnsi="Segoe UI" w:cs="Segoe UI"/>
            <w:color w:val="156082" w:themeColor="accent1"/>
            <w:sz w:val="23"/>
            <w:szCs w:val="23"/>
          </w:rPr>
          <w:t xml:space="preserve"> and </w:t>
        </w:r>
        <w:proofErr w:type="spellStart"/>
        <w:r w:rsidR="007432CB" w:rsidRPr="007432CB">
          <w:rPr>
            <w:rFonts w:ascii="Segoe UI" w:hAnsi="Segoe UI" w:cs="Segoe UI"/>
            <w:color w:val="156082" w:themeColor="accent1"/>
            <w:sz w:val="23"/>
            <w:szCs w:val="23"/>
          </w:rPr>
          <w:t>DeVitre</w:t>
        </w:r>
        <w:proofErr w:type="spellEnd"/>
        <w:r w:rsidR="007432CB" w:rsidRPr="007432CB">
          <w:rPr>
            <w:rFonts w:ascii="Segoe UI" w:hAnsi="Segoe UI" w:cs="Segoe UI"/>
            <w:color w:val="156082" w:themeColor="accent1"/>
            <w:sz w:val="23"/>
            <w:szCs w:val="23"/>
          </w:rPr>
          <w:t>, 2024</w:t>
        </w:r>
      </w:ins>
      <w:ins w:id="38" w:author="Charlotte Devitre" w:date="2024-08-07T15:38:00Z" w16du:dateUtc="2024-08-07T22:38:00Z">
        <w:r w:rsidR="007432CB" w:rsidRPr="007432CB">
          <w:rPr>
            <w:rFonts w:ascii="Segoe UI" w:hAnsi="Segoe UI" w:cs="Segoe UI"/>
            <w:color w:val="156082" w:themeColor="accent1"/>
            <w:sz w:val="23"/>
            <w:szCs w:val="23"/>
            <w:lang w:val="en-GB"/>
          </w:rPr>
          <w:fldChar w:fldCharType="end"/>
        </w:r>
      </w:ins>
      <w:ins w:id="39" w:author="Charlotte Devitre" w:date="2024-08-07T15:38:00Z">
        <w:r w:rsidR="007432CB" w:rsidRPr="007432CB">
          <w:rPr>
            <w:rFonts w:ascii="Segoe UI" w:hAnsi="Segoe UI" w:cs="Segoe UI"/>
            <w:color w:val="156082" w:themeColor="accent1"/>
            <w:sz w:val="23"/>
            <w:szCs w:val="23"/>
          </w:rPr>
          <w:t>) show that Raman-based fluid inclusion barometry could now be fast-enough for this application. However, this has not been formally demonstrated</w:t>
        </w:r>
        <w:r w:rsidR="007432CB" w:rsidRPr="007432CB">
          <w:rPr>
            <w:rFonts w:ascii="Segoe UI" w:hAnsi="Segoe UI" w:cs="Segoe UI"/>
            <w:color w:val="156082" w:themeColor="accent1"/>
            <w:sz w:val="23"/>
            <w:szCs w:val="23"/>
            <w:lang w:val="en-GB"/>
          </w:rPr>
          <w:t>.</w:t>
        </w:r>
      </w:ins>
      <w:r w:rsidR="007432CB">
        <w:rPr>
          <w:rFonts w:ascii="Segoe UI" w:hAnsi="Segoe UI" w:cs="Segoe UI"/>
          <w:color w:val="156082" w:themeColor="accent1"/>
          <w:sz w:val="23"/>
          <w:szCs w:val="23"/>
          <w:lang w:val="en-GB"/>
        </w:rPr>
        <w:t>”</w:t>
      </w:r>
    </w:p>
    <w:p w14:paraId="57452150" w14:textId="77777777" w:rsidR="00DF65B9" w:rsidRPr="00DF65B9"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et al., 2017; </w:t>
      </w:r>
      <w:proofErr w:type="spellStart"/>
      <w:r>
        <w:rPr>
          <w:rFonts w:ascii="Segoe UI" w:hAnsi="Segoe UI" w:cs="Segoe UI"/>
          <w:color w:val="242424"/>
          <w:sz w:val="23"/>
          <w:szCs w:val="23"/>
          <w:shd w:val="clear" w:color="auto" w:fill="FFFFFF"/>
        </w:rPr>
        <w:t>Scambelluri</w:t>
      </w:r>
      <w:proofErr w:type="spellEnd"/>
      <w:r>
        <w:rPr>
          <w:rFonts w:ascii="Segoe UI" w:hAnsi="Segoe UI" w:cs="Segoe UI"/>
          <w:color w:val="242424"/>
          <w:sz w:val="23"/>
          <w:szCs w:val="23"/>
          <w:shd w:val="clear" w:color="auto" w:fill="FFFFFF"/>
        </w:rPr>
        <w:t xml:space="preserve"> et al., 2009; Viti and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w:t>
      </w:r>
      <w:r>
        <w:rPr>
          <w:rFonts w:ascii="Segoe UI" w:hAnsi="Segoe UI" w:cs="Segoe UI"/>
          <w:color w:val="242424"/>
          <w:sz w:val="23"/>
          <w:szCs w:val="23"/>
          <w:shd w:val="clear" w:color="auto" w:fill="FFFFFF"/>
        </w:rPr>
        <w:lastRenderedPageBreak/>
        <w:t>interpretations impossible. Therefore, it is dangerous to describe fluid inclusion 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Pr>
          <w:rFonts w:ascii="Segoe UI" w:hAnsi="Segoe UI" w:cs="Segoe UI"/>
          <w:color w:val="242424"/>
          <w:sz w:val="23"/>
          <w:szCs w:val="23"/>
        </w:rPr>
        <w:br/>
      </w:r>
    </w:p>
    <w:p w14:paraId="4A5DEBDA" w14:textId="42D96D2C" w:rsidR="00941204"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w:t>
      </w:r>
      <w:r w:rsidR="00941204">
        <w:rPr>
          <w:rFonts w:ascii="Segoe UI" w:hAnsi="Segoe UI" w:cs="Segoe UI"/>
          <w:color w:val="156082" w:themeColor="accent1"/>
          <w:sz w:val="23"/>
          <w:szCs w:val="23"/>
        </w:rPr>
        <w:t xml:space="preserve">an entire section before the broad applicability discussion </w:t>
      </w:r>
      <w:r w:rsidR="00E36C6B">
        <w:rPr>
          <w:rFonts w:ascii="Segoe UI" w:hAnsi="Segoe UI" w:cs="Segoe UI"/>
          <w:color w:val="156082" w:themeColor="accent1"/>
          <w:sz w:val="23"/>
          <w:szCs w:val="23"/>
        </w:rPr>
        <w:t>where we describe them</w:t>
      </w:r>
      <w:r w:rsidR="00941204">
        <w:rPr>
          <w:rFonts w:ascii="Segoe UI" w:hAnsi="Segoe UI" w:cs="Segoe UI"/>
          <w:color w:val="156082" w:themeColor="accent1"/>
          <w:sz w:val="23"/>
          <w:szCs w:val="23"/>
        </w:rPr>
        <w:t xml:space="preserve">. See section </w:t>
      </w:r>
      <w:r w:rsidR="00941204" w:rsidRPr="00941204">
        <w:rPr>
          <w:rFonts w:ascii="Segoe UI" w:hAnsi="Segoe UI" w:cs="Segoe UI"/>
          <w:color w:val="156082" w:themeColor="accent1"/>
          <w:sz w:val="23"/>
          <w:szCs w:val="23"/>
        </w:rPr>
        <w:t>3. Advantages and limitations of fluid inclusion barometry.</w:t>
      </w:r>
      <w:r w:rsidR="00941204">
        <w:rPr>
          <w:rFonts w:ascii="Segoe UI" w:hAnsi="Segoe UI" w:cs="Segoe UI"/>
          <w:color w:val="156082" w:themeColor="accent1"/>
          <w:sz w:val="23"/>
          <w:szCs w:val="23"/>
        </w:rPr>
        <w:t xml:space="preserve"> At line </w:t>
      </w:r>
      <w:r w:rsidR="00E04E6F">
        <w:rPr>
          <w:rFonts w:ascii="Segoe UI" w:hAnsi="Segoe UI" w:cs="Segoe UI"/>
          <w:color w:val="156082" w:themeColor="accent1"/>
          <w:sz w:val="23"/>
          <w:szCs w:val="23"/>
        </w:rPr>
        <w:t>619</w:t>
      </w:r>
      <w:r w:rsidR="00941204">
        <w:rPr>
          <w:rFonts w:ascii="Segoe UI" w:hAnsi="Segoe UI" w:cs="Segoe UI"/>
          <w:color w:val="156082" w:themeColor="accent1"/>
          <w:sz w:val="23"/>
          <w:szCs w:val="23"/>
        </w:rPr>
        <w:t xml:space="preserve">. </w:t>
      </w:r>
    </w:p>
    <w:p w14:paraId="2B5159E2" w14:textId="77777777" w:rsidR="00E04E6F" w:rsidRDefault="00E04E6F">
      <w:pPr>
        <w:rPr>
          <w:rFonts w:ascii="Segoe UI" w:hAnsi="Segoe UI" w:cs="Segoe UI"/>
          <w:color w:val="156082" w:themeColor="accent1"/>
          <w:sz w:val="23"/>
          <w:szCs w:val="23"/>
        </w:rPr>
      </w:pPr>
    </w:p>
    <w:p w14:paraId="54244632" w14:textId="44E4CDEF" w:rsidR="00941204" w:rsidRDefault="00E04E6F">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8BD2863" wp14:editId="77935679">
            <wp:extent cx="5800308" cy="1663430"/>
            <wp:effectExtent l="0" t="0" r="3810" b="635"/>
            <wp:docPr id="1324706375" name="Picture 2"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06375" name="Picture 2" descr="A black background with red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24736" cy="1670436"/>
                    </a:xfrm>
                    <a:prstGeom prst="rect">
                      <a:avLst/>
                    </a:prstGeom>
                  </pic:spPr>
                </pic:pic>
              </a:graphicData>
            </a:graphic>
          </wp:inline>
        </w:drawing>
      </w:r>
    </w:p>
    <w:p w14:paraId="2CCD61E6" w14:textId="102DF39F" w:rsidR="00DF65B9" w:rsidRPr="00DF65B9" w:rsidRDefault="00E36C6B">
      <w:pPr>
        <w:rPr>
          <w:rFonts w:ascii="Segoe UI" w:hAnsi="Segoe UI" w:cs="Segoe UI"/>
          <w:color w:val="156082" w:themeColor="accent1"/>
          <w:sz w:val="23"/>
          <w:szCs w:val="23"/>
        </w:rPr>
      </w:pPr>
      <w:r>
        <w:rPr>
          <w:rFonts w:ascii="Segoe UI" w:hAnsi="Segoe UI" w:cs="Segoe UI"/>
          <w:color w:val="156082" w:themeColor="accent1"/>
          <w:sz w:val="23"/>
          <w:szCs w:val="23"/>
        </w:rPr>
        <w:t>We also refer the reader to</w:t>
      </w:r>
      <w:r w:rsidR="00941204">
        <w:rPr>
          <w:rFonts w:ascii="Segoe UI" w:hAnsi="Segoe UI" w:cs="Segoe UI"/>
          <w:color w:val="156082" w:themeColor="accent1"/>
          <w:sz w:val="23"/>
          <w:szCs w:val="23"/>
        </w:rPr>
        <w:t xml:space="preserve"> </w:t>
      </w:r>
      <w:r w:rsidR="00DF65B9">
        <w:rPr>
          <w:rFonts w:ascii="Segoe UI" w:hAnsi="Segoe UI" w:cs="Segoe UI"/>
          <w:color w:val="156082" w:themeColor="accent1"/>
          <w:sz w:val="23"/>
          <w:szCs w:val="23"/>
        </w:rPr>
        <w:t xml:space="preserve">Devitre and </w:t>
      </w:r>
      <w:proofErr w:type="spellStart"/>
      <w:r w:rsidR="00DF65B9">
        <w:rPr>
          <w:rFonts w:ascii="Segoe UI" w:hAnsi="Segoe UI" w:cs="Segoe UI"/>
          <w:color w:val="156082" w:themeColor="accent1"/>
          <w:sz w:val="23"/>
          <w:szCs w:val="23"/>
        </w:rPr>
        <w:t>Wieser</w:t>
      </w:r>
      <w:proofErr w:type="spellEnd"/>
      <w:r w:rsidR="00DF65B9">
        <w:rPr>
          <w:rFonts w:ascii="Segoe UI" w:hAnsi="Segoe UI" w:cs="Segoe UI"/>
          <w:color w:val="156082" w:themeColor="accent1"/>
          <w:sz w:val="23"/>
          <w:szCs w:val="23"/>
        </w:rPr>
        <w:t xml:space="preserve"> 2024 GPL,</w:t>
      </w:r>
      <w:r>
        <w:rPr>
          <w:rFonts w:ascii="Segoe UI" w:hAnsi="Segoe UI" w:cs="Segoe UI"/>
          <w:color w:val="156082" w:themeColor="accent1"/>
          <w:sz w:val="23"/>
          <w:szCs w:val="23"/>
        </w:rPr>
        <w:t xml:space="preserve"> where more detail is provided, including a </w:t>
      </w:r>
      <w:r w:rsidR="00DF65B9">
        <w:rPr>
          <w:rFonts w:ascii="Segoe UI" w:hAnsi="Segoe UI" w:cs="Segoe UI"/>
          <w:color w:val="156082" w:themeColor="accent1"/>
          <w:sz w:val="23"/>
          <w:szCs w:val="23"/>
        </w:rPr>
        <w:t xml:space="preserve">python implementation of the model of Wanamaker and Evans 1989 for plastic deformation. We discuss there that in the case of Kilauea, for example, the effect is minimal and within the uncertainty of the method. Regardless, we agree this effect can be much more important in other settings and thus is briefly discussed here though the reliability of the method is not the topic of this paper. </w:t>
      </w:r>
    </w:p>
    <w:p w14:paraId="06276056" w14:textId="188476C7"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lastRenderedPageBreak/>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microthermometric and Raman 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diad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w:t>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CO2 densimetry in CO2 inclusions: </w:t>
      </w:r>
      <w:proofErr w:type="spellStart"/>
      <w:r>
        <w:rPr>
          <w:rFonts w:ascii="Segoe UI" w:hAnsi="Segoe UI" w:cs="Segoe UI"/>
          <w:color w:val="242424"/>
          <w:sz w:val="23"/>
          <w:szCs w:val="23"/>
          <w:shd w:val="clear" w:color="auto" w:fill="FFFFFF"/>
        </w:rPr>
        <w:t>Microthermometry</w:t>
      </w:r>
      <w:proofErr w:type="spellEnd"/>
      <w:r>
        <w:rPr>
          <w:rFonts w:ascii="Segoe UI" w:hAnsi="Segoe UI" w:cs="Segoe UI"/>
          <w:color w:val="242424"/>
          <w:sz w:val="23"/>
          <w:szCs w:val="23"/>
          <w:shd w:val="clear" w:color="auto" w:fill="FFFFFF"/>
        </w:rPr>
        <w:t xml:space="preserve">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densimetry</w:t>
      </w:r>
      <w:proofErr w:type="spellEnd"/>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lastRenderedPageBreak/>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w:t>
      </w:r>
      <w:proofErr w:type="spellStart"/>
      <w:r>
        <w:rPr>
          <w:rFonts w:ascii="Segoe UI" w:hAnsi="Segoe UI" w:cs="Segoe UI"/>
          <w:color w:val="242424"/>
          <w:sz w:val="23"/>
          <w:szCs w:val="23"/>
          <w:shd w:val="clear" w:color="auto" w:fill="FFFFFF"/>
        </w:rPr>
        <w:t>Ferrando</w:t>
      </w:r>
      <w:proofErr w:type="spellEnd"/>
      <w:r>
        <w:rPr>
          <w:rFonts w:ascii="Segoe UI" w:hAnsi="Segoe UI" w:cs="Segoe UI"/>
          <w:color w:val="242424"/>
          <w:sz w:val="23"/>
          <w:szCs w:val="23"/>
          <w:shd w:val="clear" w:color="auto" w:fill="FFFFFF"/>
        </w:rPr>
        <w:t xml:space="preserve">,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Microthermometric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2002. Fossil pressures of fluid inclusions in mantle xenoliths exhibiting rheology of mantle minerals: Implications for the geobarometry of mantle minerals using micro-Raman spectroscopy. Earth Planet. Sci. </w:t>
      </w:r>
      <w:r>
        <w:rPr>
          <w:rFonts w:ascii="Segoe UI" w:hAnsi="Segoe UI" w:cs="Segoe UI"/>
          <w:color w:val="242424"/>
          <w:sz w:val="23"/>
          <w:szCs w:val="23"/>
          <w:shd w:val="clear" w:color="auto" w:fill="FFFFFF"/>
        </w:rPr>
        <w:lastRenderedPageBreak/>
        <w:t>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Kawakami, Y., Hirano, N., Nakamura, M., 2007. Paleo-Moho depth determined from the pressure of CO2 fluid inclusions: Raman spectroscopic barometry of 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20D4742E"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authors of the manuscript allowed themselves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p>
    <w:p w14:paraId="3F38A06C" w14:textId="77777777" w:rsidR="00E36C6B" w:rsidRDefault="00E36C6B" w:rsidP="00F81AB1">
      <w:pPr>
        <w:jc w:val="both"/>
        <w:rPr>
          <w:rFonts w:ascii="Segoe UI" w:hAnsi="Segoe UI" w:cs="Segoe UI"/>
          <w:color w:val="242424"/>
          <w:sz w:val="23"/>
          <w:szCs w:val="23"/>
          <w:shd w:val="clear" w:color="auto" w:fill="FFFFFF"/>
        </w:rPr>
      </w:pPr>
    </w:p>
    <w:p w14:paraId="1312AA32"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 read this manuscript with great interest. A notable feature of melt and fluid inclusion barometry papers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over the past few years has been the hopeful promise of developing these approaches for real-time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001116C4" w:rsidRPr="001116C4">
        <w:rPr>
          <w:rFonts w:ascii="Segoe UI" w:hAnsi="Segoe UI" w:cs="Segoe UI"/>
          <w:color w:val="242424"/>
          <w:sz w:val="23"/>
          <w:szCs w:val="23"/>
          <w:shd w:val="clear" w:color="auto" w:fill="FFFFFF"/>
        </w:rPr>
        <w:t>actually attempted</w:t>
      </w:r>
      <w:proofErr w:type="gramEnd"/>
      <w:r w:rsidR="001116C4" w:rsidRPr="001116C4">
        <w:rPr>
          <w:rFonts w:ascii="Segoe UI" w:hAnsi="Segoe UI" w:cs="Segoe UI"/>
          <w:color w:val="242424"/>
          <w:sz w:val="23"/>
          <w:szCs w:val="23"/>
          <w:shd w:val="clear" w:color="auto" w:fill="FFFFFF"/>
        </w:rPr>
        <w:t xml:space="preserve"> this.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It was refreshing to read a manuscript that has </w:t>
      </w:r>
      <w:proofErr w:type="gramStart"/>
      <w:r w:rsidR="001116C4" w:rsidRPr="001116C4">
        <w:rPr>
          <w:rFonts w:ascii="Segoe UI" w:hAnsi="Segoe UI" w:cs="Segoe UI"/>
          <w:color w:val="242424"/>
          <w:sz w:val="23"/>
          <w:szCs w:val="23"/>
          <w:shd w:val="clear" w:color="auto" w:fill="FFFFFF"/>
        </w:rPr>
        <w:t>actually been</w:t>
      </w:r>
      <w:proofErr w:type="gramEnd"/>
      <w:r w:rsidR="001116C4" w:rsidRPr="001116C4">
        <w:rPr>
          <w:rFonts w:ascii="Segoe UI" w:hAnsi="Segoe UI" w:cs="Segoe UI"/>
          <w:color w:val="242424"/>
          <w:sz w:val="23"/>
          <w:szCs w:val="23"/>
          <w:shd w:val="clear" w:color="auto" w:fill="FFFFFF"/>
        </w:rPr>
        <w:t xml:space="preserve"> able to demonstrate a proof-of-concept that</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near-real-time petrological monitoring using fluid inclusions is a viable route towards providing information</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on magma storage depths to volcano observatories. I agree with the original reviewers that the approach</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itself is not novel; however, in my opinion there is great scientific value in having a published account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this first demonstration that magma storage pressures can be measured and communicated in near-real</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time. The readership of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will include many scientists using melt and fluid inclusion barometry</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approaches in their own research, so a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letter demonstrating a case study of rapid-response fluid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inclusion barometry will reach an interested audience. The letter is well written, clearly explained, and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reaches beyond the immediate case study of the September 2023 Kilauea eruption into a well-articulated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discussion of the types of </w:t>
      </w:r>
      <w:proofErr w:type="gramStart"/>
      <w:r w:rsidR="001116C4" w:rsidRPr="001116C4">
        <w:rPr>
          <w:rFonts w:ascii="Segoe UI" w:hAnsi="Segoe UI" w:cs="Segoe UI"/>
          <w:color w:val="242424"/>
          <w:sz w:val="23"/>
          <w:szCs w:val="23"/>
          <w:shd w:val="clear" w:color="auto" w:fill="FFFFFF"/>
        </w:rPr>
        <w:t>volcano</w:t>
      </w:r>
      <w:proofErr w:type="gramEnd"/>
      <w:r w:rsidR="001116C4" w:rsidRPr="001116C4">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lastRenderedPageBreak/>
        <w:t>and volcanic setting where rapid-response barometry has genuine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potential as a near-real-time monitoring tool. I recommend </w:t>
      </w:r>
      <w:proofErr w:type="gramStart"/>
      <w:r w:rsidR="001116C4" w:rsidRPr="001116C4">
        <w:rPr>
          <w:rFonts w:ascii="Segoe UI" w:hAnsi="Segoe UI" w:cs="Segoe UI"/>
          <w:color w:val="242424"/>
          <w:sz w:val="23"/>
          <w:szCs w:val="23"/>
          <w:shd w:val="clear" w:color="auto" w:fill="FFFFFF"/>
        </w:rPr>
        <w:t>to publish</w:t>
      </w:r>
      <w:proofErr w:type="gramEnd"/>
      <w:r w:rsidR="001116C4" w:rsidRPr="001116C4">
        <w:rPr>
          <w:rFonts w:ascii="Segoe UI" w:hAnsi="Segoe UI" w:cs="Segoe UI"/>
          <w:color w:val="242424"/>
          <w:sz w:val="23"/>
          <w:szCs w:val="23"/>
          <w:shd w:val="clear" w:color="auto" w:fill="FFFFFF"/>
        </w:rPr>
        <w:t xml:space="preserve"> the letter with minor revisions.</w:t>
      </w:r>
    </w:p>
    <w:p w14:paraId="262811BE" w14:textId="157F860B"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w:t>
      </w:r>
      <w:proofErr w:type="gramStart"/>
      <w:r>
        <w:rPr>
          <w:rFonts w:ascii="Segoe UI" w:hAnsi="Segoe UI" w:cs="Segoe UI"/>
          <w:color w:val="156082" w:themeColor="accent1"/>
          <w:sz w:val="23"/>
          <w:szCs w:val="23"/>
          <w:shd w:val="clear" w:color="auto" w:fill="FFFFFF"/>
        </w:rPr>
        <w:t>support, and</w:t>
      </w:r>
      <w:proofErr w:type="gramEnd"/>
      <w:r>
        <w:rPr>
          <w:rFonts w:ascii="Segoe UI" w:hAnsi="Segoe UI" w:cs="Segoe UI"/>
          <w:color w:val="156082" w:themeColor="accent1"/>
          <w:sz w:val="23"/>
          <w:szCs w:val="23"/>
          <w:shd w:val="clear" w:color="auto" w:fill="FFFFFF"/>
        </w:rPr>
        <w:t xml:space="preserve"> appreciating why we have performed such a simulation.</w:t>
      </w:r>
    </w:p>
    <w:p w14:paraId="27D22FD9"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 my view the authors have done an excellent job responding to the comments of the original reviewers.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Specifically, they have explained and quantified the uncertainties in their temperature estimates; they have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addressed concerns regarding EOS for pure CO2 fluid vs a mixed H2O-CO2 fluid, and the effect of variable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XH2O on the calculated pressures; justified their choice of Raman densimeter; and justified the types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images used in their workflow. I would have appreciated specific direction to the changed text in the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revised manuscript where these concerns were addressed.</w:t>
      </w:r>
      <w:r>
        <w:rPr>
          <w:rFonts w:ascii="Segoe UI" w:hAnsi="Segoe UI" w:cs="Segoe UI"/>
          <w:color w:val="242424"/>
          <w:sz w:val="23"/>
          <w:szCs w:val="23"/>
          <w:shd w:val="clear" w:color="auto" w:fill="FFFFFF"/>
        </w:rPr>
        <w:t xml:space="preserve"> </w:t>
      </w:r>
    </w:p>
    <w:p w14:paraId="1DD0DB13"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is coming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p>
    <w:p w14:paraId="67C1A740" w14:textId="5B4DB921" w:rsidR="00E36C6B" w:rsidRDefault="00103DAC" w:rsidP="00F81AB1">
      <w:pPr>
        <w:jc w:val="both"/>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and have expanded on the uses of the method specifically from the observatories’ perspective.</w:t>
      </w:r>
      <w:r w:rsidR="00E04E6F">
        <w:rPr>
          <w:rFonts w:ascii="Segoe UI" w:hAnsi="Segoe UI" w:cs="Segoe UI"/>
          <w:color w:val="156082" w:themeColor="accent1"/>
          <w:sz w:val="23"/>
          <w:szCs w:val="23"/>
          <w:shd w:val="clear" w:color="auto" w:fill="FFFFFF"/>
        </w:rPr>
        <w:t xml:space="preserve"> We added a new section for this purpose at lines 1024-1059</w:t>
      </w:r>
    </w:p>
    <w:p w14:paraId="3193A652" w14:textId="651AF696" w:rsidR="00E04E6F" w:rsidRDefault="00E04E6F" w:rsidP="00103DAC">
      <w:pPr>
        <w:jc w:val="both"/>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672B5ED" wp14:editId="391A90D8">
            <wp:extent cx="5750126" cy="1361872"/>
            <wp:effectExtent l="0" t="0" r="3175" b="0"/>
            <wp:docPr id="1428026637" name="Picture 3"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26637" name="Picture 3" descr="A black background with red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86972" cy="1370599"/>
                    </a:xfrm>
                    <a:prstGeom prst="rect">
                      <a:avLst/>
                    </a:prstGeom>
                  </pic:spPr>
                </pic:pic>
              </a:graphicData>
            </a:graphic>
          </wp:inline>
        </w:drawing>
      </w:r>
    </w:p>
    <w:p w14:paraId="450B2027" w14:textId="77777777" w:rsidR="00E04E6F" w:rsidRPr="00E04E6F" w:rsidRDefault="00103DAC" w:rsidP="00E04E6F">
      <w:pPr>
        <w:jc w:val="both"/>
        <w:rPr>
          <w:ins w:id="40" w:author="Charlotte Devitre" w:date="2024-08-07T15:38:00Z"/>
          <w:rFonts w:ascii="Segoe UI" w:hAnsi="Segoe UI" w:cs="Segoe UI"/>
          <w:bCs/>
          <w:color w:val="156082" w:themeColor="accent1"/>
          <w:sz w:val="23"/>
          <w:szCs w:val="23"/>
          <w:shd w:val="clear" w:color="auto" w:fill="FFFFFF"/>
        </w:rPr>
      </w:pPr>
      <w:r>
        <w:rPr>
          <w:rFonts w:ascii="Segoe UI" w:hAnsi="Segoe UI" w:cs="Segoe UI"/>
          <w:color w:val="156082" w:themeColor="accent1"/>
          <w:sz w:val="23"/>
          <w:szCs w:val="23"/>
          <w:shd w:val="clear" w:color="auto" w:fill="FFFFFF"/>
        </w:rPr>
        <w:t>“</w:t>
      </w:r>
      <w:ins w:id="41"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Our simulation demonstrated that rapid-response fluid inclusion barometry can be performed in near-real-time and such rapid-response work in collaboration with universities was not taxing on observatory or academic staff. This implies that in future eruptions, the method can be used to help observatories deduce the geometry of the plumbing system supplying magma and interpret activity </w:t>
        </w:r>
        <w:r w:rsidR="00E04E6F" w:rsidRPr="00E04E6F">
          <w:rPr>
            <w:rFonts w:ascii="Segoe UI" w:hAnsi="Segoe UI" w:cs="Segoe UI"/>
            <w:bCs/>
            <w:color w:val="156082" w:themeColor="accent1"/>
            <w:sz w:val="23"/>
            <w:szCs w:val="23"/>
            <w:shd w:val="clear" w:color="auto" w:fill="FFFFFF"/>
            <w:lang w:val="en-GB"/>
          </w:rPr>
          <w:fldChar w:fldCharType="begin"/>
        </w:r>
        <w:r w:rsidR="00E04E6F" w:rsidRPr="00E04E6F">
          <w:rPr>
            <w:rFonts w:ascii="Segoe UI" w:hAnsi="Segoe UI" w:cs="Segoe UI"/>
            <w:bCs/>
            <w:color w:val="156082" w:themeColor="accent1"/>
            <w:sz w:val="23"/>
            <w:szCs w:val="23"/>
            <w:shd w:val="clear" w:color="auto" w:fill="FFFFFF"/>
            <w:lang w:val="en-GB"/>
          </w:rPr>
          <w:instrText xml:space="preserve"> ADDIN ZOTERO_ITEM CSL_CITATION {"citationID":"AyML8rG3","properties":{"formattedCitation":"(Re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lang w:val="en-GB"/>
          </w:rPr>
          <w:fldChar w:fldCharType="separate"/>
        </w:r>
        <w:r w:rsidR="00E04E6F" w:rsidRPr="00E04E6F">
          <w:rPr>
            <w:rFonts w:ascii="Segoe UI" w:hAnsi="Segoe UI" w:cs="Segoe UI"/>
            <w:bCs/>
            <w:color w:val="156082" w:themeColor="accent1"/>
            <w:sz w:val="23"/>
            <w:szCs w:val="23"/>
            <w:shd w:val="clear" w:color="auto" w:fill="FFFFFF"/>
          </w:rPr>
          <w:t xml:space="preserve">(Re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2021)</w:t>
        </w:r>
      </w:ins>
      <w:ins w:id="42"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43"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without detracting from other essential duties during eruption responses. </w:t>
        </w:r>
        <w:r w:rsidR="00E04E6F" w:rsidRPr="00E04E6F">
          <w:rPr>
            <w:rFonts w:ascii="Segoe UI" w:hAnsi="Segoe UI" w:cs="Segoe UI"/>
            <w:bCs/>
            <w:color w:val="156082" w:themeColor="accent1"/>
            <w:sz w:val="23"/>
            <w:szCs w:val="23"/>
            <w:shd w:val="clear" w:color="auto" w:fill="FFFFFF"/>
          </w:rPr>
          <w:t xml:space="preserve">For example, during the 2018 LERZ Kīlauea eruption, HVO’s near-real-time chemical monitoring with bulk rock ED-XRF identified the appearance and disappearance of many magma batches </w:t>
        </w:r>
        <w:r w:rsidR="00E04E6F" w:rsidRPr="00E04E6F">
          <w:rPr>
            <w:rFonts w:ascii="Segoe UI" w:hAnsi="Segoe UI" w:cs="Segoe UI"/>
            <w:bCs/>
            <w:color w:val="156082" w:themeColor="accent1"/>
            <w:sz w:val="23"/>
            <w:szCs w:val="23"/>
            <w:shd w:val="clear" w:color="auto" w:fill="FFFFFF"/>
          </w:rPr>
          <w:fldChar w:fldCharType="begin"/>
        </w:r>
        <w:r w:rsidR="00E04E6F" w:rsidRPr="00E04E6F">
          <w:rPr>
            <w:rFonts w:ascii="Segoe UI" w:hAnsi="Segoe UI" w:cs="Segoe UI"/>
            <w:bCs/>
            <w:color w:val="156082" w:themeColor="accent1"/>
            <w:sz w:val="23"/>
            <w:szCs w:val="23"/>
            <w:shd w:val="clear" w:color="auto" w:fill="FFFFFF"/>
          </w:rPr>
          <w:instrText xml:space="preserve"> ADDIN ZOTERO_ITEM CSL_CITATION {"citationID":"B8gEtLdv","properties":{"formattedCitation":"(Gansecki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rPr>
          <w:fldChar w:fldCharType="separate"/>
        </w:r>
        <w:r w:rsidR="00E04E6F" w:rsidRPr="00E04E6F">
          <w:rPr>
            <w:rFonts w:ascii="Segoe UI" w:hAnsi="Segoe UI" w:cs="Segoe UI"/>
            <w:bCs/>
            <w:color w:val="156082" w:themeColor="accent1"/>
            <w:sz w:val="23"/>
            <w:szCs w:val="23"/>
            <w:shd w:val="clear" w:color="auto" w:fill="FFFFFF"/>
          </w:rPr>
          <w:t>(</w:t>
        </w:r>
        <w:proofErr w:type="spellStart"/>
        <w:r w:rsidR="00E04E6F" w:rsidRPr="00E04E6F">
          <w:rPr>
            <w:rFonts w:ascii="Segoe UI" w:hAnsi="Segoe UI" w:cs="Segoe UI"/>
            <w:bCs/>
            <w:color w:val="156082" w:themeColor="accent1"/>
            <w:sz w:val="23"/>
            <w:szCs w:val="23"/>
            <w:shd w:val="clear" w:color="auto" w:fill="FFFFFF"/>
          </w:rPr>
          <w:t>Gansecki</w:t>
        </w:r>
        <w:proofErr w:type="spellEnd"/>
        <w:r w:rsidR="00E04E6F" w:rsidRPr="00E04E6F">
          <w:rPr>
            <w:rFonts w:ascii="Segoe UI" w:hAnsi="Segoe UI" w:cs="Segoe UI"/>
            <w:bCs/>
            <w:color w:val="156082" w:themeColor="accent1"/>
            <w:sz w:val="23"/>
            <w:szCs w:val="23"/>
            <w:shd w:val="clear" w:color="auto" w:fill="FFFFFF"/>
          </w:rPr>
          <w:t xml:space="preserve">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2019)</w:t>
        </w:r>
      </w:ins>
      <w:ins w:id="44"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45" w:author="Charlotte Devitre" w:date="2024-08-07T15:38:00Z">
        <w:r w:rsidR="00E04E6F" w:rsidRPr="00E04E6F">
          <w:rPr>
            <w:rFonts w:ascii="Segoe UI" w:hAnsi="Segoe UI" w:cs="Segoe UI"/>
            <w:bCs/>
            <w:color w:val="156082" w:themeColor="accent1"/>
            <w:sz w:val="23"/>
            <w:szCs w:val="23"/>
            <w:shd w:val="clear" w:color="auto" w:fill="FFFFFF"/>
          </w:rPr>
          <w:t xml:space="preserve">. Fluid inclusion </w:t>
        </w:r>
        <w:r w:rsidR="00E04E6F" w:rsidRPr="00E04E6F">
          <w:rPr>
            <w:rFonts w:ascii="Segoe UI" w:hAnsi="Segoe UI" w:cs="Segoe UI"/>
            <w:bCs/>
            <w:color w:val="156082" w:themeColor="accent1"/>
            <w:sz w:val="23"/>
            <w:szCs w:val="23"/>
            <w:shd w:val="clear" w:color="auto" w:fill="FFFFFF"/>
          </w:rPr>
          <w:lastRenderedPageBreak/>
          <w:t xml:space="preserve">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00E04E6F" w:rsidRPr="00E04E6F">
          <w:rPr>
            <w:rFonts w:ascii="Segoe UI" w:hAnsi="Segoe UI" w:cs="Segoe UI"/>
            <w:bCs/>
            <w:color w:val="156082" w:themeColor="accent1"/>
            <w:sz w:val="23"/>
            <w:szCs w:val="23"/>
            <w:shd w:val="clear" w:color="auto" w:fill="FFFFFF"/>
          </w:rPr>
          <w:fldChar w:fldCharType="begin"/>
        </w:r>
        <w:r w:rsidR="00E04E6F" w:rsidRPr="00E04E6F">
          <w:rPr>
            <w:rFonts w:ascii="Segoe UI" w:hAnsi="Segoe UI" w:cs="Segoe UI"/>
            <w:bCs/>
            <w:color w:val="156082" w:themeColor="accent1"/>
            <w:sz w:val="23"/>
            <w:szCs w:val="23"/>
            <w:shd w:val="clear" w:color="auto" w:fill="FFFFFF"/>
          </w:rPr>
          <w:instrText xml:space="preserve"> ADDIN ZOTERO_ITEM CSL_CITATION {"citationID":"b8v2QBGs","properties":{"formattedCitation":"(Lynn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rPr>
          <w:fldChar w:fldCharType="separate"/>
        </w:r>
        <w:r w:rsidR="00E04E6F" w:rsidRPr="00E04E6F">
          <w:rPr>
            <w:rFonts w:ascii="Segoe UI" w:hAnsi="Segoe UI" w:cs="Segoe UI"/>
            <w:bCs/>
            <w:color w:val="156082" w:themeColor="accent1"/>
            <w:sz w:val="23"/>
            <w:szCs w:val="23"/>
            <w:shd w:val="clear" w:color="auto" w:fill="FFFFFF"/>
          </w:rPr>
          <w:t xml:space="preserve">(Lynn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2024)</w:t>
        </w:r>
      </w:ins>
      <w:ins w:id="46"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47" w:author="Charlotte Devitre" w:date="2024-08-07T15:38:00Z">
        <w:r w:rsidR="00E04E6F" w:rsidRPr="00E04E6F">
          <w:rPr>
            <w:rFonts w:ascii="Segoe UI" w:hAnsi="Segoe UI" w:cs="Segoe UI"/>
            <w:bCs/>
            <w:color w:val="156082" w:themeColor="accent1"/>
            <w:sz w:val="23"/>
            <w:szCs w:val="23"/>
            <w:shd w:val="clear" w:color="auto" w:fill="FFFFFF"/>
          </w:rPr>
          <w:t xml:space="preserve">. Fluid inclusion barometry would have allowed been a critical addition to understanding the eruption and the system.  </w:t>
        </w:r>
      </w:ins>
    </w:p>
    <w:p w14:paraId="5BD54BA7" w14:textId="2255B969" w:rsidR="00103DAC" w:rsidRDefault="00E04E6F" w:rsidP="00E04E6F">
      <w:pPr>
        <w:jc w:val="both"/>
        <w:rPr>
          <w:rFonts w:ascii="Segoe UI" w:hAnsi="Segoe UI" w:cs="Segoe UI"/>
          <w:color w:val="156082" w:themeColor="accent1"/>
          <w:sz w:val="23"/>
          <w:szCs w:val="23"/>
          <w:shd w:val="clear" w:color="auto" w:fill="FFFFFF"/>
        </w:rPr>
      </w:pPr>
      <w:ins w:id="48" w:author="Charlotte Devitre" w:date="2024-08-07T15:38:00Z">
        <w:r w:rsidRPr="00E04E6F">
          <w:rPr>
            <w:rFonts w:ascii="Segoe UI" w:hAnsi="Segoe UI" w:cs="Segoe UI"/>
            <w:bCs/>
            <w:color w:val="156082" w:themeColor="accent1"/>
            <w:sz w:val="23"/>
            <w:szCs w:val="23"/>
            <w:shd w:val="clear" w:color="auto" w:fill="FFFFFF"/>
          </w:rPr>
          <w:t xml:space="preserve">The case study presented here intentionally targeted a low-hazard eruption as a testbed for implementing near-real-time fluid inclusion barometry as a monitoring tool. This type of work, on low-hazard, short-lived eruptions, has a few advantages. First, it allows observatories to iron-out bottlenecks to implement the tool for future events. Second, it enables researchers to establish baselines that can be used for routine monitoring, which is fundamental to notice changes and trends in systems as volcanoes like Kīlauea continue their eruptive activity and evolve over human perceptible timescales. Although this eruption was short-lived, one can also imagine how such data could be useful in the context of a much longer eruption (e.g., Kīlauea 2018 LERZ). For instance, if FI barometry indicated depths of ≥5km, this data would be used by HVO to inform discussions with partners about the potential for a deeper source than seen in previous events and therefore an expectation for greater volume, increased duration, or potential waxing and waning if magma transport involves shallow sources along the way. In terms of regular near-real-time monitoring of a longer-lived eruption, FI barometric data could aid in understanding pre-eruptive deformation and unrest. Specifically, such data could be used to identify the reservoir being tapped by the eruption and how associated stresses could change. In the case of Kīlauea, if pressurization was observed in both the South Caldera and the </w:t>
        </w:r>
        <w:proofErr w:type="spellStart"/>
        <w:proofErr w:type="gramStart"/>
        <w:r w:rsidRPr="00E04E6F">
          <w:rPr>
            <w:rFonts w:ascii="Segoe UI" w:hAnsi="Segoe UI" w:cs="Segoe UI"/>
            <w:bCs/>
            <w:color w:val="156082" w:themeColor="accent1"/>
            <w:sz w:val="23"/>
            <w:szCs w:val="23"/>
            <w:shd w:val="clear" w:color="auto" w:fill="FFFFFF"/>
          </w:rPr>
          <w:t>Halema‘</w:t>
        </w:r>
        <w:proofErr w:type="gramEnd"/>
        <w:r w:rsidRPr="00E04E6F">
          <w:rPr>
            <w:rFonts w:ascii="Segoe UI" w:hAnsi="Segoe UI" w:cs="Segoe UI"/>
            <w:bCs/>
            <w:color w:val="156082" w:themeColor="accent1"/>
            <w:sz w:val="23"/>
            <w:szCs w:val="23"/>
            <w:shd w:val="clear" w:color="auto" w:fill="FFFFFF"/>
          </w:rPr>
          <w:t>uma‘u</w:t>
        </w:r>
        <w:proofErr w:type="spellEnd"/>
        <w:r w:rsidRPr="00E04E6F">
          <w:rPr>
            <w:rFonts w:ascii="Segoe UI" w:hAnsi="Segoe UI" w:cs="Segoe UI"/>
            <w:bCs/>
            <w:color w:val="156082" w:themeColor="accent1"/>
            <w:sz w:val="23"/>
            <w:szCs w:val="23"/>
            <w:shd w:val="clear" w:color="auto" w:fill="FFFFFF"/>
          </w:rPr>
          <w:t xml:space="preserve"> reservoirs, but the eruption primarily taps </w:t>
        </w:r>
        <w:proofErr w:type="spellStart"/>
        <w:r w:rsidRPr="00E04E6F">
          <w:rPr>
            <w:rFonts w:ascii="Segoe UI" w:hAnsi="Segoe UI" w:cs="Segoe UI"/>
            <w:bCs/>
            <w:color w:val="156082" w:themeColor="accent1"/>
            <w:sz w:val="23"/>
            <w:szCs w:val="23"/>
            <w:shd w:val="clear" w:color="auto" w:fill="FFFFFF"/>
          </w:rPr>
          <w:t>Halema‘uma‘u</w:t>
        </w:r>
        <w:proofErr w:type="spellEnd"/>
        <w:r w:rsidRPr="00E04E6F">
          <w:rPr>
            <w:rFonts w:ascii="Segoe UI" w:hAnsi="Segoe UI" w:cs="Segoe UI"/>
            <w:bCs/>
            <w:color w:val="156082" w:themeColor="accent1"/>
            <w:sz w:val="23"/>
            <w:szCs w:val="23"/>
            <w:shd w:val="clear" w:color="auto" w:fill="FFFFFF"/>
          </w:rPr>
          <w:t xml:space="preserve">, this could mean that the South Caldera reservoir could be primed to support eruption. This can change the expectations for developing activity at the </w:t>
        </w:r>
        <w:proofErr w:type="gramStart"/>
        <w:r w:rsidRPr="00E04E6F">
          <w:rPr>
            <w:rFonts w:ascii="Segoe UI" w:hAnsi="Segoe UI" w:cs="Segoe UI"/>
            <w:bCs/>
            <w:color w:val="156082" w:themeColor="accent1"/>
            <w:sz w:val="23"/>
            <w:szCs w:val="23"/>
            <w:shd w:val="clear" w:color="auto" w:fill="FFFFFF"/>
          </w:rPr>
          <w:t xml:space="preserve">volcano.  </w:t>
        </w:r>
      </w:ins>
      <w:r w:rsidR="00103DAC">
        <w:rPr>
          <w:rFonts w:ascii="Segoe UI" w:hAnsi="Segoe UI" w:cs="Segoe UI"/>
          <w:color w:val="156082" w:themeColor="accent1"/>
          <w:sz w:val="23"/>
          <w:szCs w:val="23"/>
          <w:shd w:val="clear" w:color="auto" w:fill="FFFFFF"/>
        </w:rPr>
        <w:t>”</w:t>
      </w:r>
      <w:proofErr w:type="gramEnd"/>
    </w:p>
    <w:p w14:paraId="752C1E88" w14:textId="77777777" w:rsidR="00E04E6F" w:rsidRPr="00E04E6F" w:rsidRDefault="00E04E6F" w:rsidP="00E04E6F">
      <w:pPr>
        <w:jc w:val="both"/>
        <w:rPr>
          <w:rFonts w:ascii="Segoe UI" w:hAnsi="Segoe UI" w:cs="Segoe UI"/>
          <w:bCs/>
          <w:color w:val="156082" w:themeColor="accent1"/>
          <w:sz w:val="23"/>
          <w:szCs w:val="23"/>
          <w:shd w:val="clear" w:color="auto" w:fill="FFFFFF"/>
        </w:rPr>
      </w:pPr>
    </w:p>
    <w:p w14:paraId="3C3DC5B1" w14:textId="7346373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8">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10">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7C3D008A" w14:textId="5AE01EE7" w:rsidR="00760FFE" w:rsidRP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We </w:t>
      </w:r>
      <w:r w:rsidR="00103DAC">
        <w:rPr>
          <w:rFonts w:ascii="Segoe UI" w:hAnsi="Segoe UI" w:cs="Segoe UI"/>
          <w:color w:val="156082" w:themeColor="accent1"/>
          <w:sz w:val="23"/>
          <w:szCs w:val="23"/>
        </w:rPr>
        <w:t>have significantly modified this section, which now reads</w:t>
      </w:r>
      <w:r>
        <w:rPr>
          <w:rFonts w:ascii="Segoe UI" w:hAnsi="Segoe UI" w:cs="Segoe UI"/>
          <w:color w:val="156082" w:themeColor="accent1"/>
          <w:sz w:val="23"/>
          <w:szCs w:val="23"/>
        </w:rPr>
        <w:t xml:space="preserve"> </w:t>
      </w:r>
      <w:r w:rsidR="00103DAC">
        <w:rPr>
          <w:rFonts w:ascii="Segoe UI" w:hAnsi="Segoe UI" w:cs="Segoe UI"/>
          <w:color w:val="156082" w:themeColor="accent1"/>
          <w:sz w:val="23"/>
          <w:szCs w:val="23"/>
        </w:rPr>
        <w:t xml:space="preserve"> a lines 1</w:t>
      </w:r>
      <w:r w:rsidR="00E04E6F">
        <w:rPr>
          <w:rFonts w:ascii="Segoe UI" w:hAnsi="Segoe UI" w:cs="Segoe UI"/>
          <w:color w:val="156082" w:themeColor="accent1"/>
          <w:sz w:val="23"/>
          <w:szCs w:val="23"/>
        </w:rPr>
        <w:t>91</w:t>
      </w:r>
      <w:r w:rsidR="00103DAC">
        <w:rPr>
          <w:rFonts w:ascii="Segoe UI" w:hAnsi="Segoe UI" w:cs="Segoe UI"/>
          <w:color w:val="156082" w:themeColor="accent1"/>
          <w:sz w:val="23"/>
          <w:szCs w:val="23"/>
        </w:rPr>
        <w:t>-</w:t>
      </w:r>
      <w:r w:rsidR="00E04E6F">
        <w:rPr>
          <w:rFonts w:ascii="Segoe UI" w:hAnsi="Segoe UI" w:cs="Segoe UI"/>
          <w:color w:val="156082" w:themeColor="accent1"/>
          <w:sz w:val="23"/>
          <w:szCs w:val="23"/>
        </w:rPr>
        <w:t>200</w:t>
      </w:r>
      <w:r w:rsidR="00103DAC">
        <w:rPr>
          <w:rFonts w:ascii="Segoe UI" w:hAnsi="Segoe UI" w:cs="Segoe UI"/>
          <w:color w:val="156082" w:themeColor="accent1"/>
          <w:sz w:val="23"/>
          <w:szCs w:val="23"/>
        </w:rPr>
        <w:t xml:space="preserve"> </w:t>
      </w:r>
      <w:r>
        <w:rPr>
          <w:rFonts w:ascii="Segoe UI" w:hAnsi="Segoe UI" w:cs="Segoe UI"/>
          <w:color w:val="156082" w:themeColor="accent1"/>
          <w:sz w:val="23"/>
          <w:szCs w:val="23"/>
        </w:rPr>
        <w:t>“</w:t>
      </w:r>
      <w:ins w:id="49" w:author="Charlotte Devitre" w:date="2024-08-07T15:38:00Z">
        <w:r w:rsidR="00E04E6F" w:rsidRPr="00E04E6F">
          <w:rPr>
            <w:rFonts w:ascii="Segoe UI" w:hAnsi="Segoe UI" w:cs="Segoe UI"/>
            <w:color w:val="156082" w:themeColor="accent1"/>
            <w:sz w:val="23"/>
            <w:szCs w:val="23"/>
            <w:lang w:val="en-GB"/>
          </w:rPr>
          <w:t xml:space="preserve">Developments in the past two decades in the accuracy and precision of Raman spectroscopy, which </w:t>
        </w:r>
        <w:r w:rsidR="00E04E6F" w:rsidRPr="00E04E6F">
          <w:rPr>
            <w:rFonts w:ascii="Segoe UI" w:hAnsi="Segoe UI" w:cs="Segoe UI"/>
            <w:color w:val="156082" w:themeColor="accent1"/>
            <w:sz w:val="23"/>
            <w:szCs w:val="23"/>
          </w:rPr>
          <w:t xml:space="preserve">uses spectral features of </w:t>
        </w:r>
        <w:r w:rsidR="00E04E6F" w:rsidRPr="00E04E6F">
          <w:rPr>
            <w:rFonts w:ascii="Segoe UI" w:hAnsi="Segoe UI" w:cs="Segoe UI"/>
            <w:color w:val="156082" w:themeColor="accent1"/>
            <w:sz w:val="23"/>
            <w:szCs w:val="23"/>
            <w:lang w:val="en-GB"/>
          </w:rPr>
          <w:t>CO</w:t>
        </w:r>
        <w:r w:rsidR="00E04E6F" w:rsidRPr="00E04E6F">
          <w:rPr>
            <w:rFonts w:ascii="Segoe UI" w:hAnsi="Segoe UI" w:cs="Segoe UI"/>
            <w:color w:val="156082" w:themeColor="accent1"/>
            <w:sz w:val="23"/>
            <w:szCs w:val="23"/>
            <w:vertAlign w:val="subscript"/>
            <w:lang w:val="en-GB"/>
          </w:rPr>
          <w:t>2</w:t>
        </w:r>
        <w:r w:rsidR="00E04E6F" w:rsidRPr="00E04E6F">
          <w:rPr>
            <w:rFonts w:ascii="Segoe UI" w:hAnsi="Segoe UI" w:cs="Segoe UI"/>
            <w:color w:val="156082" w:themeColor="accent1"/>
            <w:sz w:val="23"/>
            <w:szCs w:val="23"/>
          </w:rPr>
          <w:t xml:space="preserve"> fluids to calculate a </w:t>
        </w:r>
        <w:r w:rsidR="00E04E6F" w:rsidRPr="00E04E6F">
          <w:rPr>
            <w:rFonts w:ascii="Segoe UI" w:hAnsi="Segoe UI" w:cs="Segoe UI"/>
            <w:color w:val="156082" w:themeColor="accent1"/>
            <w:sz w:val="23"/>
            <w:szCs w:val="23"/>
            <w:lang w:val="en-GB"/>
          </w:rPr>
          <w:t>CO</w:t>
        </w:r>
        <w:r w:rsidR="00E04E6F" w:rsidRPr="00E04E6F">
          <w:rPr>
            <w:rFonts w:ascii="Segoe UI" w:hAnsi="Segoe UI" w:cs="Segoe UI"/>
            <w:color w:val="156082" w:themeColor="accent1"/>
            <w:sz w:val="23"/>
            <w:szCs w:val="23"/>
            <w:vertAlign w:val="subscript"/>
            <w:lang w:val="en-GB"/>
          </w:rPr>
          <w:t>2</w:t>
        </w:r>
        <w:r w:rsidR="00E04E6F" w:rsidRPr="00E04E6F">
          <w:rPr>
            <w:rFonts w:ascii="Segoe UI" w:hAnsi="Segoe UI" w:cs="Segoe UI"/>
            <w:color w:val="156082" w:themeColor="accent1"/>
            <w:sz w:val="23"/>
            <w:szCs w:val="23"/>
          </w:rPr>
          <w:t xml:space="preserve"> density using an instrument-specific calibration </w:t>
        </w:r>
        <w:r w:rsidR="00E04E6F" w:rsidRPr="00E04E6F">
          <w:rPr>
            <w:rFonts w:ascii="Segoe UI" w:hAnsi="Segoe UI" w:cs="Segoe UI"/>
            <w:color w:val="156082" w:themeColor="accent1"/>
            <w:sz w:val="23"/>
            <w:szCs w:val="23"/>
            <w:lang w:val="en-GB"/>
          </w:rPr>
          <w:t xml:space="preserve">  </w:t>
        </w:r>
        <w:r w:rsidR="00E04E6F" w:rsidRPr="00E04E6F">
          <w:rPr>
            <w:rFonts w:ascii="Segoe UI" w:hAnsi="Segoe UI" w:cs="Segoe UI"/>
            <w:color w:val="156082" w:themeColor="accent1"/>
            <w:sz w:val="23"/>
            <w:szCs w:val="23"/>
            <w:lang w:val="en-GB"/>
          </w:rPr>
          <w:fldChar w:fldCharType="begin"/>
        </w:r>
        <w:r w:rsidR="00E04E6F" w:rsidRPr="00E04E6F">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E04E6F" w:rsidRPr="00E04E6F">
          <w:rPr>
            <w:rFonts w:ascii="Segoe UI" w:hAnsi="Segoe UI" w:cs="Segoe UI"/>
            <w:color w:val="156082" w:themeColor="accent1"/>
            <w:sz w:val="23"/>
            <w:szCs w:val="23"/>
            <w:lang w:val="en-GB"/>
          </w:rPr>
          <w:fldChar w:fldCharType="separate"/>
        </w:r>
        <w:r w:rsidR="00E04E6F" w:rsidRPr="00E04E6F">
          <w:rPr>
            <w:rFonts w:ascii="Segoe UI" w:hAnsi="Segoe UI" w:cs="Segoe UI"/>
            <w:color w:val="156082" w:themeColor="accent1"/>
            <w:sz w:val="23"/>
            <w:szCs w:val="23"/>
          </w:rPr>
          <w:t xml:space="preserve">(e.g., Rosso and Bodnar, 1995; Kawakami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2003; Yamamoto and </w:t>
        </w:r>
        <w:proofErr w:type="spellStart"/>
        <w:r w:rsidR="00E04E6F" w:rsidRPr="00E04E6F">
          <w:rPr>
            <w:rFonts w:ascii="Segoe UI" w:hAnsi="Segoe UI" w:cs="Segoe UI"/>
            <w:color w:val="156082" w:themeColor="accent1"/>
            <w:sz w:val="23"/>
            <w:szCs w:val="23"/>
          </w:rPr>
          <w:t>Kagi</w:t>
        </w:r>
        <w:proofErr w:type="spellEnd"/>
        <w:r w:rsidR="00E04E6F" w:rsidRPr="00E04E6F">
          <w:rPr>
            <w:rFonts w:ascii="Segoe UI" w:hAnsi="Segoe UI" w:cs="Segoe UI"/>
            <w:color w:val="156082" w:themeColor="accent1"/>
            <w:sz w:val="23"/>
            <w:szCs w:val="23"/>
          </w:rPr>
          <w:t xml:space="preserve">, 2006; Fall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2011; Wang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2011, 2019; </w:t>
        </w:r>
        <w:proofErr w:type="spellStart"/>
        <w:r w:rsidR="00E04E6F" w:rsidRPr="00E04E6F">
          <w:rPr>
            <w:rFonts w:ascii="Segoe UI" w:hAnsi="Segoe UI" w:cs="Segoe UI"/>
            <w:color w:val="156082" w:themeColor="accent1"/>
            <w:sz w:val="23"/>
            <w:szCs w:val="23"/>
          </w:rPr>
          <w:t>Lamadrid</w:t>
        </w:r>
        <w:proofErr w:type="spellEnd"/>
        <w:r w:rsidR="00E04E6F" w:rsidRPr="00E04E6F">
          <w:rPr>
            <w:rFonts w:ascii="Segoe UI" w:hAnsi="Segoe UI" w:cs="Segoe UI"/>
            <w:color w:val="156082" w:themeColor="accent1"/>
            <w:sz w:val="23"/>
            <w:szCs w:val="23"/>
          </w:rPr>
          <w:t xml:space="preserve">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2017; </w:t>
        </w:r>
        <w:proofErr w:type="spellStart"/>
        <w:r w:rsidR="00E04E6F" w:rsidRPr="00E04E6F">
          <w:rPr>
            <w:rFonts w:ascii="Segoe UI" w:hAnsi="Segoe UI" w:cs="Segoe UI"/>
            <w:color w:val="156082" w:themeColor="accent1"/>
            <w:sz w:val="23"/>
            <w:szCs w:val="23"/>
          </w:rPr>
          <w:t>Sublett</w:t>
        </w:r>
        <w:proofErr w:type="spellEnd"/>
        <w:r w:rsidR="00E04E6F" w:rsidRPr="00E04E6F">
          <w:rPr>
            <w:rFonts w:ascii="Segoe UI" w:hAnsi="Segoe UI" w:cs="Segoe UI"/>
            <w:color w:val="156082" w:themeColor="accent1"/>
            <w:sz w:val="23"/>
            <w:szCs w:val="23"/>
          </w:rPr>
          <w:t xml:space="preserve">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2020; </w:t>
        </w:r>
        <w:proofErr w:type="spellStart"/>
        <w:r w:rsidR="00E04E6F" w:rsidRPr="00E04E6F">
          <w:rPr>
            <w:rFonts w:ascii="Segoe UI" w:hAnsi="Segoe UI" w:cs="Segoe UI"/>
            <w:color w:val="156082" w:themeColor="accent1"/>
            <w:sz w:val="23"/>
            <w:szCs w:val="23"/>
          </w:rPr>
          <w:t>DeVitre</w:t>
        </w:r>
        <w:proofErr w:type="spellEnd"/>
        <w:r w:rsidR="00E04E6F" w:rsidRPr="00E04E6F">
          <w:rPr>
            <w:rFonts w:ascii="Segoe UI" w:hAnsi="Segoe UI" w:cs="Segoe UI"/>
            <w:color w:val="156082" w:themeColor="accent1"/>
            <w:sz w:val="23"/>
            <w:szCs w:val="23"/>
          </w:rPr>
          <w:t xml:space="preserve">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2021; Le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2021)</w:t>
        </w:r>
      </w:ins>
      <w:ins w:id="50" w:author="Charlotte Devitre" w:date="2024-08-07T15:38:00Z" w16du:dateUtc="2024-08-07T22:38:00Z">
        <w:r w:rsidR="00E04E6F" w:rsidRPr="00E04E6F">
          <w:rPr>
            <w:rFonts w:ascii="Segoe UI" w:hAnsi="Segoe UI" w:cs="Segoe UI"/>
            <w:color w:val="156082" w:themeColor="accent1"/>
            <w:sz w:val="23"/>
            <w:szCs w:val="23"/>
            <w:lang w:val="en-GB"/>
          </w:rPr>
          <w:fldChar w:fldCharType="end"/>
        </w:r>
      </w:ins>
      <w:ins w:id="51" w:author="Charlotte Devitre" w:date="2024-08-07T15:38:00Z">
        <w:r w:rsidR="00E04E6F" w:rsidRPr="00E04E6F">
          <w:rPr>
            <w:rFonts w:ascii="Segoe UI" w:hAnsi="Segoe UI" w:cs="Segoe UI"/>
            <w:color w:val="156082" w:themeColor="accent1"/>
            <w:sz w:val="23"/>
            <w:szCs w:val="23"/>
            <w:lang w:val="en-GB"/>
          </w:rPr>
          <w:t>, have made it possible to accurately measure lower CO</w:t>
        </w:r>
        <w:r w:rsidR="00E04E6F" w:rsidRPr="00E04E6F">
          <w:rPr>
            <w:rFonts w:ascii="Segoe UI" w:hAnsi="Segoe UI" w:cs="Segoe UI"/>
            <w:color w:val="156082" w:themeColor="accent1"/>
            <w:sz w:val="23"/>
            <w:szCs w:val="23"/>
            <w:vertAlign w:val="subscript"/>
            <w:lang w:val="en-GB"/>
          </w:rPr>
          <w:t>2</w:t>
        </w:r>
        <w:r w:rsidR="00E04E6F" w:rsidRPr="00E04E6F">
          <w:rPr>
            <w:rFonts w:ascii="Segoe UI" w:hAnsi="Segoe UI" w:cs="Segoe UI"/>
            <w:color w:val="156082" w:themeColor="accent1"/>
            <w:sz w:val="23"/>
            <w:szCs w:val="23"/>
            <w:lang w:val="en-GB"/>
          </w:rPr>
          <w:t xml:space="preserve"> densities, and thus identify shallow storage regions more reliably. Recent work demonstrated that Raman-based barometry of CO</w:t>
        </w:r>
        <w:r w:rsidR="00E04E6F" w:rsidRPr="00E04E6F">
          <w:rPr>
            <w:rFonts w:ascii="Segoe UI" w:hAnsi="Segoe UI" w:cs="Segoe UI"/>
            <w:color w:val="156082" w:themeColor="accent1"/>
            <w:sz w:val="23"/>
            <w:szCs w:val="23"/>
            <w:vertAlign w:val="subscript"/>
            <w:lang w:val="en-GB"/>
          </w:rPr>
          <w:t>2</w:t>
        </w:r>
        <w:r w:rsidR="00E04E6F" w:rsidRPr="00E04E6F">
          <w:rPr>
            <w:rFonts w:ascii="Segoe UI" w:hAnsi="Segoe UI" w:cs="Segoe UI"/>
            <w:color w:val="156082" w:themeColor="accent1"/>
            <w:sz w:val="23"/>
            <w:szCs w:val="23"/>
            <w:lang w:val="en-GB"/>
          </w:rPr>
          <w:t xml:space="preserve">-rich fluid inclusions returns the same results as melt inclusion barometry while requiring far less time and resources than melt inclusion analyses, and obtains higher precision than mineral thermobarometry </w:t>
        </w:r>
        <w:r w:rsidR="00E04E6F" w:rsidRPr="00E04E6F">
          <w:rPr>
            <w:rFonts w:ascii="Segoe UI" w:hAnsi="Segoe UI" w:cs="Segoe UI"/>
            <w:color w:val="156082" w:themeColor="accent1"/>
            <w:sz w:val="23"/>
            <w:szCs w:val="23"/>
            <w:lang w:val="en-GB"/>
          </w:rPr>
          <w:fldChar w:fldCharType="begin"/>
        </w:r>
        <w:r w:rsidR="00E04E6F" w:rsidRPr="00E04E6F">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E04E6F" w:rsidRPr="00E04E6F">
          <w:rPr>
            <w:rFonts w:ascii="Cambria Math" w:hAnsi="Cambria Math" w:cs="Cambria Math"/>
            <w:color w:val="156082" w:themeColor="accent1"/>
            <w:sz w:val="23"/>
            <w:szCs w:val="23"/>
            <w:lang w:val="en-GB"/>
          </w:rPr>
          <w:instrText>∼</w:instrText>
        </w:r>
        <w:r w:rsidR="00E04E6F" w:rsidRPr="00E04E6F">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04E6F" w:rsidRPr="00E04E6F">
          <w:rPr>
            <w:rFonts w:ascii="Cambria Math" w:hAnsi="Cambria Math" w:cs="Cambria Math"/>
            <w:color w:val="156082" w:themeColor="accent1"/>
            <w:sz w:val="23"/>
            <w:szCs w:val="23"/>
            <w:lang w:val="en-GB"/>
          </w:rPr>
          <w:instrText>∼</w:instrText>
        </w:r>
        <w:r w:rsidR="00E04E6F" w:rsidRPr="00E04E6F">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04E6F" w:rsidRPr="00E04E6F">
          <w:rPr>
            <w:rFonts w:ascii="Cambria Math" w:hAnsi="Cambria Math" w:cs="Cambria Math"/>
            <w:color w:val="156082" w:themeColor="accent1"/>
            <w:sz w:val="23"/>
            <w:szCs w:val="23"/>
            <w:lang w:val="en-GB"/>
          </w:rPr>
          <w:instrText>∼</w:instrText>
        </w:r>
        <w:r w:rsidR="00E04E6F" w:rsidRPr="00E04E6F">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E04E6F" w:rsidRPr="00E04E6F">
          <w:rPr>
            <w:rFonts w:ascii="Segoe UI" w:hAnsi="Segoe UI" w:cs="Segoe UI"/>
            <w:color w:val="156082" w:themeColor="accent1"/>
            <w:sz w:val="23"/>
            <w:szCs w:val="23"/>
            <w:lang w:val="en-GB"/>
          </w:rPr>
          <w:fldChar w:fldCharType="separate"/>
        </w:r>
        <w:r w:rsidR="00E04E6F" w:rsidRPr="00E04E6F">
          <w:rPr>
            <w:rFonts w:ascii="Segoe UI" w:hAnsi="Segoe UI" w:cs="Segoe UI"/>
            <w:color w:val="156082" w:themeColor="accent1"/>
            <w:sz w:val="23"/>
            <w:szCs w:val="23"/>
          </w:rPr>
          <w:t xml:space="preserve">(Dayton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xml:space="preserve">, 2024; </w:t>
        </w:r>
        <w:proofErr w:type="spellStart"/>
        <w:r w:rsidR="00E04E6F" w:rsidRPr="00E04E6F">
          <w:rPr>
            <w:rFonts w:ascii="Segoe UI" w:hAnsi="Segoe UI" w:cs="Segoe UI"/>
            <w:color w:val="156082" w:themeColor="accent1"/>
            <w:sz w:val="23"/>
            <w:szCs w:val="23"/>
          </w:rPr>
          <w:t>DeVitre</w:t>
        </w:r>
        <w:proofErr w:type="spellEnd"/>
        <w:r w:rsidR="00E04E6F" w:rsidRPr="00E04E6F">
          <w:rPr>
            <w:rFonts w:ascii="Segoe UI" w:hAnsi="Segoe UI" w:cs="Segoe UI"/>
            <w:color w:val="156082" w:themeColor="accent1"/>
            <w:sz w:val="23"/>
            <w:szCs w:val="23"/>
          </w:rPr>
          <w:t xml:space="preserve"> and </w:t>
        </w:r>
        <w:proofErr w:type="spellStart"/>
        <w:r w:rsidR="00E04E6F" w:rsidRPr="00E04E6F">
          <w:rPr>
            <w:rFonts w:ascii="Segoe UI" w:hAnsi="Segoe UI" w:cs="Segoe UI"/>
            <w:color w:val="156082" w:themeColor="accent1"/>
            <w:sz w:val="23"/>
            <w:szCs w:val="23"/>
          </w:rPr>
          <w:t>Wieser</w:t>
        </w:r>
        <w:proofErr w:type="spellEnd"/>
        <w:r w:rsidR="00E04E6F" w:rsidRPr="00E04E6F">
          <w:rPr>
            <w:rFonts w:ascii="Segoe UI" w:hAnsi="Segoe UI" w:cs="Segoe UI"/>
            <w:color w:val="156082" w:themeColor="accent1"/>
            <w:sz w:val="23"/>
            <w:szCs w:val="23"/>
          </w:rPr>
          <w:t xml:space="preserve">, 2024; Lerner </w:t>
        </w:r>
        <w:r w:rsidR="00E04E6F" w:rsidRPr="00E04E6F">
          <w:rPr>
            <w:rFonts w:ascii="Segoe UI" w:hAnsi="Segoe UI" w:cs="Segoe UI"/>
            <w:i/>
            <w:iCs/>
            <w:color w:val="156082" w:themeColor="accent1"/>
            <w:sz w:val="23"/>
            <w:szCs w:val="23"/>
          </w:rPr>
          <w:t>et al.</w:t>
        </w:r>
        <w:r w:rsidR="00E04E6F" w:rsidRPr="00E04E6F">
          <w:rPr>
            <w:rFonts w:ascii="Segoe UI" w:hAnsi="Segoe UI" w:cs="Segoe UI"/>
            <w:color w:val="156082" w:themeColor="accent1"/>
            <w:sz w:val="23"/>
            <w:szCs w:val="23"/>
          </w:rPr>
          <w:t>, 2024)</w:t>
        </w:r>
      </w:ins>
      <w:ins w:id="52" w:author="Charlotte Devitre" w:date="2024-08-07T15:38:00Z" w16du:dateUtc="2024-08-07T22:38:00Z">
        <w:r w:rsidR="00E04E6F" w:rsidRPr="00E04E6F">
          <w:rPr>
            <w:rFonts w:ascii="Segoe UI" w:hAnsi="Segoe UI" w:cs="Segoe UI"/>
            <w:color w:val="156082" w:themeColor="accent1"/>
            <w:sz w:val="23"/>
            <w:szCs w:val="23"/>
            <w:lang w:val="en-GB"/>
          </w:rPr>
          <w:fldChar w:fldCharType="end"/>
        </w:r>
      </w:ins>
      <w:ins w:id="53" w:author="Charlotte Devitre" w:date="2024-08-07T15:38:00Z">
        <w:r w:rsidR="00E04E6F" w:rsidRPr="00E04E6F">
          <w:rPr>
            <w:rFonts w:ascii="Segoe UI" w:hAnsi="Segoe UI" w:cs="Segoe UI"/>
            <w:color w:val="156082" w:themeColor="accent1"/>
            <w:sz w:val="23"/>
            <w:szCs w:val="23"/>
          </w:rPr>
          <w:t>.</w:t>
        </w:r>
      </w:ins>
      <w:r w:rsidR="00E04E6F">
        <w:rPr>
          <w:rFonts w:ascii="Segoe UI" w:hAnsi="Segoe UI" w:cs="Segoe UI"/>
          <w:color w:val="156082" w:themeColor="accent1"/>
          <w:sz w:val="23"/>
          <w:szCs w:val="23"/>
        </w:rPr>
        <w:t xml:space="preserve">” </w:t>
      </w: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2">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1ABEDF95" w14:textId="2C0F9465" w:rsidR="00BB412A" w:rsidRDefault="00BB412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 xml:space="preserve">e moved this sentence earlier as suggested by the reviewer. It is now: “ </w:t>
      </w:r>
      <w:ins w:id="54" w:author="Charlotte Devitre" w:date="2024-08-07T15:38:00Z">
        <w:r w:rsidR="00E04E6F" w:rsidRPr="00E04E6F">
          <w:rPr>
            <w:rFonts w:ascii="Segoe UI" w:hAnsi="Segoe UI" w:cs="Segoe UI"/>
            <w:color w:val="156082" w:themeColor="accent1"/>
            <w:sz w:val="23"/>
            <w:szCs w:val="23"/>
            <w:shd w:val="clear" w:color="auto" w:fill="FFFFFF"/>
            <w:lang w:val="en-GB"/>
          </w:rPr>
          <w:t xml:space="preserve">Recent studies have speculated that fluid inclusion barometry, using either micro thermometry or Raman spectroscopy, could be performed quickly enough to be useful for near-real-time volcano monitoring </w:t>
        </w:r>
        <w:r w:rsidR="00E04E6F" w:rsidRPr="00E04E6F">
          <w:rPr>
            <w:rFonts w:ascii="Segoe UI" w:hAnsi="Segoe UI" w:cs="Segoe UI"/>
            <w:color w:val="156082" w:themeColor="accent1"/>
            <w:sz w:val="23"/>
            <w:szCs w:val="23"/>
            <w:shd w:val="clear" w:color="auto" w:fill="FFFFFF"/>
            <w:lang w:val="en-GB"/>
          </w:rPr>
          <w:fldChar w:fldCharType="begin"/>
        </w:r>
        <w:r w:rsidR="00E04E6F" w:rsidRPr="00E04E6F">
          <w:rPr>
            <w:rFonts w:ascii="Segoe UI" w:hAnsi="Segoe UI" w:cs="Segoe UI"/>
            <w:color w:val="156082" w:themeColor="accent1"/>
            <w:sz w:val="23"/>
            <w:szCs w:val="23"/>
            <w:shd w:val="clear" w:color="auto" w:fill="FFFFFF"/>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04E6F" w:rsidRPr="00E04E6F">
          <w:rPr>
            <w:rFonts w:ascii="Segoe UI" w:hAnsi="Segoe UI" w:cs="Segoe UI"/>
            <w:color w:val="156082" w:themeColor="accent1"/>
            <w:sz w:val="23"/>
            <w:szCs w:val="23"/>
            <w:shd w:val="clear" w:color="auto" w:fill="FFFFFF"/>
            <w:lang w:val="en-GB"/>
          </w:rPr>
          <w:fldChar w:fldCharType="separate"/>
        </w:r>
        <w:r w:rsidR="00E04E6F" w:rsidRPr="00E04E6F">
          <w:rPr>
            <w:rFonts w:ascii="Segoe UI" w:hAnsi="Segoe UI" w:cs="Segoe UI"/>
            <w:color w:val="156082" w:themeColor="accent1"/>
            <w:sz w:val="23"/>
            <w:szCs w:val="23"/>
            <w:shd w:val="clear" w:color="auto" w:fill="FFFFFF"/>
          </w:rPr>
          <w:t xml:space="preserve">(Dayton </w:t>
        </w:r>
        <w:r w:rsidR="00E04E6F" w:rsidRPr="00E04E6F">
          <w:rPr>
            <w:rFonts w:ascii="Segoe UI" w:hAnsi="Segoe UI" w:cs="Segoe UI"/>
            <w:i/>
            <w:iCs/>
            <w:color w:val="156082" w:themeColor="accent1"/>
            <w:sz w:val="23"/>
            <w:szCs w:val="23"/>
            <w:shd w:val="clear" w:color="auto" w:fill="FFFFFF"/>
          </w:rPr>
          <w:t>et al.</w:t>
        </w:r>
        <w:r w:rsidR="00E04E6F" w:rsidRPr="00E04E6F">
          <w:rPr>
            <w:rFonts w:ascii="Segoe UI" w:hAnsi="Segoe UI" w:cs="Segoe UI"/>
            <w:color w:val="156082" w:themeColor="accent1"/>
            <w:sz w:val="23"/>
            <w:szCs w:val="23"/>
            <w:shd w:val="clear" w:color="auto" w:fill="FFFFFF"/>
          </w:rPr>
          <w:t xml:space="preserve">, 2023; </w:t>
        </w:r>
        <w:proofErr w:type="spellStart"/>
        <w:r w:rsidR="00E04E6F" w:rsidRPr="00E04E6F">
          <w:rPr>
            <w:rFonts w:ascii="Segoe UI" w:hAnsi="Segoe UI" w:cs="Segoe UI"/>
            <w:color w:val="156082" w:themeColor="accent1"/>
            <w:sz w:val="23"/>
            <w:szCs w:val="23"/>
            <w:shd w:val="clear" w:color="auto" w:fill="FFFFFF"/>
          </w:rPr>
          <w:t>Zanon</w:t>
        </w:r>
        <w:proofErr w:type="spellEnd"/>
        <w:r w:rsidR="00E04E6F" w:rsidRPr="00E04E6F">
          <w:rPr>
            <w:rFonts w:ascii="Segoe UI" w:hAnsi="Segoe UI" w:cs="Segoe UI"/>
            <w:color w:val="156082" w:themeColor="accent1"/>
            <w:sz w:val="23"/>
            <w:szCs w:val="23"/>
            <w:shd w:val="clear" w:color="auto" w:fill="FFFFFF"/>
          </w:rPr>
          <w:t xml:space="preserve"> </w:t>
        </w:r>
        <w:r w:rsidR="00E04E6F" w:rsidRPr="00E04E6F">
          <w:rPr>
            <w:rFonts w:ascii="Segoe UI" w:hAnsi="Segoe UI" w:cs="Segoe UI"/>
            <w:i/>
            <w:iCs/>
            <w:color w:val="156082" w:themeColor="accent1"/>
            <w:sz w:val="23"/>
            <w:szCs w:val="23"/>
            <w:shd w:val="clear" w:color="auto" w:fill="FFFFFF"/>
          </w:rPr>
          <w:t>et al.</w:t>
        </w:r>
        <w:r w:rsidR="00E04E6F" w:rsidRPr="00E04E6F">
          <w:rPr>
            <w:rFonts w:ascii="Segoe UI" w:hAnsi="Segoe UI" w:cs="Segoe UI"/>
            <w:color w:val="156082" w:themeColor="accent1"/>
            <w:sz w:val="23"/>
            <w:szCs w:val="23"/>
            <w:shd w:val="clear" w:color="auto" w:fill="FFFFFF"/>
          </w:rPr>
          <w:t>, 2024b)</w:t>
        </w:r>
      </w:ins>
      <w:ins w:id="55" w:author="Charlotte Devitre" w:date="2024-08-07T15:38:00Z" w16du:dateUtc="2024-08-07T22:38:00Z">
        <w:r w:rsidR="00E04E6F" w:rsidRPr="00E04E6F">
          <w:rPr>
            <w:rFonts w:ascii="Segoe UI" w:hAnsi="Segoe UI" w:cs="Segoe UI"/>
            <w:color w:val="156082" w:themeColor="accent1"/>
            <w:sz w:val="23"/>
            <w:szCs w:val="23"/>
            <w:shd w:val="clear" w:color="auto" w:fill="FFFFFF"/>
            <w:lang w:val="en-GB"/>
          </w:rPr>
          <w:fldChar w:fldCharType="end"/>
        </w:r>
      </w:ins>
      <w:ins w:id="56" w:author="Charlotte Devitre" w:date="2024-08-07T15:38:00Z">
        <w:r w:rsidR="00E04E6F" w:rsidRPr="00E04E6F">
          <w:rPr>
            <w:rFonts w:ascii="Segoe UI" w:hAnsi="Segoe UI" w:cs="Segoe UI"/>
            <w:color w:val="156082" w:themeColor="accent1"/>
            <w:sz w:val="23"/>
            <w:szCs w:val="23"/>
            <w:shd w:val="clear" w:color="auto" w:fill="FFFFFF"/>
          </w:rPr>
          <w:t>. Indeed, advances in the accuracy of Raman measurements from two decades of improvements in CO</w:t>
        </w:r>
        <w:r w:rsidR="00E04E6F" w:rsidRPr="00E04E6F">
          <w:rPr>
            <w:rFonts w:ascii="Segoe UI" w:hAnsi="Segoe UI" w:cs="Segoe UI"/>
            <w:color w:val="156082" w:themeColor="accent1"/>
            <w:sz w:val="23"/>
            <w:szCs w:val="23"/>
            <w:shd w:val="clear" w:color="auto" w:fill="FFFFFF"/>
            <w:vertAlign w:val="subscript"/>
          </w:rPr>
          <w:t>2</w:t>
        </w:r>
        <w:r w:rsidR="00E04E6F" w:rsidRPr="00E04E6F">
          <w:rPr>
            <w:rFonts w:ascii="Segoe UI" w:hAnsi="Segoe UI" w:cs="Segoe UI"/>
            <w:color w:val="156082" w:themeColor="accent1"/>
            <w:sz w:val="23"/>
            <w:szCs w:val="23"/>
            <w:shd w:val="clear" w:color="auto" w:fill="FFFFFF"/>
          </w:rPr>
          <w:t xml:space="preserve"> </w:t>
        </w:r>
        <w:proofErr w:type="spellStart"/>
        <w:r w:rsidR="00E04E6F" w:rsidRPr="00E04E6F">
          <w:rPr>
            <w:rFonts w:ascii="Segoe UI" w:hAnsi="Segoe UI" w:cs="Segoe UI"/>
            <w:color w:val="156082" w:themeColor="accent1"/>
            <w:sz w:val="23"/>
            <w:szCs w:val="23"/>
            <w:shd w:val="clear" w:color="auto" w:fill="FFFFFF"/>
          </w:rPr>
          <w:t>densimetry</w:t>
        </w:r>
        <w:proofErr w:type="spellEnd"/>
        <w:r w:rsidR="00E04E6F" w:rsidRPr="00E04E6F">
          <w:rPr>
            <w:rFonts w:ascii="Segoe UI" w:hAnsi="Segoe UI" w:cs="Segoe UI"/>
            <w:color w:val="156082" w:themeColor="accent1"/>
            <w:sz w:val="23"/>
            <w:szCs w:val="23"/>
            <w:shd w:val="clear" w:color="auto" w:fill="FFFFFF"/>
          </w:rPr>
          <w:t xml:space="preserve"> calibrations along with new capabilities to process data in a more streamlined and reproduceable way (e.g., </w:t>
        </w:r>
        <w:r w:rsidR="00E04E6F" w:rsidRPr="00E04E6F">
          <w:rPr>
            <w:rFonts w:ascii="Segoe UI" w:hAnsi="Segoe UI" w:cs="Segoe UI"/>
            <w:color w:val="156082" w:themeColor="accent1"/>
            <w:sz w:val="23"/>
            <w:szCs w:val="23"/>
            <w:shd w:val="clear" w:color="auto" w:fill="FFFFFF"/>
          </w:rPr>
          <w:fldChar w:fldCharType="begin"/>
        </w:r>
        <w:r w:rsidR="00E04E6F" w:rsidRPr="00E04E6F">
          <w:rPr>
            <w:rFonts w:ascii="Segoe UI" w:hAnsi="Segoe UI" w:cs="Segoe UI"/>
            <w:color w:val="156082" w:themeColor="accent1"/>
            <w:sz w:val="23"/>
            <w:szCs w:val="23"/>
            <w:shd w:val="clear" w:color="auto" w:fill="FFFFFF"/>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04E6F" w:rsidRPr="00E04E6F">
          <w:rPr>
            <w:rFonts w:ascii="Segoe UI" w:hAnsi="Segoe UI" w:cs="Segoe UI"/>
            <w:color w:val="156082" w:themeColor="accent1"/>
            <w:sz w:val="23"/>
            <w:szCs w:val="23"/>
            <w:shd w:val="clear" w:color="auto" w:fill="FFFFFF"/>
          </w:rPr>
          <w:fldChar w:fldCharType="separate"/>
        </w:r>
        <w:proofErr w:type="spellStart"/>
        <w:r w:rsidR="00E04E6F" w:rsidRPr="00E04E6F">
          <w:rPr>
            <w:rFonts w:ascii="Segoe UI" w:hAnsi="Segoe UI" w:cs="Segoe UI"/>
            <w:color w:val="156082" w:themeColor="accent1"/>
            <w:sz w:val="23"/>
            <w:szCs w:val="23"/>
            <w:shd w:val="clear" w:color="auto" w:fill="FFFFFF"/>
          </w:rPr>
          <w:t>Wieser</w:t>
        </w:r>
        <w:proofErr w:type="spellEnd"/>
        <w:r w:rsidR="00E04E6F" w:rsidRPr="00E04E6F">
          <w:rPr>
            <w:rFonts w:ascii="Segoe UI" w:hAnsi="Segoe UI" w:cs="Segoe UI"/>
            <w:color w:val="156082" w:themeColor="accent1"/>
            <w:sz w:val="23"/>
            <w:szCs w:val="23"/>
            <w:shd w:val="clear" w:color="auto" w:fill="FFFFFF"/>
          </w:rPr>
          <w:t xml:space="preserve"> and </w:t>
        </w:r>
        <w:proofErr w:type="spellStart"/>
        <w:r w:rsidR="00E04E6F" w:rsidRPr="00E04E6F">
          <w:rPr>
            <w:rFonts w:ascii="Segoe UI" w:hAnsi="Segoe UI" w:cs="Segoe UI"/>
            <w:color w:val="156082" w:themeColor="accent1"/>
            <w:sz w:val="23"/>
            <w:szCs w:val="23"/>
            <w:shd w:val="clear" w:color="auto" w:fill="FFFFFF"/>
          </w:rPr>
          <w:t>DeVitre</w:t>
        </w:r>
        <w:proofErr w:type="spellEnd"/>
        <w:r w:rsidR="00E04E6F" w:rsidRPr="00E04E6F">
          <w:rPr>
            <w:rFonts w:ascii="Segoe UI" w:hAnsi="Segoe UI" w:cs="Segoe UI"/>
            <w:color w:val="156082" w:themeColor="accent1"/>
            <w:sz w:val="23"/>
            <w:szCs w:val="23"/>
            <w:shd w:val="clear" w:color="auto" w:fill="FFFFFF"/>
          </w:rPr>
          <w:t>, 2024</w:t>
        </w:r>
      </w:ins>
      <w:ins w:id="57" w:author="Charlotte Devitre" w:date="2024-08-07T15:38:00Z" w16du:dateUtc="2024-08-07T22:38:00Z">
        <w:r w:rsidR="00E04E6F" w:rsidRPr="00E04E6F">
          <w:rPr>
            <w:rFonts w:ascii="Segoe UI" w:hAnsi="Segoe UI" w:cs="Segoe UI"/>
            <w:color w:val="156082" w:themeColor="accent1"/>
            <w:sz w:val="23"/>
            <w:szCs w:val="23"/>
            <w:shd w:val="clear" w:color="auto" w:fill="FFFFFF"/>
            <w:lang w:val="en-GB"/>
          </w:rPr>
          <w:fldChar w:fldCharType="end"/>
        </w:r>
      </w:ins>
      <w:ins w:id="58" w:author="Charlotte Devitre" w:date="2024-08-07T15:38:00Z">
        <w:r w:rsidR="00E04E6F" w:rsidRPr="00E04E6F">
          <w:rPr>
            <w:rFonts w:ascii="Segoe UI" w:hAnsi="Segoe UI" w:cs="Segoe UI"/>
            <w:color w:val="156082" w:themeColor="accent1"/>
            <w:sz w:val="23"/>
            <w:szCs w:val="23"/>
            <w:shd w:val="clear" w:color="auto" w:fill="FFFFFF"/>
          </w:rPr>
          <w:t>) show that Raman-based fluid inclusion barometry could now be fast-enough for this application. However, this has not been formally demonstrated</w:t>
        </w:r>
        <w:r w:rsidR="00E04E6F" w:rsidRPr="00E04E6F">
          <w:rPr>
            <w:rFonts w:ascii="Segoe UI" w:hAnsi="Segoe UI" w:cs="Segoe UI"/>
            <w:color w:val="156082" w:themeColor="accent1"/>
            <w:sz w:val="23"/>
            <w:szCs w:val="23"/>
            <w:shd w:val="clear" w:color="auto" w:fill="FFFFFF"/>
            <w:lang w:val="en-GB"/>
          </w:rPr>
          <w:t xml:space="preserve">. </w:t>
        </w:r>
        <w:bookmarkStart w:id="59" w:name="_Hlk172806679"/>
        <w:r w:rsidR="00E04E6F" w:rsidRPr="00E04E6F">
          <w:rPr>
            <w:rFonts w:ascii="Segoe UI" w:hAnsi="Segoe UI" w:cs="Segoe UI"/>
            <w:color w:val="156082" w:themeColor="accent1"/>
            <w:sz w:val="23"/>
            <w:szCs w:val="23"/>
            <w:shd w:val="clear" w:color="auto" w:fill="FFFFFF"/>
            <w:lang w:val="en-GB"/>
          </w:rPr>
          <w:t xml:space="preserve">The </w:t>
        </w:r>
        <w:r w:rsidR="00E04E6F" w:rsidRPr="00E04E6F">
          <w:rPr>
            <w:rFonts w:ascii="Segoe UI" w:hAnsi="Segoe UI" w:cs="Segoe UI"/>
            <w:color w:val="156082" w:themeColor="accent1"/>
            <w:sz w:val="23"/>
            <w:szCs w:val="23"/>
            <w:shd w:val="clear" w:color="auto" w:fill="FFFFFF"/>
          </w:rPr>
          <w:t xml:space="preserve">CONVERSE Hawai‘i Scientific Advisory Committee </w:t>
        </w:r>
        <w:r w:rsidR="00E04E6F" w:rsidRPr="00E04E6F">
          <w:rPr>
            <w:rFonts w:ascii="Segoe UI" w:hAnsi="Segoe UI" w:cs="Segoe UI"/>
            <w:color w:val="156082" w:themeColor="accent1"/>
            <w:sz w:val="23"/>
            <w:szCs w:val="23"/>
            <w:shd w:val="clear" w:color="auto" w:fill="FFFFFF"/>
          </w:rPr>
          <w:fldChar w:fldCharType="begin"/>
        </w:r>
        <w:r w:rsidR="00E04E6F" w:rsidRPr="00E04E6F">
          <w:rPr>
            <w:rFonts w:ascii="Segoe UI" w:hAnsi="Segoe UI" w:cs="Segoe UI"/>
            <w:color w:val="156082" w:themeColor="accent1"/>
            <w:sz w:val="23"/>
            <w:szCs w:val="23"/>
            <w:shd w:val="clear" w:color="auto" w:fill="FFFFFF"/>
          </w:rPr>
          <w:instrText xml:space="preserve"> ADDIN ZOTERO_ITEM CSL_CITATION {"citationID":"GDSQzjPt","properties":{"formattedCitation":"(Cooper {\\i{}et al.}, 2023)","plainCitation":"(Cooper et al., 2023)","noteIndex":0},"citationItems":[{"id":"y1MsH9fC/ZUUlnXRK","uris":["http://zotero.org/users/9451925/items/UFVWFZIF"],"itemData":{"id":2266,"type":"article-journal","abstract":"Data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E04E6F" w:rsidRPr="00E04E6F">
          <w:rPr>
            <w:rFonts w:ascii="Segoe UI" w:hAnsi="Segoe UI" w:cs="Segoe UI"/>
            <w:color w:val="156082" w:themeColor="accent1"/>
            <w:sz w:val="23"/>
            <w:szCs w:val="23"/>
            <w:shd w:val="clear" w:color="auto" w:fill="FFFFFF"/>
          </w:rPr>
          <w:fldChar w:fldCharType="separate"/>
        </w:r>
        <w:r w:rsidR="00E04E6F" w:rsidRPr="00E04E6F">
          <w:rPr>
            <w:rFonts w:ascii="Segoe UI" w:hAnsi="Segoe UI" w:cs="Segoe UI"/>
            <w:color w:val="156082" w:themeColor="accent1"/>
            <w:sz w:val="23"/>
            <w:szCs w:val="23"/>
            <w:shd w:val="clear" w:color="auto" w:fill="FFFFFF"/>
          </w:rPr>
          <w:t xml:space="preserve">(Cooper </w:t>
        </w:r>
        <w:r w:rsidR="00E04E6F" w:rsidRPr="00E04E6F">
          <w:rPr>
            <w:rFonts w:ascii="Segoe UI" w:hAnsi="Segoe UI" w:cs="Segoe UI"/>
            <w:i/>
            <w:iCs/>
            <w:color w:val="156082" w:themeColor="accent1"/>
            <w:sz w:val="23"/>
            <w:szCs w:val="23"/>
            <w:shd w:val="clear" w:color="auto" w:fill="FFFFFF"/>
          </w:rPr>
          <w:t>et al.</w:t>
        </w:r>
        <w:r w:rsidR="00E04E6F" w:rsidRPr="00E04E6F">
          <w:rPr>
            <w:rFonts w:ascii="Segoe UI" w:hAnsi="Segoe UI" w:cs="Segoe UI"/>
            <w:color w:val="156082" w:themeColor="accent1"/>
            <w:sz w:val="23"/>
            <w:szCs w:val="23"/>
            <w:shd w:val="clear" w:color="auto" w:fill="FFFFFF"/>
          </w:rPr>
          <w:t>, 2023)</w:t>
        </w:r>
      </w:ins>
      <w:ins w:id="60" w:author="Charlotte Devitre" w:date="2024-08-07T15:38:00Z" w16du:dateUtc="2024-08-07T22:38:00Z">
        <w:r w:rsidR="00E04E6F" w:rsidRPr="00E04E6F">
          <w:rPr>
            <w:rFonts w:ascii="Segoe UI" w:hAnsi="Segoe UI" w:cs="Segoe UI"/>
            <w:color w:val="156082" w:themeColor="accent1"/>
            <w:sz w:val="23"/>
            <w:szCs w:val="23"/>
            <w:shd w:val="clear" w:color="auto" w:fill="FFFFFF"/>
            <w:lang w:val="en-GB"/>
          </w:rPr>
          <w:fldChar w:fldCharType="end"/>
        </w:r>
      </w:ins>
      <w:ins w:id="61" w:author="Charlotte Devitre" w:date="2024-08-07T15:38:00Z">
        <w:r w:rsidR="00E04E6F" w:rsidRPr="00E04E6F">
          <w:rPr>
            <w:rFonts w:ascii="Segoe UI" w:hAnsi="Segoe UI" w:cs="Segoe UI"/>
            <w:color w:val="156082" w:themeColor="accent1"/>
            <w:sz w:val="23"/>
            <w:szCs w:val="23"/>
            <w:shd w:val="clear" w:color="auto" w:fill="FFFFFF"/>
          </w:rPr>
          <w:t xml:space="preserve"> specifically recommended that key science questions should be identified, and pre-planning science activities performed, to facilitate more rapid implementation across a broader scientific group during hazardous eruptions. </w:t>
        </w:r>
        <w:bookmarkEnd w:id="59"/>
        <w:r w:rsidR="00E04E6F" w:rsidRPr="00E04E6F">
          <w:rPr>
            <w:rFonts w:ascii="Segoe UI" w:hAnsi="Segoe UI" w:cs="Segoe UI"/>
            <w:color w:val="156082" w:themeColor="accent1"/>
            <w:sz w:val="23"/>
            <w:szCs w:val="23"/>
            <w:shd w:val="clear" w:color="auto" w:fill="FFFFFF"/>
            <w:lang w:val="en-GB"/>
          </w:rPr>
          <w:t xml:space="preserve">Here, we performed a near-real-time simulation to rigorously assess how quickly fluid inclusion depths can be obtained from erupted material using Raman spectroscopy, and whether these timescales are short enough to have utility as a petrological monitoring </w:t>
        </w:r>
        <w:proofErr w:type="gramStart"/>
        <w:r w:rsidR="00E04E6F" w:rsidRPr="00E04E6F">
          <w:rPr>
            <w:rFonts w:ascii="Segoe UI" w:hAnsi="Segoe UI" w:cs="Segoe UI"/>
            <w:color w:val="156082" w:themeColor="accent1"/>
            <w:sz w:val="23"/>
            <w:szCs w:val="23"/>
            <w:shd w:val="clear" w:color="auto" w:fill="FFFFFF"/>
            <w:lang w:val="en-GB"/>
          </w:rPr>
          <w:t>tool.</w:t>
        </w:r>
      </w:ins>
      <w:r w:rsidRPr="00BB412A">
        <w:rPr>
          <w:rFonts w:ascii="Segoe UI" w:hAnsi="Segoe UI" w:cs="Segoe UI"/>
          <w:color w:val="156082" w:themeColor="accent1"/>
          <w:sz w:val="23"/>
          <w:szCs w:val="23"/>
          <w:shd w:val="clear" w:color="auto" w:fill="FFFFFF"/>
        </w:rPr>
        <w:t>.</w:t>
      </w:r>
      <w:proofErr w:type="gramEnd"/>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4A07BB1B"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added a reference to DiadFit earlier in the text, </w:t>
      </w:r>
      <w:r w:rsidR="00E04E6F">
        <w:rPr>
          <w:rFonts w:ascii="Segoe UI" w:hAnsi="Segoe UI" w:cs="Segoe UI"/>
          <w:color w:val="156082" w:themeColor="accent1"/>
          <w:sz w:val="23"/>
          <w:szCs w:val="23"/>
          <w:shd w:val="clear" w:color="auto" w:fill="FFFFFF"/>
        </w:rPr>
        <w:t>lines 255-261</w:t>
      </w:r>
      <w:r>
        <w:rPr>
          <w:rFonts w:ascii="Segoe UI" w:hAnsi="Segoe UI" w:cs="Segoe UI"/>
          <w:color w:val="156082" w:themeColor="accent1"/>
          <w:sz w:val="23"/>
          <w:szCs w:val="23"/>
          <w:shd w:val="clear" w:color="auto" w:fill="FFFFFF"/>
        </w:rPr>
        <w:t>: “</w:t>
      </w:r>
      <w:ins w:id="62" w:author="Charlotte Devitre" w:date="2024-08-07T15:38:00Z">
        <w:r w:rsidR="00E04E6F" w:rsidRPr="00E04E6F">
          <w:rPr>
            <w:rFonts w:ascii="Segoe UI" w:hAnsi="Segoe UI" w:cs="Segoe UI"/>
            <w:color w:val="156082" w:themeColor="accent1"/>
            <w:sz w:val="23"/>
            <w:szCs w:val="23"/>
            <w:shd w:val="clear" w:color="auto" w:fill="FFFFFF"/>
            <w:lang w:val="en-GB"/>
          </w:rPr>
          <w:t xml:space="preserve">All spectra processing and subsequent calculations were performed using </w:t>
        </w:r>
        <w:proofErr w:type="spellStart"/>
        <w:r w:rsidR="00E04E6F" w:rsidRPr="00E04E6F">
          <w:rPr>
            <w:rFonts w:ascii="Segoe UI" w:hAnsi="Segoe UI" w:cs="Segoe UI"/>
            <w:color w:val="156082" w:themeColor="accent1"/>
            <w:sz w:val="23"/>
            <w:szCs w:val="23"/>
            <w:shd w:val="clear" w:color="auto" w:fill="FFFFFF"/>
            <w:lang w:val="en-GB"/>
          </w:rPr>
          <w:t>DiadFit</w:t>
        </w:r>
        <w:proofErr w:type="spellEnd"/>
        <w:r w:rsidR="00E04E6F" w:rsidRPr="00E04E6F">
          <w:rPr>
            <w:rFonts w:ascii="Segoe UI" w:hAnsi="Segoe UI" w:cs="Segoe UI"/>
            <w:color w:val="156082" w:themeColor="accent1"/>
            <w:sz w:val="23"/>
            <w:szCs w:val="23"/>
            <w:shd w:val="clear" w:color="auto" w:fill="FFFFFF"/>
            <w:lang w:val="en-GB"/>
          </w:rPr>
          <w:t xml:space="preserve"> </w:t>
        </w:r>
        <w:r w:rsidR="00E04E6F" w:rsidRPr="00E04E6F">
          <w:rPr>
            <w:rFonts w:ascii="Segoe UI" w:hAnsi="Segoe UI" w:cs="Segoe UI"/>
            <w:color w:val="156082" w:themeColor="accent1"/>
            <w:sz w:val="23"/>
            <w:szCs w:val="23"/>
            <w:shd w:val="clear" w:color="auto" w:fill="FFFFFF"/>
            <w:lang w:val="en-GB"/>
          </w:rPr>
          <w:fldChar w:fldCharType="begin"/>
        </w:r>
        <w:r w:rsidR="00E04E6F" w:rsidRPr="00E04E6F">
          <w:rPr>
            <w:rFonts w:ascii="Segoe UI" w:hAnsi="Segoe UI" w:cs="Segoe UI"/>
            <w:color w:val="156082" w:themeColor="accent1"/>
            <w:sz w:val="23"/>
            <w:szCs w:val="23"/>
            <w:shd w:val="clear" w:color="auto" w:fill="FFFFFF"/>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04E6F" w:rsidRPr="00E04E6F">
          <w:rPr>
            <w:rFonts w:ascii="Segoe UI" w:hAnsi="Segoe UI" w:cs="Segoe UI"/>
            <w:color w:val="156082" w:themeColor="accent1"/>
            <w:sz w:val="23"/>
            <w:szCs w:val="23"/>
            <w:shd w:val="clear" w:color="auto" w:fill="FFFFFF"/>
            <w:lang w:val="en-GB"/>
          </w:rPr>
          <w:fldChar w:fldCharType="separate"/>
        </w:r>
        <w:r w:rsidR="00E04E6F" w:rsidRPr="00E04E6F">
          <w:rPr>
            <w:rFonts w:ascii="Segoe UI" w:hAnsi="Segoe UI" w:cs="Segoe UI"/>
            <w:color w:val="156082" w:themeColor="accent1"/>
            <w:sz w:val="23"/>
            <w:szCs w:val="23"/>
            <w:shd w:val="clear" w:color="auto" w:fill="FFFFFF"/>
            <w:lang w:val="en-GB"/>
          </w:rPr>
          <w:t>(</w:t>
        </w:r>
        <w:proofErr w:type="spellStart"/>
        <w:r w:rsidR="00E04E6F" w:rsidRPr="00E04E6F">
          <w:rPr>
            <w:rFonts w:ascii="Segoe UI" w:hAnsi="Segoe UI" w:cs="Segoe UI"/>
            <w:color w:val="156082" w:themeColor="accent1"/>
            <w:sz w:val="23"/>
            <w:szCs w:val="23"/>
            <w:shd w:val="clear" w:color="auto" w:fill="FFFFFF"/>
            <w:lang w:val="en-GB"/>
          </w:rPr>
          <w:t>Wieser</w:t>
        </w:r>
        <w:proofErr w:type="spellEnd"/>
        <w:r w:rsidR="00E04E6F" w:rsidRPr="00E04E6F">
          <w:rPr>
            <w:rFonts w:ascii="Segoe UI" w:hAnsi="Segoe UI" w:cs="Segoe UI"/>
            <w:color w:val="156082" w:themeColor="accent1"/>
            <w:sz w:val="23"/>
            <w:szCs w:val="23"/>
            <w:shd w:val="clear" w:color="auto" w:fill="FFFFFF"/>
            <w:lang w:val="en-GB"/>
          </w:rPr>
          <w:t xml:space="preserve"> and </w:t>
        </w:r>
        <w:proofErr w:type="spellStart"/>
        <w:r w:rsidR="00E04E6F" w:rsidRPr="00E04E6F">
          <w:rPr>
            <w:rFonts w:ascii="Segoe UI" w:hAnsi="Segoe UI" w:cs="Segoe UI"/>
            <w:color w:val="156082" w:themeColor="accent1"/>
            <w:sz w:val="23"/>
            <w:szCs w:val="23"/>
            <w:shd w:val="clear" w:color="auto" w:fill="FFFFFF"/>
            <w:lang w:val="en-GB"/>
          </w:rPr>
          <w:t>DeVitre</w:t>
        </w:r>
        <w:proofErr w:type="spellEnd"/>
        <w:r w:rsidR="00E04E6F" w:rsidRPr="00E04E6F">
          <w:rPr>
            <w:rFonts w:ascii="Segoe UI" w:hAnsi="Segoe UI" w:cs="Segoe UI"/>
            <w:color w:val="156082" w:themeColor="accent1"/>
            <w:sz w:val="23"/>
            <w:szCs w:val="23"/>
            <w:shd w:val="clear" w:color="auto" w:fill="FFFFFF"/>
            <w:lang w:val="en-GB"/>
          </w:rPr>
          <w:t>, 2024)</w:t>
        </w:r>
      </w:ins>
      <w:ins w:id="63" w:author="Charlotte Devitre" w:date="2024-08-07T15:38:00Z" w16du:dateUtc="2024-08-07T22:38:00Z">
        <w:r w:rsidR="00E04E6F" w:rsidRPr="00E04E6F">
          <w:rPr>
            <w:rFonts w:ascii="Segoe UI" w:hAnsi="Segoe UI" w:cs="Segoe UI"/>
            <w:color w:val="156082" w:themeColor="accent1"/>
            <w:sz w:val="23"/>
            <w:szCs w:val="23"/>
            <w:shd w:val="clear" w:color="auto" w:fill="FFFFFF"/>
          </w:rPr>
          <w:fldChar w:fldCharType="end"/>
        </w:r>
      </w:ins>
      <w:ins w:id="64" w:author="Charlotte Devitre" w:date="2024-08-07T15:38:00Z">
        <w:r w:rsidR="00E04E6F" w:rsidRPr="00E04E6F">
          <w:rPr>
            <w:rFonts w:ascii="Segoe UI" w:hAnsi="Segoe UI" w:cs="Segoe UI"/>
            <w:color w:val="156082" w:themeColor="accent1"/>
            <w:sz w:val="23"/>
            <w:szCs w:val="23"/>
            <w:shd w:val="clear" w:color="auto" w:fill="FFFFFF"/>
            <w:lang w:val="en-GB"/>
          </w:rPr>
          <w:t>, allowing for a conversion of raw spectra to CO</w:t>
        </w:r>
        <w:r w:rsidR="00E04E6F" w:rsidRPr="00E04E6F">
          <w:rPr>
            <w:rFonts w:ascii="Segoe UI" w:hAnsi="Segoe UI" w:cs="Segoe UI"/>
            <w:color w:val="156082" w:themeColor="accent1"/>
            <w:sz w:val="23"/>
            <w:szCs w:val="23"/>
            <w:shd w:val="clear" w:color="auto" w:fill="FFFFFF"/>
            <w:vertAlign w:val="subscript"/>
            <w:lang w:val="en-GB"/>
          </w:rPr>
          <w:t>2</w:t>
        </w:r>
        <w:r w:rsidR="00E04E6F" w:rsidRPr="00E04E6F">
          <w:rPr>
            <w:rFonts w:ascii="Segoe UI" w:hAnsi="Segoe UI" w:cs="Segoe UI"/>
            <w:color w:val="156082" w:themeColor="accent1"/>
            <w:sz w:val="23"/>
            <w:szCs w:val="23"/>
            <w:shd w:val="clear" w:color="auto" w:fill="FFFFFF"/>
            <w:lang w:val="en-GB"/>
          </w:rPr>
          <w:t xml:space="preserve"> densities within ~15 minutes. Pressures were calculated using the pure CO</w:t>
        </w:r>
        <w:r w:rsidR="00E04E6F" w:rsidRPr="00E04E6F">
          <w:rPr>
            <w:rFonts w:ascii="Segoe UI" w:hAnsi="Segoe UI" w:cs="Segoe UI"/>
            <w:color w:val="156082" w:themeColor="accent1"/>
            <w:sz w:val="23"/>
            <w:szCs w:val="23"/>
            <w:shd w:val="clear" w:color="auto" w:fill="FFFFFF"/>
            <w:vertAlign w:val="subscript"/>
            <w:lang w:val="en-GB"/>
          </w:rPr>
          <w:t>2</w:t>
        </w:r>
        <w:r w:rsidR="00E04E6F" w:rsidRPr="00E04E6F">
          <w:rPr>
            <w:rFonts w:ascii="Segoe UI" w:hAnsi="Segoe UI" w:cs="Segoe UI"/>
            <w:color w:val="156082" w:themeColor="accent1"/>
            <w:sz w:val="23"/>
            <w:szCs w:val="23"/>
            <w:shd w:val="clear" w:color="auto" w:fill="FFFFFF"/>
            <w:lang w:val="en-GB"/>
          </w:rPr>
          <w:t xml:space="preserve"> EOS of </w:t>
        </w:r>
        <w:r w:rsidR="00E04E6F" w:rsidRPr="00E04E6F">
          <w:rPr>
            <w:rFonts w:ascii="Segoe UI" w:hAnsi="Segoe UI" w:cs="Segoe UI"/>
            <w:color w:val="156082" w:themeColor="accent1"/>
            <w:sz w:val="23"/>
            <w:szCs w:val="23"/>
            <w:shd w:val="clear" w:color="auto" w:fill="FFFFFF"/>
            <w:lang w:val="en-GB"/>
          </w:rPr>
          <w:fldChar w:fldCharType="begin"/>
        </w:r>
        <w:r w:rsidR="00E04E6F" w:rsidRPr="00E04E6F">
          <w:rPr>
            <w:rFonts w:ascii="Segoe UI" w:hAnsi="Segoe UI" w:cs="Segoe UI"/>
            <w:color w:val="156082" w:themeColor="accent1"/>
            <w:sz w:val="23"/>
            <w:szCs w:val="23"/>
            <w:shd w:val="clear" w:color="auto" w:fill="FFFFFF"/>
            <w:lang w:val="en-GB"/>
          </w:rPr>
          <w:instrText xml:space="preserve"> ADDIN ZOTERO_ITEM CSL_CITATION {"citationID":"fDRa8gZ3","properties":{"formattedCitation":"(Span &amp; Wagner, 1996)","plainCitation":"(Span &amp;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E04E6F" w:rsidRPr="00E04E6F">
          <w:rPr>
            <w:rFonts w:ascii="Segoe UI" w:hAnsi="Segoe UI" w:cs="Segoe UI"/>
            <w:color w:val="156082" w:themeColor="accent1"/>
            <w:sz w:val="23"/>
            <w:szCs w:val="23"/>
            <w:shd w:val="clear" w:color="auto" w:fill="FFFFFF"/>
            <w:lang w:val="en-GB"/>
          </w:rPr>
          <w:fldChar w:fldCharType="separate"/>
        </w:r>
        <w:r w:rsidR="00E04E6F" w:rsidRPr="00E04E6F">
          <w:rPr>
            <w:rFonts w:ascii="Segoe UI" w:hAnsi="Segoe UI" w:cs="Segoe UI"/>
            <w:color w:val="156082" w:themeColor="accent1"/>
            <w:sz w:val="23"/>
            <w:szCs w:val="23"/>
            <w:shd w:val="clear" w:color="auto" w:fill="FFFFFF"/>
          </w:rPr>
          <w:t>Span &amp; Wagner (1996)</w:t>
        </w:r>
      </w:ins>
      <w:ins w:id="65" w:author="Charlotte Devitre" w:date="2024-08-07T15:38:00Z" w16du:dateUtc="2024-08-07T22:38:00Z">
        <w:r w:rsidR="00E04E6F" w:rsidRPr="00E04E6F">
          <w:rPr>
            <w:rFonts w:ascii="Segoe UI" w:hAnsi="Segoe UI" w:cs="Segoe UI"/>
            <w:color w:val="156082" w:themeColor="accent1"/>
            <w:sz w:val="23"/>
            <w:szCs w:val="23"/>
            <w:shd w:val="clear" w:color="auto" w:fill="FFFFFF"/>
          </w:rPr>
          <w:fldChar w:fldCharType="end"/>
        </w:r>
      </w:ins>
      <w:ins w:id="66" w:author="Charlotte Devitre" w:date="2024-08-07T15:38:00Z">
        <w:r w:rsidR="00E04E6F" w:rsidRPr="00E04E6F">
          <w:rPr>
            <w:rFonts w:ascii="Segoe UI" w:hAnsi="Segoe UI" w:cs="Segoe UI"/>
            <w:color w:val="156082" w:themeColor="accent1"/>
            <w:sz w:val="23"/>
            <w:szCs w:val="23"/>
            <w:shd w:val="clear" w:color="auto" w:fill="FFFFFF"/>
          </w:rPr>
          <w:t xml:space="preserve"> implemented in </w:t>
        </w:r>
        <w:proofErr w:type="spellStart"/>
        <w:r w:rsidR="00E04E6F" w:rsidRPr="00E04E6F">
          <w:rPr>
            <w:rFonts w:ascii="Segoe UI" w:hAnsi="Segoe UI" w:cs="Segoe UI"/>
            <w:color w:val="156082" w:themeColor="accent1"/>
            <w:sz w:val="23"/>
            <w:szCs w:val="23"/>
            <w:shd w:val="clear" w:color="auto" w:fill="FFFFFF"/>
          </w:rPr>
          <w:t>DiadFit</w:t>
        </w:r>
        <w:proofErr w:type="spellEnd"/>
        <w:r w:rsidR="00E04E6F" w:rsidRPr="00E04E6F">
          <w:rPr>
            <w:rFonts w:ascii="Segoe UI" w:hAnsi="Segoe UI" w:cs="Segoe UI"/>
            <w:color w:val="156082" w:themeColor="accent1"/>
            <w:sz w:val="23"/>
            <w:szCs w:val="23"/>
            <w:shd w:val="clear" w:color="auto" w:fill="FFFFFF"/>
            <w:lang w:val="en-GB"/>
          </w:rPr>
          <w:t xml:space="preserve">. At the time of our simulation, it was challenging to perform EOS calculations considering the possible presence of </w:t>
        </w:r>
        <w:r w:rsidR="00E04E6F" w:rsidRPr="00E04E6F">
          <w:rPr>
            <w:rFonts w:ascii="Segoe UI" w:hAnsi="Segoe UI" w:cs="Segoe UI"/>
            <w:bCs/>
            <w:color w:val="156082" w:themeColor="accent1"/>
            <w:sz w:val="23"/>
            <w:szCs w:val="23"/>
            <w:shd w:val="clear" w:color="auto" w:fill="FFFFFF"/>
            <w:lang w:val="en-GB"/>
          </w:rPr>
          <w:t>H</w:t>
        </w:r>
        <w:r w:rsidR="00E04E6F" w:rsidRPr="00E04E6F">
          <w:rPr>
            <w:rFonts w:ascii="Segoe UI" w:hAnsi="Segoe UI" w:cs="Segoe UI"/>
            <w:bCs/>
            <w:color w:val="156082" w:themeColor="accent1"/>
            <w:sz w:val="23"/>
            <w:szCs w:val="23"/>
            <w:shd w:val="clear" w:color="auto" w:fill="FFFFFF"/>
            <w:vertAlign w:val="subscript"/>
            <w:lang w:val="en-GB"/>
          </w:rPr>
          <w:t>2</w:t>
        </w:r>
        <w:r w:rsidR="00E04E6F" w:rsidRPr="00E04E6F">
          <w:rPr>
            <w:rFonts w:ascii="Segoe UI" w:hAnsi="Segoe UI" w:cs="Segoe UI"/>
            <w:bCs/>
            <w:color w:val="156082" w:themeColor="accent1"/>
            <w:sz w:val="23"/>
            <w:szCs w:val="23"/>
            <w:shd w:val="clear" w:color="auto" w:fill="FFFFFF"/>
            <w:lang w:val="en-GB"/>
          </w:rPr>
          <w:t>O</w:t>
        </w:r>
        <w:r w:rsidR="00E04E6F" w:rsidRPr="00E04E6F">
          <w:rPr>
            <w:rFonts w:ascii="Segoe UI" w:hAnsi="Segoe UI" w:cs="Segoe UI"/>
            <w:color w:val="156082" w:themeColor="accent1"/>
            <w:sz w:val="23"/>
            <w:szCs w:val="23"/>
            <w:shd w:val="clear" w:color="auto" w:fill="FFFFFF"/>
            <w:lang w:val="en-GB"/>
          </w:rPr>
          <w:t xml:space="preserve"> in the exsolved fluid due to a lack of publicly available software that could run on modern operating systems.</w:t>
        </w:r>
      </w:ins>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7D088063" wp14:editId="23DD998F">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0B927DAD"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0DEC1670"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r w:rsidR="00E36C6B">
        <w:rPr>
          <w:rFonts w:ascii="Segoe UI" w:hAnsi="Segoe UI" w:cs="Segoe UI"/>
          <w:color w:val="156082" w:themeColor="accent1"/>
          <w:sz w:val="23"/>
          <w:szCs w:val="23"/>
        </w:rPr>
        <w:t xml:space="preserve">, and this work also requires students and postdocs to be trained in fluid and melt inclusion hunting, which are not expertise currently reflected at Manoa, and may not be enough of a research priority to drop all other work for a few days. </w:t>
      </w:r>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7"/>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409F0A19"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p>
    <w:p w14:paraId="4DB2802E" w14:textId="6C5B58B9" w:rsidR="006E5F38" w:rsidRPr="006E5F38" w:rsidRDefault="00E04E6F"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7679CE2" wp14:editId="53E47226">
            <wp:extent cx="5871886" cy="1225685"/>
            <wp:effectExtent l="0" t="0" r="0" b="6350"/>
            <wp:docPr id="1646645015"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5015" name="Picture 4" descr="A black and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15515" cy="1234792"/>
                    </a:xfrm>
                    <a:prstGeom prst="rect">
                      <a:avLst/>
                    </a:prstGeom>
                  </pic:spPr>
                </pic:pic>
              </a:graphicData>
            </a:graphic>
          </wp:inline>
        </w:drawing>
      </w: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2803A297"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 xml:space="preserve">near lines </w:t>
      </w:r>
      <w:r w:rsidR="00E04E6F">
        <w:rPr>
          <w:rFonts w:ascii="Segoe UI" w:hAnsi="Segoe UI" w:cs="Segoe UI"/>
          <w:color w:val="156082" w:themeColor="accent1"/>
          <w:sz w:val="23"/>
          <w:szCs w:val="23"/>
          <w:shd w:val="clear" w:color="auto" w:fill="FFFFFF"/>
        </w:rPr>
        <w:t>216-229</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00103DAC" w:rsidRPr="00103DAC">
        <w:rPr>
          <w:color w:val="156082" w:themeColor="accent1"/>
          <w:lang w:val="en-GB"/>
        </w:rPr>
        <w:t xml:space="preserve">The </w:t>
      </w:r>
      <w:r w:rsidR="00103DAC" w:rsidRPr="00103DAC">
        <w:rPr>
          <w:color w:val="156082" w:themeColor="accent1"/>
        </w:rPr>
        <w:t xml:space="preserve">CONVERSE Hawai‘i Scientific Advisory Committee </w:t>
      </w:r>
      <w:r w:rsidR="00103DAC" w:rsidRPr="00103DAC">
        <w:rPr>
          <w:color w:val="156082" w:themeColor="accent1"/>
        </w:rPr>
        <w:fldChar w:fldCharType="begin"/>
      </w:r>
      <w:r w:rsidR="00103DAC" w:rsidRPr="00103DAC">
        <w:rPr>
          <w:color w:val="156082" w:themeColor="accent1"/>
        </w:rPr>
        <w:instrText xml:space="preserve"> ADDIN ZOTERO_ITEM CSL_CITATION {"citationID":"GDSQzjPt","properties":{"formattedCitation":"(Cooper {\\i{}et al.}, 2023)","plainCitation":"(Cooper et al., 2023)","noteIndex":0},"citationItems":[{"id":"dFnPYYWd/3bddOgEa","uris":["http://zotero.org/users/9451925/items/UFVWFZIF"],"itemData":{"id":2266,"type":"article-journal","abstract":"Data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103DAC" w:rsidRPr="00103DAC">
        <w:rPr>
          <w:color w:val="156082" w:themeColor="accent1"/>
        </w:rPr>
        <w:fldChar w:fldCharType="separate"/>
      </w:r>
      <w:r w:rsidR="00103DAC" w:rsidRPr="00103DAC">
        <w:rPr>
          <w:color w:val="156082" w:themeColor="accent1"/>
        </w:rPr>
        <w:t xml:space="preserve">(Cooper </w:t>
      </w:r>
      <w:r w:rsidR="00103DAC" w:rsidRPr="00103DAC">
        <w:rPr>
          <w:i/>
          <w:iCs/>
          <w:color w:val="156082" w:themeColor="accent1"/>
        </w:rPr>
        <w:t>et al.</w:t>
      </w:r>
      <w:r w:rsidR="00103DAC" w:rsidRPr="00103DAC">
        <w:rPr>
          <w:color w:val="156082" w:themeColor="accent1"/>
        </w:rPr>
        <w:t>, 2023)</w:t>
      </w:r>
      <w:r w:rsidR="00103DAC" w:rsidRPr="00103DAC">
        <w:rPr>
          <w:color w:val="156082" w:themeColor="accent1"/>
          <w:lang w:val="en-GB"/>
        </w:rPr>
        <w:fldChar w:fldCharType="end"/>
      </w:r>
      <w:r w:rsidR="00103DAC" w:rsidRPr="00103DAC">
        <w:rPr>
          <w:color w:val="156082" w:themeColor="accent1"/>
        </w:rPr>
        <w:t xml:space="preserve"> specifically recommended that key science questions should be identified, and pre-planning science activities performed, to facilitate more rapid implementation across a broader scientific group during hazardous eruptions. </w:t>
      </w:r>
      <w:r w:rsidR="00103DAC">
        <w:rPr>
          <w:color w:val="156082" w:themeColor="accent1"/>
          <w:lang w:val="en-GB"/>
        </w:rPr>
        <w:t>[…]</w:t>
      </w:r>
      <w:r w:rsidR="00103DAC" w:rsidRPr="00103DAC">
        <w:rPr>
          <w:color w:val="156082" w:themeColor="accent1"/>
          <w:lang w:val="en-GB"/>
        </w:rPr>
        <w:t xml:space="preserve"> </w:t>
      </w:r>
      <w:bookmarkStart w:id="67" w:name="_Hlk172806765"/>
      <w:r w:rsidR="00103DAC" w:rsidRPr="00103DAC">
        <w:rPr>
          <w:color w:val="156082" w:themeColor="accent1"/>
          <w:lang w:val="en-GB"/>
        </w:rPr>
        <w:t xml:space="preserve">Performing these simulations during relatively small, low-hazard eruptions (as here) or as hypothetical simulations (e.g.,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{"citationID":"n02ZawQN","properties":{"formattedCitation":"(Andrews {\\i{}et al.}, 2019)","plainCitation":"(Andrews et al., 2019)","noteIndex":0},"citationItems":[{"id":"dFnPYYWd/StCQvcxy","uris":["http://zotero.org/users/9451925/items/LL9B6A85"],"itemData":{"id":2117,"type":"paper-conference","abstract":"Interpreting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 xml:space="preserve">(Andrews </w:t>
      </w:r>
      <w:r w:rsidR="00103DAC" w:rsidRPr="00103DAC">
        <w:rPr>
          <w:i/>
          <w:iCs/>
          <w:color w:val="156082" w:themeColor="accent1"/>
        </w:rPr>
        <w:t>et al.</w:t>
      </w:r>
      <w:r w:rsidR="00103DAC" w:rsidRPr="00103DAC">
        <w:rPr>
          <w:color w:val="156082" w:themeColor="accent1"/>
        </w:rPr>
        <w:t>, 2019)</w:t>
      </w:r>
      <w:r w:rsidR="00103DAC" w:rsidRPr="00103DAC">
        <w:rPr>
          <w:color w:val="156082" w:themeColor="accent1"/>
          <w:lang w:val="en-GB"/>
        </w:rPr>
        <w:fldChar w:fldCharType="end"/>
      </w:r>
      <w:r w:rsidR="00103DAC" w:rsidRPr="00103DAC">
        <w:rPr>
          <w:color w:val="156082" w:themeColor="accent1"/>
          <w:lang w:val="en-GB"/>
        </w:rPr>
        <w:t xml:space="preserve">) is vital to iron-out bottlenecks so that we are as prepared as possible for the next large volcanic crisis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{"citationID":"iQDKi7ME","properties":{"formattedCitation":"(Dietterich and Neal, 2022)","plainCitation":"(Dietterich and Neal, 2022)","noteIndex":0},"citationItems":[{"id":"dFnPYYWd/bOps98xw","uris":["http://zotero.org/users/9451925/items/R284DRTX"],"itemData":{"id":2119,"type":"article-journal","abstract":"Volcano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w:instrText>
      </w:r>
      <w:r w:rsidR="00103DAC" w:rsidRPr="00103DAC">
        <w:rPr>
          <w:rFonts w:ascii="Arial" w:hAnsi="Arial" w:cs="Arial"/>
          <w:color w:val="156082" w:themeColor="accent1"/>
          <w:lang w:val="en-GB"/>
        </w:rPr>
        <w:instrText>ʻ</w:instrText>
      </w:r>
      <w:r w:rsidR="00103DAC" w:rsidRPr="00103DAC">
        <w:rPr>
          <w:color w:val="156082" w:themeColor="accent1"/>
          <w:lang w:val="en-GB"/>
        </w:rPr>
        <w:instrText xml:space="preserve">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(Dietterich and Neal, 2022)</w:t>
      </w:r>
      <w:r w:rsidR="00103DAC" w:rsidRPr="00103DAC">
        <w:rPr>
          <w:color w:val="156082" w:themeColor="accent1"/>
          <w:lang w:val="en-GB"/>
        </w:rPr>
        <w:fldChar w:fldCharType="end"/>
      </w:r>
      <w:r w:rsidR="00103DAC" w:rsidRPr="00103DAC">
        <w:rPr>
          <w:color w:val="156082" w:themeColor="accent1"/>
          <w:lang w:val="en-GB"/>
        </w:rPr>
        <w:t>.</w:t>
      </w:r>
      <w:bookmarkEnd w:id="67"/>
      <w:r w:rsidRPr="006E5F38">
        <w:rPr>
          <w:color w:val="156082" w:themeColor="accent1"/>
        </w:rPr>
        <w:t>”</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02EB1778" w14:textId="25CC1F21" w:rsidR="00E36C6B" w:rsidRDefault="00E36C6B" w:rsidP="006E5F38">
      <w:pPr>
        <w:rPr>
          <w:color w:val="156082" w:themeColor="accent1"/>
        </w:rPr>
      </w:pPr>
    </w:p>
    <w:p w14:paraId="5136CFEC" w14:textId="16574A55" w:rsidR="00E36C6B" w:rsidRDefault="00E36C6B" w:rsidP="006E5F38">
      <w:pPr>
        <w:rPr>
          <w:rFonts w:ascii="Segoe UI" w:hAnsi="Segoe UI" w:cs="Segoe UI"/>
          <w:color w:val="156082" w:themeColor="accent1"/>
          <w:sz w:val="23"/>
          <w:szCs w:val="23"/>
          <w:shd w:val="clear" w:color="auto" w:fill="FFFFFF"/>
        </w:rPr>
      </w:pPr>
      <w:r>
        <w:rPr>
          <w:color w:val="156082" w:themeColor="accent1"/>
        </w:rPr>
        <w:t>As the reviewer is probably aware, getting samples on recent activity is often very political, and requires having solid existing ties with observatories. We also chose Hawai</w:t>
      </w:r>
      <w:r w:rsidR="00103DAC">
        <w:rPr>
          <w:color w:val="156082" w:themeColor="accent1"/>
        </w:rPr>
        <w:t>’</w:t>
      </w:r>
      <w:r>
        <w:rPr>
          <w:color w:val="156082" w:themeColor="accent1"/>
        </w:rPr>
        <w:t xml:space="preserve">i because they were willing to work with </w:t>
      </w:r>
      <w:proofErr w:type="gramStart"/>
      <w:r>
        <w:rPr>
          <w:color w:val="156082" w:themeColor="accent1"/>
        </w:rPr>
        <w:t>us, and</w:t>
      </w:r>
      <w:proofErr w:type="gramEnd"/>
      <w:r>
        <w:rPr>
          <w:color w:val="156082" w:themeColor="accent1"/>
        </w:rPr>
        <w:t xml:space="preserve"> had written a letter of collaboration for our NSF grant proposing this work. We have requested samples from </w:t>
      </w:r>
      <w:proofErr w:type="gramStart"/>
      <w:r>
        <w:rPr>
          <w:color w:val="156082" w:themeColor="accent1"/>
        </w:rPr>
        <w:t>Iceland, but</w:t>
      </w:r>
      <w:proofErr w:type="gramEnd"/>
      <w:r>
        <w:rPr>
          <w:color w:val="156082" w:themeColor="accent1"/>
        </w:rPr>
        <w:t xml:space="preserve"> did not receive a response. We hope that after publishing this letter demonstrating what our laboratory can </w:t>
      </w:r>
      <w:proofErr w:type="gramStart"/>
      <w:r>
        <w:rPr>
          <w:color w:val="156082" w:themeColor="accent1"/>
        </w:rPr>
        <w:t>do,</w:t>
      </w:r>
      <w:proofErr w:type="gramEnd"/>
      <w:r>
        <w:rPr>
          <w:color w:val="156082" w:themeColor="accent1"/>
        </w:rPr>
        <w:t xml:space="preserve"> we can leverage this to build connections with other volcano observatories to apply to future eruptions at lesser known regions around the globe.  </w:t>
      </w:r>
    </w:p>
    <w:p w14:paraId="17ADF29D" w14:textId="77777777" w:rsidR="00E36C6B" w:rsidRDefault="00E36C6B" w:rsidP="006E5F38">
      <w:pPr>
        <w:rPr>
          <w:rFonts w:ascii="Segoe UI" w:hAnsi="Segoe UI" w:cs="Segoe UI"/>
          <w:color w:val="156082" w:themeColor="accent1"/>
          <w:sz w:val="23"/>
          <w:szCs w:val="23"/>
          <w:shd w:val="clear" w:color="auto" w:fill="FFFFFF"/>
        </w:rPr>
      </w:pPr>
    </w:p>
    <w:p w14:paraId="61CAE834" w14:textId="5540F9ED" w:rsidR="00E04E6F" w:rsidRPr="00E04E6F" w:rsidRDefault="008A213C" w:rsidP="00E04E6F">
      <w:pPr>
        <w:rPr>
          <w:ins w:id="68" w:author="Charlotte Devitre" w:date="2024-08-07T15:38:00Z"/>
          <w:rFonts w:ascii="Segoe UI" w:hAnsi="Segoe UI" w:cs="Segoe UI"/>
          <w:bCs/>
          <w:color w:val="156082" w:themeColor="accent1"/>
          <w:sz w:val="23"/>
          <w:szCs w:val="23"/>
          <w:shd w:val="clear" w:color="auto" w:fill="FFFFFF"/>
          <w:lang w:val="en-GB"/>
        </w:rPr>
      </w:pPr>
      <w:r w:rsidRPr="008A213C">
        <w:rPr>
          <w:rFonts w:ascii="Segoe UI" w:hAnsi="Segoe UI" w:cs="Segoe UI"/>
          <w:color w:val="156082" w:themeColor="accent1"/>
          <w:sz w:val="23"/>
          <w:szCs w:val="23"/>
          <w:highlight w:val="yellow"/>
          <w:shd w:val="clear" w:color="auto" w:fill="FFFFFF"/>
        </w:rPr>
        <w:lastRenderedPageBreak/>
        <w:t xml:space="preserve">However, we have </w:t>
      </w:r>
      <w:r w:rsidR="00FF574B">
        <w:rPr>
          <w:rFonts w:ascii="Segoe UI" w:hAnsi="Segoe UI" w:cs="Segoe UI"/>
          <w:color w:val="156082" w:themeColor="accent1"/>
          <w:sz w:val="23"/>
          <w:szCs w:val="23"/>
          <w:shd w:val="clear" w:color="auto" w:fill="FFFFFF"/>
        </w:rPr>
        <w:t xml:space="preserve">expanded the discussion on how to perform analyses on volcanoes with little information available in various parts. For </w:t>
      </w:r>
      <w:proofErr w:type="gramStart"/>
      <w:r w:rsidR="00FF574B">
        <w:rPr>
          <w:rFonts w:ascii="Segoe UI" w:hAnsi="Segoe UI" w:cs="Segoe UI"/>
          <w:color w:val="156082" w:themeColor="accent1"/>
          <w:sz w:val="23"/>
          <w:szCs w:val="23"/>
          <w:shd w:val="clear" w:color="auto" w:fill="FFFFFF"/>
        </w:rPr>
        <w:t>example</w:t>
      </w:r>
      <w:proofErr w:type="gramEnd"/>
      <w:r w:rsidR="00FF574B">
        <w:rPr>
          <w:rFonts w:ascii="Segoe UI" w:hAnsi="Segoe UI" w:cs="Segoe UI"/>
          <w:color w:val="156082" w:themeColor="accent1"/>
          <w:sz w:val="23"/>
          <w:szCs w:val="23"/>
          <w:shd w:val="clear" w:color="auto" w:fill="FFFFFF"/>
        </w:rPr>
        <w:t xml:space="preserve"> see </w:t>
      </w:r>
      <w:r w:rsidR="00E04E6F">
        <w:rPr>
          <w:rFonts w:ascii="Segoe UI" w:hAnsi="Segoe UI" w:cs="Segoe UI"/>
          <w:color w:val="156082" w:themeColor="accent1"/>
          <w:sz w:val="23"/>
          <w:szCs w:val="23"/>
          <w:shd w:val="clear" w:color="auto" w:fill="FFFFFF"/>
        </w:rPr>
        <w:t>896-935</w:t>
      </w:r>
      <w:r w:rsidR="00FF574B">
        <w:rPr>
          <w:rFonts w:ascii="Segoe UI" w:hAnsi="Segoe UI" w:cs="Segoe UI"/>
          <w:color w:val="156082" w:themeColor="accent1"/>
          <w:sz w:val="23"/>
          <w:szCs w:val="23"/>
          <w:shd w:val="clear" w:color="auto" w:fill="FFFFFF"/>
        </w:rPr>
        <w:t>: “</w:t>
      </w:r>
      <w:moveToRangeStart w:id="69" w:author="Charlotte Devitre" w:date="2024-08-07T15:38:00Z" w:name="move173937531"/>
      <w:r w:rsidR="00E04E6F" w:rsidRPr="00E04E6F">
        <w:rPr>
          <w:rFonts w:ascii="Segoe UI" w:hAnsi="Segoe UI" w:cs="Segoe UI"/>
          <w:bCs/>
          <w:color w:val="156082" w:themeColor="accent1"/>
          <w:sz w:val="23"/>
          <w:szCs w:val="23"/>
          <w:shd w:val="clear" w:color="auto" w:fill="FFFFFF"/>
          <w:lang w:val="en-GB"/>
        </w:rPr>
        <w:t xml:space="preserve">It is also interesting that within hotspot and intraplate settings, regions with tholeiitic compositions (e.g. Iceland, Hawai’i, Galápagos, Réunion, Deccan Traps) generally have lower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E04E6F" w:rsidRPr="00E04E6F">
        <w:rPr>
          <w:rFonts w:ascii="Segoe UI" w:hAnsi="Segoe UI" w:cs="Segoe UI"/>
          <w:bCs/>
          <w:color w:val="156082" w:themeColor="accent1"/>
          <w:sz w:val="23"/>
          <w:szCs w:val="23"/>
          <w:shd w:val="clear" w:color="auto" w:fill="FFFFFF"/>
          <w:lang w:val="en-GB"/>
        </w:rPr>
        <w:t xml:space="preserve"> values than regions with more </w:t>
      </w:r>
      <w:moveToRangeEnd w:id="69"/>
      <w:ins w:id="70"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alkalic magmas (e.g., Canary Islands, Azores, Cabo Verde, Fig. 5). This likely represents the lower melt extents in alkalic settings, and the possibility of more volatile-rich sources (e.g., </w:t>
        </w:r>
        <w:r w:rsidR="00E04E6F" w:rsidRPr="00E04E6F">
          <w:rPr>
            <w:rFonts w:ascii="Segoe UI" w:hAnsi="Segoe UI" w:cs="Segoe UI"/>
            <w:bCs/>
            <w:color w:val="156082" w:themeColor="accent1"/>
            <w:sz w:val="23"/>
            <w:szCs w:val="23"/>
            <w:shd w:val="clear" w:color="auto" w:fill="FFFFFF"/>
            <w:lang w:val="en-GB"/>
          </w:rPr>
          <w:fldChar w:fldCharType="begin"/>
        </w:r>
        <w:r w:rsidR="00E04E6F" w:rsidRPr="00E04E6F">
          <w:rPr>
            <w:rFonts w:ascii="Segoe UI" w:hAnsi="Segoe UI" w:cs="Segoe UI"/>
            <w:bCs/>
            <w:color w:val="156082" w:themeColor="accent1"/>
            <w:sz w:val="23"/>
            <w:szCs w:val="23"/>
            <w:shd w:val="clear" w:color="auto" w:fill="FFFFFF"/>
            <w:lang w:val="en-GB"/>
          </w:rPr>
          <w:instrText xml:space="preserve"> ADDIN ZOTERO_ITEM CSL_CITATION {"citationID":"k8KiwCCe","properties":{"formattedCitation":"(DeVitre {\\i{}et al.}, 2023)","plainCitation":"(DeVitre et al., 2023)","dontUpdate":true,"noteIndex":0},"citationItems":[{"id":"y1MsH9fC/R3XyIwOK","uris":["http://zotero.org/users/9451925/items/TVIH23G6"],"itemData":{"id":1949,"type":"article-journal","abstract":"Constraining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lang w:val="en-GB"/>
          </w:rPr>
          <w:fldChar w:fldCharType="separate"/>
        </w:r>
        <w:proofErr w:type="spellStart"/>
        <w:r w:rsidR="00E04E6F" w:rsidRPr="00E04E6F">
          <w:rPr>
            <w:rFonts w:ascii="Segoe UI" w:hAnsi="Segoe UI" w:cs="Segoe UI"/>
            <w:bCs/>
            <w:color w:val="156082" w:themeColor="accent1"/>
            <w:sz w:val="23"/>
            <w:szCs w:val="23"/>
            <w:shd w:val="clear" w:color="auto" w:fill="FFFFFF"/>
          </w:rPr>
          <w:t>DeVitre</w:t>
        </w:r>
        <w:proofErr w:type="spellEnd"/>
        <w:r w:rsidR="00E04E6F" w:rsidRPr="00E04E6F">
          <w:rPr>
            <w:rFonts w:ascii="Segoe UI" w:hAnsi="Segoe UI" w:cs="Segoe UI"/>
            <w:bCs/>
            <w:color w:val="156082" w:themeColor="accent1"/>
            <w:sz w:val="23"/>
            <w:szCs w:val="23"/>
            <w:shd w:val="clear" w:color="auto" w:fill="FFFFFF"/>
          </w:rPr>
          <w:t xml:space="preserve">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xml:space="preserve"> 2023)</w:t>
        </w:r>
      </w:ins>
      <w:ins w:id="71"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72"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Overall, this compilation indicates that rapid-response fluid inclusion barometry is highly applicable to active volcanic regions such as Hawai’i, Iceland, East African Rift, Galápagos, Réunion, Cabo Verde, and the Canary Islands (Fig. 5). However, it is not appropriate in subduction zones such as Alaska, Kamchatka, or Central America where </w:t>
        </w:r>
      </w:ins>
      <m:oMath>
        <m:sSub>
          <m:sSubPr>
            <m:ctrlPr>
              <w:ins w:id="73" w:author="Charlotte Devitre" w:date="2024-08-07T15:38:00Z">
                <w:rPr>
                  <w:rFonts w:ascii="Cambria Math" w:hAnsi="Cambria Math" w:cs="Segoe UI"/>
                  <w:bCs/>
                  <w:iCs/>
                  <w:color w:val="156082" w:themeColor="accent1"/>
                  <w:sz w:val="23"/>
                  <w:szCs w:val="23"/>
                  <w:shd w:val="clear" w:color="auto" w:fill="FFFFFF"/>
                  <w:lang w:val="en-GB"/>
                </w:rPr>
              </w:ins>
            </m:ctrlPr>
          </m:sSubPr>
          <m:e>
            <m:r>
              <w:ins w:id="74"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75" w:author="Charlotte Devitre" w:date="2024-08-07T15:38:00Z">
                    <w:rPr>
                      <w:rFonts w:ascii="Cambria Math" w:hAnsi="Cambria Math" w:cs="Segoe UI"/>
                      <w:bCs/>
                      <w:iCs/>
                      <w:color w:val="156082" w:themeColor="accent1"/>
                      <w:sz w:val="23"/>
                      <w:szCs w:val="23"/>
                      <w:shd w:val="clear" w:color="auto" w:fill="FFFFFF"/>
                      <w:lang w:val="en-GB"/>
                    </w:rPr>
                  </w:ins>
                </m:ctrlPr>
              </m:sSubPr>
              <m:e>
                <m:r>
                  <w:ins w:id="76"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77"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78"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79"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is very high. Interestingly, although there are only two studies with Raman data in the Cascades </w:t>
        </w:r>
        <w:r w:rsidR="00E04E6F" w:rsidRPr="00E04E6F">
          <w:rPr>
            <w:rFonts w:ascii="Segoe UI" w:hAnsi="Segoe UI" w:cs="Segoe UI"/>
            <w:bCs/>
            <w:color w:val="156082" w:themeColor="accent1"/>
            <w:sz w:val="23"/>
            <w:szCs w:val="23"/>
            <w:shd w:val="clear" w:color="auto" w:fill="FFFFFF"/>
            <w:lang w:val="en-GB"/>
          </w:rPr>
          <w:fldChar w:fldCharType="begin"/>
        </w:r>
        <w:r w:rsidR="00E04E6F" w:rsidRPr="00E04E6F">
          <w:rPr>
            <w:rFonts w:ascii="Segoe UI" w:hAnsi="Segoe UI" w:cs="Segoe UI"/>
            <w:bCs/>
            <w:color w:val="156082" w:themeColor="accent1"/>
            <w:sz w:val="23"/>
            <w:szCs w:val="23"/>
            <w:shd w:val="clear" w:color="auto" w:fill="FFFFFF"/>
            <w:lang w:val="en-GB"/>
          </w:rPr>
          <w:instrText xml:space="preserve"> ADDIN ZOTERO_ITEM CSL_CITATION {"citationID":"JfE1dbNN","properties":{"formattedCitation":"(Aster {\\i{}et al.}, 2016; Venugopal {\\i{}et al.}, 2020)","plainCitation":"(Aster et al., 2016; Venugopal et al., 2020)","noteIndex":0},"citationItems":[{"id":"y1MsH9fC/5lhRm6di","uris":["http://zotero.org/users/9451925/items/RZ5RHKZH"],"itemData":{"id":91,"type":"article-journal","abstract":"Melt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J."}],"issued":{"date-parts":[["2016",9,1]]}}},{"id":"y1MsH9fC/PPkMFd44","uris":["http://zotero.org/users/9451925/items/NKUQF4EE"],"itemData":{"id":296,"type":"article-journal","abstract":"The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lang w:val="en-GB"/>
          </w:rPr>
          <w:fldChar w:fldCharType="separate"/>
        </w:r>
        <w:r w:rsidR="00E04E6F" w:rsidRPr="00E04E6F">
          <w:rPr>
            <w:rFonts w:ascii="Segoe UI" w:hAnsi="Segoe UI" w:cs="Segoe UI"/>
            <w:bCs/>
            <w:color w:val="156082" w:themeColor="accent1"/>
            <w:sz w:val="23"/>
            <w:szCs w:val="23"/>
            <w:shd w:val="clear" w:color="auto" w:fill="FFFFFF"/>
          </w:rPr>
          <w:t xml:space="preserve">(Aster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xml:space="preserve">, 2016; Venugopal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2020)</w:t>
        </w:r>
      </w:ins>
      <w:ins w:id="80"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81"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and one in Kamchatka </w:t>
        </w:r>
        <w:r w:rsidR="00E04E6F" w:rsidRPr="00E04E6F">
          <w:rPr>
            <w:rFonts w:ascii="Segoe UI" w:hAnsi="Segoe UI" w:cs="Segoe UI"/>
            <w:bCs/>
            <w:color w:val="156082" w:themeColor="accent1"/>
            <w:sz w:val="23"/>
            <w:szCs w:val="23"/>
            <w:shd w:val="clear" w:color="auto" w:fill="FFFFFF"/>
            <w:lang w:val="en-GB"/>
          </w:rPr>
          <w:fldChar w:fldCharType="begin"/>
        </w:r>
        <w:r w:rsidR="00E04E6F" w:rsidRPr="00E04E6F">
          <w:rPr>
            <w:rFonts w:ascii="Segoe UI" w:hAnsi="Segoe UI" w:cs="Segoe UI"/>
            <w:bCs/>
            <w:color w:val="156082" w:themeColor="accent1"/>
            <w:sz w:val="23"/>
            <w:szCs w:val="23"/>
            <w:shd w:val="clear" w:color="auto" w:fill="FFFFFF"/>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04E6F" w:rsidRPr="00E04E6F">
          <w:rPr>
            <w:rFonts w:ascii="Segoe UI" w:hAnsi="Segoe UI" w:cs="Segoe UI"/>
            <w:bCs/>
            <w:color w:val="156082" w:themeColor="accent1"/>
            <w:sz w:val="23"/>
            <w:szCs w:val="23"/>
            <w:shd w:val="clear" w:color="auto" w:fill="FFFFFF"/>
            <w:lang w:val="en-GB"/>
          </w:rPr>
          <w:fldChar w:fldCharType="separate"/>
        </w:r>
        <w:r w:rsidR="00E04E6F" w:rsidRPr="00E04E6F">
          <w:rPr>
            <w:rFonts w:ascii="Segoe UI" w:hAnsi="Segoe UI" w:cs="Segoe UI"/>
            <w:bCs/>
            <w:color w:val="156082" w:themeColor="accent1"/>
            <w:sz w:val="23"/>
            <w:szCs w:val="23"/>
            <w:shd w:val="clear" w:color="auto" w:fill="FFFFFF"/>
          </w:rPr>
          <w:t xml:space="preserve">(Moore </w:t>
        </w:r>
        <w:r w:rsidR="00E04E6F" w:rsidRPr="00E04E6F">
          <w:rPr>
            <w:rFonts w:ascii="Segoe UI" w:hAnsi="Segoe UI" w:cs="Segoe UI"/>
            <w:bCs/>
            <w:i/>
            <w:iCs/>
            <w:color w:val="156082" w:themeColor="accent1"/>
            <w:sz w:val="23"/>
            <w:szCs w:val="23"/>
            <w:shd w:val="clear" w:color="auto" w:fill="FFFFFF"/>
          </w:rPr>
          <w:t>et al.</w:t>
        </w:r>
        <w:r w:rsidR="00E04E6F" w:rsidRPr="00E04E6F">
          <w:rPr>
            <w:rFonts w:ascii="Segoe UI" w:hAnsi="Segoe UI" w:cs="Segoe UI"/>
            <w:bCs/>
            <w:color w:val="156082" w:themeColor="accent1"/>
            <w:sz w:val="23"/>
            <w:szCs w:val="23"/>
            <w:shd w:val="clear" w:color="auto" w:fill="FFFFFF"/>
          </w:rPr>
          <w:t>, 2018)</w:t>
        </w:r>
      </w:ins>
      <w:ins w:id="82" w:author="Charlotte Devitre" w:date="2024-08-07T15:38:00Z" w16du:dateUtc="2024-08-07T22:38:00Z">
        <w:r w:rsidR="00E04E6F" w:rsidRPr="00E04E6F">
          <w:rPr>
            <w:rFonts w:ascii="Segoe UI" w:hAnsi="Segoe UI" w:cs="Segoe UI"/>
            <w:bCs/>
            <w:color w:val="156082" w:themeColor="accent1"/>
            <w:sz w:val="23"/>
            <w:szCs w:val="23"/>
            <w:shd w:val="clear" w:color="auto" w:fill="FFFFFF"/>
            <w:lang w:val="en-GB"/>
          </w:rPr>
          <w:fldChar w:fldCharType="end"/>
        </w:r>
      </w:ins>
      <w:ins w:id="83"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in both cases the inclusions with highest pressures have </w:t>
        </w:r>
      </w:ins>
      <m:oMath>
        <m:sSub>
          <m:sSubPr>
            <m:ctrlPr>
              <w:ins w:id="84" w:author="Charlotte Devitre" w:date="2024-08-07T15:38:00Z">
                <w:rPr>
                  <w:rFonts w:ascii="Cambria Math" w:hAnsi="Cambria Math" w:cs="Segoe UI"/>
                  <w:bCs/>
                  <w:iCs/>
                  <w:color w:val="156082" w:themeColor="accent1"/>
                  <w:sz w:val="23"/>
                  <w:szCs w:val="23"/>
                  <w:shd w:val="clear" w:color="auto" w:fill="FFFFFF"/>
                  <w:lang w:val="en-GB"/>
                </w:rPr>
              </w:ins>
            </m:ctrlPr>
          </m:sSubPr>
          <m:e>
            <m:r>
              <w:ins w:id="85"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86" w:author="Charlotte Devitre" w:date="2024-08-07T15:38:00Z">
                    <w:rPr>
                      <w:rFonts w:ascii="Cambria Math" w:hAnsi="Cambria Math" w:cs="Segoe UI"/>
                      <w:bCs/>
                      <w:iCs/>
                      <w:color w:val="156082" w:themeColor="accent1"/>
                      <w:sz w:val="23"/>
                      <w:szCs w:val="23"/>
                      <w:shd w:val="clear" w:color="auto" w:fill="FFFFFF"/>
                      <w:lang w:val="en-GB"/>
                    </w:rPr>
                  </w:ins>
                </m:ctrlPr>
              </m:sSubPr>
              <m:e>
                <m:r>
                  <w:ins w:id="87"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88"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89"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90" w:author="Charlotte Devitre" w:date="2024-08-07T15:38:00Z">
        <w:r w:rsidR="00E04E6F" w:rsidRPr="00E04E6F">
          <w:rPr>
            <w:rFonts w:ascii="Segoe UI" w:hAnsi="Segoe UI" w:cs="Segoe UI"/>
            <w:bCs/>
            <w:color w:val="156082" w:themeColor="accent1"/>
            <w:sz w:val="23"/>
            <w:szCs w:val="23"/>
            <w:shd w:val="clear" w:color="auto" w:fill="FFFFFF"/>
            <w:lang w:val="en-GB"/>
          </w:rPr>
          <w:t xml:space="preserve"> values &lt;0.2. This may indicate that in drier subduction zones, fluid inclusions may have some utility for the most mafic, CO</w:t>
        </w:r>
        <w:r w:rsidR="00E04E6F" w:rsidRPr="00E04E6F">
          <w:rPr>
            <w:rFonts w:ascii="Segoe UI" w:hAnsi="Segoe UI" w:cs="Segoe UI"/>
            <w:bCs/>
            <w:color w:val="156082" w:themeColor="accent1"/>
            <w:sz w:val="23"/>
            <w:szCs w:val="23"/>
            <w:shd w:val="clear" w:color="auto" w:fill="FFFFFF"/>
            <w:vertAlign w:val="subscript"/>
            <w:lang w:val="en-GB"/>
          </w:rPr>
          <w:t>2</w:t>
        </w:r>
        <w:r w:rsidR="00E04E6F" w:rsidRPr="00E04E6F">
          <w:rPr>
            <w:rFonts w:ascii="Segoe UI" w:hAnsi="Segoe UI" w:cs="Segoe UI"/>
            <w:bCs/>
            <w:color w:val="156082" w:themeColor="accent1"/>
            <w:sz w:val="23"/>
            <w:szCs w:val="23"/>
            <w:shd w:val="clear" w:color="auto" w:fill="FFFFFF"/>
            <w:lang w:val="en-GB"/>
          </w:rPr>
          <w:t>-rich magmas.</w:t>
        </w:r>
      </w:ins>
    </w:p>
    <w:p w14:paraId="519A4FC6" w14:textId="70586471" w:rsidR="008A213C" w:rsidRDefault="00E04E6F" w:rsidP="00E04E6F">
      <w:pPr>
        <w:rPr>
          <w:rFonts w:ascii="Segoe UI" w:hAnsi="Segoe UI" w:cs="Segoe UI"/>
          <w:color w:val="156082" w:themeColor="accent1"/>
          <w:sz w:val="23"/>
          <w:szCs w:val="23"/>
          <w:shd w:val="clear" w:color="auto" w:fill="FFFFFF"/>
        </w:rPr>
      </w:pPr>
      <w:ins w:id="91" w:author="Charlotte Devitre" w:date="2024-08-07T15:38:00Z">
        <w:r w:rsidRPr="00E04E6F">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w:ins>
      <m:oMath>
        <m:sSub>
          <m:sSubPr>
            <m:ctrlPr>
              <w:ins w:id="92" w:author="Charlotte Devitre" w:date="2024-08-07T15:38:00Z">
                <w:rPr>
                  <w:rFonts w:ascii="Cambria Math" w:hAnsi="Cambria Math" w:cs="Segoe UI"/>
                  <w:bCs/>
                  <w:iCs/>
                  <w:color w:val="156082" w:themeColor="accent1"/>
                  <w:sz w:val="23"/>
                  <w:szCs w:val="23"/>
                  <w:shd w:val="clear" w:color="auto" w:fill="FFFFFF"/>
                  <w:lang w:val="en-GB"/>
                </w:rPr>
              </w:ins>
            </m:ctrlPr>
          </m:sSubPr>
          <m:e>
            <m:r>
              <w:ins w:id="93"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94" w:author="Charlotte Devitre" w:date="2024-08-07T15:38:00Z">
                    <w:rPr>
                      <w:rFonts w:ascii="Cambria Math" w:hAnsi="Cambria Math" w:cs="Segoe UI"/>
                      <w:bCs/>
                      <w:iCs/>
                      <w:color w:val="156082" w:themeColor="accent1"/>
                      <w:sz w:val="23"/>
                      <w:szCs w:val="23"/>
                      <w:shd w:val="clear" w:color="auto" w:fill="FFFFFF"/>
                      <w:lang w:val="en-GB"/>
                    </w:rPr>
                  </w:ins>
                </m:ctrlPr>
              </m:sSubPr>
              <m:e>
                <m:r>
                  <w:ins w:id="95"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96"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97"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98" w:author="Charlotte Devitre" w:date="2024-08-07T15:38:00Z">
        <w:r w:rsidRPr="00E04E6F">
          <w:rPr>
            <w:rFonts w:ascii="Segoe UI" w:hAnsi="Segoe UI" w:cs="Segoe UI"/>
            <w:bCs/>
            <w:color w:val="156082" w:themeColor="accent1"/>
            <w:sz w:val="23"/>
            <w:szCs w:val="23"/>
            <w:shd w:val="clear" w:color="auto" w:fill="FFFFFF"/>
            <w:lang w:val="en-GB"/>
          </w:rPr>
          <w:t xml:space="preserve"> (particularly given the paucity of studies worldwide measuring both the bubble and glass phase of melt inclusions, </w:t>
        </w:r>
        <w:r w:rsidRPr="00E04E6F">
          <w:rPr>
            <w:rFonts w:ascii="Segoe UI" w:hAnsi="Segoe UI" w:cs="Segoe UI"/>
            <w:bCs/>
            <w:color w:val="156082" w:themeColor="accent1"/>
            <w:sz w:val="23"/>
            <w:szCs w:val="23"/>
            <w:shd w:val="clear" w:color="auto" w:fill="FFFFFF"/>
            <w:lang w:val="en-GB"/>
          </w:rPr>
          <w:fldChar w:fldCharType="begin"/>
        </w:r>
        <w:r w:rsidRPr="00E04E6F">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Pr="00E04E6F">
          <w:rPr>
            <w:rFonts w:ascii="Segoe UI" w:hAnsi="Segoe UI" w:cs="Segoe UI"/>
            <w:bCs/>
            <w:color w:val="156082" w:themeColor="accent1"/>
            <w:sz w:val="23"/>
            <w:szCs w:val="23"/>
            <w:shd w:val="clear" w:color="auto" w:fill="FFFFFF"/>
            <w:lang w:val="en-GB"/>
          </w:rPr>
          <w:fldChar w:fldCharType="separate"/>
        </w:r>
        <w:proofErr w:type="spellStart"/>
        <w:r w:rsidRPr="00E04E6F">
          <w:rPr>
            <w:rFonts w:ascii="Segoe UI" w:hAnsi="Segoe UI" w:cs="Segoe UI"/>
            <w:bCs/>
            <w:color w:val="156082" w:themeColor="accent1"/>
            <w:sz w:val="23"/>
            <w:szCs w:val="23"/>
            <w:shd w:val="clear" w:color="auto" w:fill="FFFFFF"/>
          </w:rPr>
          <w:t>Wieser</w:t>
        </w:r>
        <w:proofErr w:type="spellEnd"/>
        <w:r w:rsidRPr="00E04E6F">
          <w:rPr>
            <w:rFonts w:ascii="Segoe UI" w:hAnsi="Segoe UI" w:cs="Segoe UI"/>
            <w:bCs/>
            <w:color w:val="156082" w:themeColor="accent1"/>
            <w:sz w:val="23"/>
            <w:szCs w:val="23"/>
            <w:shd w:val="clear" w:color="auto" w:fill="FFFFFF"/>
          </w:rPr>
          <w:t xml:space="preserve"> </w:t>
        </w:r>
        <w:r w:rsidRPr="00E04E6F">
          <w:rPr>
            <w:rFonts w:ascii="Segoe UI" w:hAnsi="Segoe UI" w:cs="Segoe UI"/>
            <w:bCs/>
            <w:i/>
            <w:iCs/>
            <w:color w:val="156082" w:themeColor="accent1"/>
            <w:sz w:val="23"/>
            <w:szCs w:val="23"/>
            <w:shd w:val="clear" w:color="auto" w:fill="FFFFFF"/>
          </w:rPr>
          <w:t>et al.</w:t>
        </w:r>
        <w:r w:rsidRPr="00E04E6F">
          <w:rPr>
            <w:rFonts w:ascii="Segoe UI" w:hAnsi="Segoe UI" w:cs="Segoe UI"/>
            <w:bCs/>
            <w:color w:val="156082" w:themeColor="accent1"/>
            <w:sz w:val="23"/>
            <w:szCs w:val="23"/>
            <w:shd w:val="clear" w:color="auto" w:fill="FFFFFF"/>
          </w:rPr>
          <w:t>, 2024)</w:t>
        </w:r>
      </w:ins>
      <w:ins w:id="99" w:author="Charlotte Devitre" w:date="2024-08-07T15:38:00Z" w16du:dateUtc="2024-08-07T22:38:00Z">
        <w:r w:rsidRPr="00E04E6F">
          <w:rPr>
            <w:rFonts w:ascii="Segoe UI" w:hAnsi="Segoe UI" w:cs="Segoe UI"/>
            <w:bCs/>
            <w:color w:val="156082" w:themeColor="accent1"/>
            <w:sz w:val="23"/>
            <w:szCs w:val="23"/>
            <w:shd w:val="clear" w:color="auto" w:fill="FFFFFF"/>
            <w:lang w:val="en-GB"/>
          </w:rPr>
          <w:fldChar w:fldCharType="end"/>
        </w:r>
      </w:ins>
      <w:ins w:id="100" w:author="Charlotte Devitre" w:date="2024-08-07T15:38:00Z">
        <w:r w:rsidRPr="00E04E6F">
          <w:rPr>
            <w:rFonts w:ascii="Segoe UI" w:hAnsi="Segoe UI" w:cs="Segoe UI"/>
            <w:bCs/>
            <w:color w:val="156082" w:themeColor="accent1"/>
            <w:sz w:val="23"/>
            <w:szCs w:val="23"/>
            <w:shd w:val="clear" w:color="auto" w:fill="FFFFFF"/>
            <w:lang w:val="en-GB"/>
          </w:rPr>
          <w:t>.  However, we believe that the knowledge of the tectonic setting of a volcano and its phase assemblage, alongside this database, can be used to assess the potential for fluid inclusion barometry. Clearly, unless detailed melt inclusion measurements have been performed demonstrating high CO</w:t>
        </w:r>
        <w:r w:rsidRPr="00E04E6F">
          <w:rPr>
            <w:rFonts w:ascii="Segoe UI" w:hAnsi="Segoe UI" w:cs="Segoe UI"/>
            <w:bCs/>
            <w:color w:val="156082" w:themeColor="accent1"/>
            <w:sz w:val="23"/>
            <w:szCs w:val="23"/>
            <w:shd w:val="clear" w:color="auto" w:fill="FFFFFF"/>
            <w:vertAlign w:val="subscript"/>
            <w:lang w:val="en-GB"/>
          </w:rPr>
          <w:t>2</w:t>
        </w:r>
        <w:r w:rsidRPr="00E04E6F">
          <w:rPr>
            <w:rFonts w:ascii="Segoe UI" w:hAnsi="Segoe UI" w:cs="Segoe UI"/>
            <w:bCs/>
            <w:color w:val="156082" w:themeColor="accent1"/>
            <w:sz w:val="23"/>
            <w:szCs w:val="23"/>
            <w:shd w:val="clear" w:color="auto" w:fill="FFFFFF"/>
            <w:lang w:val="en-GB"/>
          </w:rPr>
          <w:t>, low H</w:t>
        </w:r>
        <w:r w:rsidRPr="00E04E6F">
          <w:rPr>
            <w:rFonts w:ascii="Segoe UI" w:hAnsi="Segoe UI" w:cs="Segoe UI"/>
            <w:bCs/>
            <w:color w:val="156082" w:themeColor="accent1"/>
            <w:sz w:val="23"/>
            <w:szCs w:val="23"/>
            <w:shd w:val="clear" w:color="auto" w:fill="FFFFFF"/>
            <w:vertAlign w:val="subscript"/>
            <w:lang w:val="en-GB"/>
          </w:rPr>
          <w:t>2</w:t>
        </w:r>
        <w:r w:rsidRPr="00E04E6F">
          <w:rPr>
            <w:rFonts w:ascii="Segoe UI" w:hAnsi="Segoe UI" w:cs="Segoe UI"/>
            <w:bCs/>
            <w:color w:val="156082" w:themeColor="accent1"/>
            <w:sz w:val="23"/>
            <w:szCs w:val="23"/>
            <w:shd w:val="clear" w:color="auto" w:fill="FFFFFF"/>
            <w:lang w:val="en-GB"/>
          </w:rPr>
          <w:t xml:space="preserve">O magmas, fluid inclusion barometry should not be applied to arc volcanoes during an eruptive crisis. 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As more data become available (e.g. post eruption), these estimates could be revised within uncertainty to better pinpoint magma storage depths. For volcanoes that are not currently erupting but have had historic eruptions, an informed guess on a likely </w:t>
        </w:r>
      </w:ins>
      <m:oMath>
        <m:sSub>
          <m:sSubPr>
            <m:ctrlPr>
              <w:ins w:id="101" w:author="Charlotte Devitre" w:date="2024-08-07T15:38:00Z">
                <w:rPr>
                  <w:rFonts w:ascii="Cambria Math" w:hAnsi="Cambria Math" w:cs="Segoe UI"/>
                  <w:bCs/>
                  <w:iCs/>
                  <w:color w:val="156082" w:themeColor="accent1"/>
                  <w:sz w:val="23"/>
                  <w:szCs w:val="23"/>
                  <w:shd w:val="clear" w:color="auto" w:fill="FFFFFF"/>
                  <w:lang w:val="en-GB"/>
                </w:rPr>
              </w:ins>
            </m:ctrlPr>
          </m:sSubPr>
          <m:e>
            <m:r>
              <w:ins w:id="102"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03" w:author="Charlotte Devitre" w:date="2024-08-07T15:38:00Z">
                    <w:rPr>
                      <w:rFonts w:ascii="Cambria Math" w:hAnsi="Cambria Math" w:cs="Segoe UI"/>
                      <w:bCs/>
                      <w:iCs/>
                      <w:color w:val="156082" w:themeColor="accent1"/>
                      <w:sz w:val="23"/>
                      <w:szCs w:val="23"/>
                      <w:shd w:val="clear" w:color="auto" w:fill="FFFFFF"/>
                      <w:lang w:val="en-GB"/>
                    </w:rPr>
                  </w:ins>
                </m:ctrlPr>
              </m:sSubPr>
              <m:e>
                <m:r>
                  <w:ins w:id="104"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05"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06"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07" w:author="Charlotte Devitre" w:date="2024-08-07T15:38:00Z">
        <w:r w:rsidRPr="00E04E6F">
          <w:rPr>
            <w:rFonts w:ascii="Segoe UI" w:hAnsi="Segoe UI" w:cs="Segoe UI"/>
            <w:bCs/>
            <w:color w:val="156082" w:themeColor="accent1"/>
            <w:sz w:val="23"/>
            <w:szCs w:val="23"/>
            <w:shd w:val="clear" w:color="auto" w:fill="FFFFFF"/>
            <w:lang w:val="en-GB"/>
          </w:rPr>
          <w:t xml:space="preserve"> range can be made using chemical information from such previous eruptive events. For instance, one could easily determine the chemical tendency of a volcano from already 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first estimate, the P-</w:t>
        </w:r>
      </w:ins>
      <m:oMath>
        <m:sSub>
          <m:sSubPr>
            <m:ctrlPr>
              <w:ins w:id="108" w:author="Charlotte Devitre" w:date="2024-08-07T15:38:00Z">
                <w:rPr>
                  <w:rFonts w:ascii="Cambria Math" w:hAnsi="Cambria Math" w:cs="Segoe UI"/>
                  <w:bCs/>
                  <w:iCs/>
                  <w:color w:val="156082" w:themeColor="accent1"/>
                  <w:sz w:val="23"/>
                  <w:szCs w:val="23"/>
                  <w:shd w:val="clear" w:color="auto" w:fill="FFFFFF"/>
                  <w:lang w:val="en-GB"/>
                </w:rPr>
              </w:ins>
            </m:ctrlPr>
          </m:sSubPr>
          <m:e>
            <m:r>
              <w:ins w:id="109"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10" w:author="Charlotte Devitre" w:date="2024-08-07T15:38:00Z">
                    <w:rPr>
                      <w:rFonts w:ascii="Cambria Math" w:hAnsi="Cambria Math" w:cs="Segoe UI"/>
                      <w:bCs/>
                      <w:iCs/>
                      <w:color w:val="156082" w:themeColor="accent1"/>
                      <w:sz w:val="23"/>
                      <w:szCs w:val="23"/>
                      <w:shd w:val="clear" w:color="auto" w:fill="FFFFFF"/>
                      <w:lang w:val="en-GB"/>
                    </w:rPr>
                  </w:ins>
                </m:ctrlPr>
              </m:sSubPr>
              <m:e>
                <m:r>
                  <w:ins w:id="111"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12"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13"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14" w:author="Charlotte Devitre" w:date="2024-08-07T15:38:00Z">
        <w:r w:rsidRPr="00E04E6F">
          <w:rPr>
            <w:rFonts w:ascii="Segoe UI" w:hAnsi="Segoe UI" w:cs="Segoe UI"/>
            <w:bCs/>
            <w:color w:val="156082" w:themeColor="accent1"/>
            <w:sz w:val="23"/>
            <w:szCs w:val="23"/>
            <w:shd w:val="clear" w:color="auto" w:fill="FFFFFF"/>
            <w:lang w:val="en-GB"/>
          </w:rPr>
          <w:t xml:space="preserve"> relationships from neighbouring Kīlauea could be </w:t>
        </w:r>
        <w:proofErr w:type="gramStart"/>
        <w:r w:rsidRPr="00E04E6F">
          <w:rPr>
            <w:rFonts w:ascii="Segoe UI" w:hAnsi="Segoe UI" w:cs="Segoe UI"/>
            <w:bCs/>
            <w:color w:val="156082" w:themeColor="accent1"/>
            <w:sz w:val="23"/>
            <w:szCs w:val="23"/>
            <w:shd w:val="clear" w:color="auto" w:fill="FFFFFF"/>
            <w:lang w:val="en-GB"/>
          </w:rPr>
          <w:t xml:space="preserve">used.  </w:t>
        </w:r>
      </w:ins>
      <w:r w:rsidR="00FF574B">
        <w:rPr>
          <w:rFonts w:ascii="Segoe UI" w:hAnsi="Segoe UI" w:cs="Segoe UI"/>
          <w:color w:val="156082" w:themeColor="accent1"/>
          <w:sz w:val="23"/>
          <w:szCs w:val="23"/>
          <w:shd w:val="clear" w:color="auto" w:fill="FFFFFF"/>
        </w:rPr>
        <w:t>”</w:t>
      </w:r>
      <w:proofErr w:type="gramEnd"/>
      <w:r w:rsidR="008A213C">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6E9A3C4E"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r w:rsidR="002811A6">
        <w:rPr>
          <w:rFonts w:ascii="Segoe UI" w:hAnsi="Segoe UI" w:cs="Segoe UI"/>
          <w:color w:val="156082" w:themeColor="accent1"/>
          <w:sz w:val="23"/>
          <w:szCs w:val="23"/>
          <w:shd w:val="clear" w:color="auto" w:fill="FFFFFF"/>
        </w:rPr>
        <w:t xml:space="preserve"> We have added a sentence implying that the system must be CO2-saturated for this to </w:t>
      </w:r>
      <w:proofErr w:type="spellStart"/>
      <w:r w:rsidR="002811A6">
        <w:rPr>
          <w:rFonts w:ascii="Segoe UI" w:hAnsi="Segoe UI" w:cs="Segoe UI"/>
          <w:color w:val="156082" w:themeColor="accent1"/>
          <w:sz w:val="23"/>
          <w:szCs w:val="23"/>
          <w:shd w:val="clear" w:color="auto" w:fill="FFFFFF"/>
        </w:rPr>
        <w:t>worIk</w:t>
      </w:r>
      <w:proofErr w:type="spellEnd"/>
      <w:r w:rsidR="002811A6">
        <w:rPr>
          <w:rFonts w:ascii="Segoe UI" w:hAnsi="Segoe UI" w:cs="Segoe UI"/>
          <w:color w:val="156082" w:themeColor="accent1"/>
          <w:sz w:val="23"/>
          <w:szCs w:val="23"/>
          <w:shd w:val="clear" w:color="auto" w:fill="FFFFFF"/>
        </w:rPr>
        <w:t xml:space="preserve">. </w:t>
      </w:r>
    </w:p>
    <w:p w14:paraId="4D44AB0C" w14:textId="5628523E" w:rsidR="00FF574B" w:rsidRDefault="00FF574B" w:rsidP="006E5F38">
      <w:pPr>
        <w:rPr>
          <w:rFonts w:ascii="Segoe UI" w:hAnsi="Segoe UI" w:cs="Segoe UI"/>
          <w:color w:val="156082" w:themeColor="accent1"/>
          <w:sz w:val="23"/>
          <w:szCs w:val="23"/>
          <w:shd w:val="clear" w:color="auto" w:fill="FFFFFF"/>
        </w:rPr>
      </w:pPr>
    </w:p>
    <w:p w14:paraId="21B5145A" w14:textId="1319E1E5" w:rsidR="000410E8" w:rsidRPr="005069F2" w:rsidRDefault="00A61F3D"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62FBD572" wp14:editId="3D068F01">
            <wp:extent cx="5981836" cy="1118681"/>
            <wp:effectExtent l="0" t="0" r="0" b="0"/>
            <wp:docPr id="844270038" name="Picture 5"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0038" name="Picture 5" descr="A black background with red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11589" cy="1124245"/>
                    </a:xfrm>
                    <a:prstGeom prst="rect">
                      <a:avLst/>
                    </a:prstGeom>
                  </pic:spPr>
                </pic:pic>
              </a:graphicData>
            </a:graphic>
          </wp:inline>
        </w:drawing>
      </w: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3CA774CF" w:rsidR="000410E8"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respectfully</w:t>
      </w:r>
      <w:r w:rsidR="000410E8">
        <w:rPr>
          <w:rFonts w:ascii="Segoe UI" w:hAnsi="Segoe UI" w:cs="Segoe UI"/>
          <w:color w:val="156082" w:themeColor="accent1"/>
          <w:sz w:val="23"/>
          <w:szCs w:val="23"/>
          <w:shd w:val="clear" w:color="auto" w:fill="FFFFFF"/>
        </w:rPr>
        <w:t xml:space="preserve"> disagree</w:t>
      </w:r>
      <w:r>
        <w:rPr>
          <w:rFonts w:ascii="Segoe UI" w:hAnsi="Segoe UI" w:cs="Segoe UI"/>
          <w:color w:val="156082" w:themeColor="accent1"/>
          <w:sz w:val="23"/>
          <w:szCs w:val="23"/>
          <w:shd w:val="clear" w:color="auto" w:fill="FFFFFF"/>
        </w:rPr>
        <w:t xml:space="preserve"> with the reviewer</w:t>
      </w:r>
      <w:r w:rsidR="000410E8">
        <w:rPr>
          <w:rFonts w:ascii="Segoe UI" w:hAnsi="Segoe UI" w:cs="Segoe UI"/>
          <w:color w:val="156082" w:themeColor="accent1"/>
          <w:sz w:val="23"/>
          <w:szCs w:val="23"/>
          <w:shd w:val="clear" w:color="auto" w:fill="FFFFFF"/>
        </w:rPr>
        <w:t>,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w:t>
      </w:r>
      <w:r w:rsidR="002811A6">
        <w:rPr>
          <w:rFonts w:ascii="Segoe UI" w:hAnsi="Segoe UI" w:cs="Segoe UI"/>
          <w:color w:val="156082" w:themeColor="accent1"/>
          <w:sz w:val="23"/>
          <w:szCs w:val="23"/>
          <w:shd w:val="clear" w:color="auto" w:fill="FFFFFF"/>
        </w:rPr>
        <w:t xml:space="preserve">, and we have expanded this discussion, including adding two figures in the main text </w:t>
      </w:r>
      <w:proofErr w:type="spellStart"/>
      <w:r w:rsidR="002811A6">
        <w:rPr>
          <w:rFonts w:ascii="Segoe UI" w:hAnsi="Segoe UI" w:cs="Segoe UI"/>
          <w:color w:val="156082" w:themeColor="accent1"/>
          <w:sz w:val="23"/>
          <w:szCs w:val="23"/>
          <w:shd w:val="clear" w:color="auto" w:fill="FFFFFF"/>
        </w:rPr>
        <w:t>showin</w:t>
      </w:r>
      <w:proofErr w:type="spellEnd"/>
      <w:r w:rsidR="002811A6">
        <w:rPr>
          <w:rFonts w:ascii="Segoe UI" w:hAnsi="Segoe UI" w:cs="Segoe UI"/>
          <w:color w:val="156082" w:themeColor="accent1"/>
          <w:sz w:val="23"/>
          <w:szCs w:val="23"/>
          <w:shd w:val="clear" w:color="auto" w:fill="FFFFFF"/>
        </w:rPr>
        <w:t xml:space="preserve"> XH2O trends</w:t>
      </w:r>
      <w:r w:rsidR="000410E8">
        <w:rPr>
          <w:rFonts w:ascii="Segoe UI" w:hAnsi="Segoe UI" w:cs="Segoe UI"/>
          <w:color w:val="156082" w:themeColor="accent1"/>
          <w:sz w:val="23"/>
          <w:szCs w:val="23"/>
          <w:shd w:val="clear" w:color="auto" w:fill="FFFFFF"/>
        </w:rPr>
        <w:t xml:space="preserve">. For example, if one were to look at a poorly studied alkaline OIB, the trend in pressure vs XH2O for alkaline OIBs could be used to gain a first order approximation of XH2O for the sample suite in question. In such cases, the appropriate course of action would be to conduct a survey of </w:t>
      </w:r>
      <w:r w:rsidR="0053091E">
        <w:rPr>
          <w:rFonts w:ascii="Segoe UI" w:hAnsi="Segoe UI" w:cs="Segoe UI"/>
          <w:color w:val="156082" w:themeColor="accent1"/>
          <w:sz w:val="23"/>
          <w:szCs w:val="23"/>
          <w:shd w:val="clear" w:color="auto" w:fill="FFFFFF"/>
        </w:rPr>
        <w:t>melt</w:t>
      </w:r>
      <w:r w:rsidR="000410E8">
        <w:rPr>
          <w:rFonts w:ascii="Segoe UI" w:hAnsi="Segoe UI" w:cs="Segoe UI"/>
          <w:color w:val="156082" w:themeColor="accent1"/>
          <w:sz w:val="23"/>
          <w:szCs w:val="23"/>
          <w:shd w:val="clear" w:color="auto" w:fill="FFFFFF"/>
        </w:rPr>
        <w:t xml:space="preserve"> inclusions in existing sample suites from previous events. </w:t>
      </w:r>
    </w:p>
    <w:p w14:paraId="4C1D0AE1" w14:textId="77777777" w:rsidR="00A61F3D" w:rsidRDefault="00A61F3D" w:rsidP="006E5F38">
      <w:pPr>
        <w:rPr>
          <w:rFonts w:ascii="Segoe UI" w:hAnsi="Segoe UI" w:cs="Segoe UI"/>
          <w:color w:val="156082" w:themeColor="accent1"/>
          <w:sz w:val="23"/>
          <w:szCs w:val="23"/>
          <w:shd w:val="clear" w:color="auto" w:fill="FFFFFF"/>
        </w:rPr>
      </w:pPr>
    </w:p>
    <w:p w14:paraId="480895E2" w14:textId="6BC9DE9A"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we appreciate that this may not have been clear enough and have expanded on this at lines </w:t>
      </w:r>
      <w:r w:rsidR="00A61F3D">
        <w:rPr>
          <w:rFonts w:ascii="Segoe UI" w:hAnsi="Segoe UI" w:cs="Segoe UI"/>
          <w:color w:val="156082" w:themeColor="accent1"/>
          <w:sz w:val="23"/>
          <w:szCs w:val="23"/>
          <w:shd w:val="clear" w:color="auto" w:fill="FFFFFF"/>
        </w:rPr>
        <w:t>896-938</w:t>
      </w:r>
      <w:r>
        <w:rPr>
          <w:rFonts w:ascii="Segoe UI" w:hAnsi="Segoe UI" w:cs="Segoe UI"/>
          <w:color w:val="156082" w:themeColor="accent1"/>
          <w:sz w:val="23"/>
          <w:szCs w:val="23"/>
          <w:shd w:val="clear" w:color="auto" w:fill="FFFFFF"/>
        </w:rPr>
        <w:t xml:space="preserve"> for example:</w:t>
      </w:r>
    </w:p>
    <w:p w14:paraId="2670CB04" w14:textId="3B927977" w:rsidR="00A61F3D" w:rsidRPr="00A61F3D" w:rsidRDefault="00FF574B" w:rsidP="00A61F3D">
      <w:pPr>
        <w:rPr>
          <w:ins w:id="115" w:author="Charlotte Devitre" w:date="2024-08-07T15:38:00Z"/>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w:t>
      </w:r>
      <w:r w:rsidRPr="00FF574B">
        <w:rPr>
          <w:rFonts w:ascii="Times New Roman" w:eastAsia="Times New Roman" w:hAnsi="Times New Roman" w:cs="Times New Roman"/>
          <w:bCs/>
          <w:kern w:val="0"/>
          <w:lang w:val="en-GB"/>
          <w14:ligatures w14:val="none"/>
        </w:rPr>
        <w:t xml:space="preserve"> </w:t>
      </w:r>
      <w:ins w:id="116"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w:ins>
      <m:oMath>
        <m:sSub>
          <m:sSubPr>
            <m:ctrlPr>
              <w:ins w:id="117" w:author="Charlotte Devitre" w:date="2024-08-07T15:38:00Z">
                <w:rPr>
                  <w:rFonts w:ascii="Cambria Math" w:hAnsi="Cambria Math" w:cs="Segoe UI"/>
                  <w:bCs/>
                  <w:iCs/>
                  <w:color w:val="156082" w:themeColor="accent1"/>
                  <w:sz w:val="23"/>
                  <w:szCs w:val="23"/>
                  <w:shd w:val="clear" w:color="auto" w:fill="FFFFFF"/>
                  <w:lang w:val="en-GB"/>
                </w:rPr>
              </w:ins>
            </m:ctrlPr>
          </m:sSubPr>
          <m:e>
            <m:r>
              <w:ins w:id="118"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19" w:author="Charlotte Devitre" w:date="2024-08-07T15:38:00Z">
                    <w:rPr>
                      <w:rFonts w:ascii="Cambria Math" w:hAnsi="Cambria Math" w:cs="Segoe UI"/>
                      <w:bCs/>
                      <w:iCs/>
                      <w:color w:val="156082" w:themeColor="accent1"/>
                      <w:sz w:val="23"/>
                      <w:szCs w:val="23"/>
                      <w:shd w:val="clear" w:color="auto" w:fill="FFFFFF"/>
                      <w:lang w:val="en-GB"/>
                    </w:rPr>
                  </w:ins>
                </m:ctrlPr>
              </m:sSubPr>
              <m:e>
                <m:r>
                  <w:ins w:id="120"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21"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22"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23"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 (particularly given the paucity of studies worldwide measuring both the bubble and glass phase of melt inclusions, </w:t>
        </w:r>
        <w:r w:rsidR="00A61F3D" w:rsidRPr="00A61F3D">
          <w:rPr>
            <w:rFonts w:ascii="Segoe UI" w:hAnsi="Segoe UI" w:cs="Segoe UI"/>
            <w:bCs/>
            <w:color w:val="156082" w:themeColor="accent1"/>
            <w:sz w:val="23"/>
            <w:szCs w:val="23"/>
            <w:shd w:val="clear" w:color="auto" w:fill="FFFFFF"/>
            <w:lang w:val="en-GB"/>
          </w:rPr>
          <w:fldChar w:fldCharType="begin"/>
        </w:r>
        <w:r w:rsidR="00A61F3D" w:rsidRPr="00A61F3D">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A61F3D" w:rsidRPr="00A61F3D">
          <w:rPr>
            <w:rFonts w:ascii="Segoe UI" w:hAnsi="Segoe UI" w:cs="Segoe UI"/>
            <w:bCs/>
            <w:color w:val="156082" w:themeColor="accent1"/>
            <w:sz w:val="23"/>
            <w:szCs w:val="23"/>
            <w:shd w:val="clear" w:color="auto" w:fill="FFFFFF"/>
            <w:lang w:val="en-GB"/>
          </w:rPr>
          <w:fldChar w:fldCharType="separate"/>
        </w:r>
        <w:proofErr w:type="spellStart"/>
        <w:r w:rsidR="00A61F3D" w:rsidRPr="00A61F3D">
          <w:rPr>
            <w:rFonts w:ascii="Segoe UI" w:hAnsi="Segoe UI" w:cs="Segoe UI"/>
            <w:bCs/>
            <w:color w:val="156082" w:themeColor="accent1"/>
            <w:sz w:val="23"/>
            <w:szCs w:val="23"/>
            <w:shd w:val="clear" w:color="auto" w:fill="FFFFFF"/>
          </w:rPr>
          <w:t>Wieser</w:t>
        </w:r>
        <w:proofErr w:type="spellEnd"/>
        <w:r w:rsidR="00A61F3D" w:rsidRPr="00A61F3D">
          <w:rPr>
            <w:rFonts w:ascii="Segoe UI" w:hAnsi="Segoe UI" w:cs="Segoe UI"/>
            <w:bCs/>
            <w:color w:val="156082" w:themeColor="accent1"/>
            <w:sz w:val="23"/>
            <w:szCs w:val="23"/>
            <w:shd w:val="clear" w:color="auto" w:fill="FFFFFF"/>
          </w:rPr>
          <w:t xml:space="preserve"> </w:t>
        </w:r>
        <w:r w:rsidR="00A61F3D" w:rsidRPr="00A61F3D">
          <w:rPr>
            <w:rFonts w:ascii="Segoe UI" w:hAnsi="Segoe UI" w:cs="Segoe UI"/>
            <w:bCs/>
            <w:i/>
            <w:iCs/>
            <w:color w:val="156082" w:themeColor="accent1"/>
            <w:sz w:val="23"/>
            <w:szCs w:val="23"/>
            <w:shd w:val="clear" w:color="auto" w:fill="FFFFFF"/>
          </w:rPr>
          <w:t>et al.</w:t>
        </w:r>
        <w:r w:rsidR="00A61F3D" w:rsidRPr="00A61F3D">
          <w:rPr>
            <w:rFonts w:ascii="Segoe UI" w:hAnsi="Segoe UI" w:cs="Segoe UI"/>
            <w:bCs/>
            <w:color w:val="156082" w:themeColor="accent1"/>
            <w:sz w:val="23"/>
            <w:szCs w:val="23"/>
            <w:shd w:val="clear" w:color="auto" w:fill="FFFFFF"/>
          </w:rPr>
          <w:t>, 2024)</w:t>
        </w:r>
      </w:ins>
      <w:ins w:id="124" w:author="Charlotte Devitre" w:date="2024-08-07T15:38:00Z" w16du:dateUtc="2024-08-07T22:38:00Z">
        <w:r w:rsidR="00A61F3D" w:rsidRPr="00A61F3D">
          <w:rPr>
            <w:rFonts w:ascii="Segoe UI" w:hAnsi="Segoe UI" w:cs="Segoe UI"/>
            <w:bCs/>
            <w:color w:val="156082" w:themeColor="accent1"/>
            <w:sz w:val="23"/>
            <w:szCs w:val="23"/>
            <w:shd w:val="clear" w:color="auto" w:fill="FFFFFF"/>
            <w:lang w:val="en-GB"/>
          </w:rPr>
          <w:fldChar w:fldCharType="end"/>
        </w:r>
      </w:ins>
      <w:ins w:id="125" w:author="Charlotte Devitre" w:date="2024-08-07T15:38:00Z">
        <w:r w:rsidR="00A61F3D" w:rsidRPr="00A61F3D">
          <w:rPr>
            <w:rFonts w:ascii="Segoe UI" w:hAnsi="Segoe UI" w:cs="Segoe UI"/>
            <w:bCs/>
            <w:color w:val="156082" w:themeColor="accent1"/>
            <w:sz w:val="23"/>
            <w:szCs w:val="23"/>
            <w:shd w:val="clear" w:color="auto" w:fill="FFFFFF"/>
            <w:lang w:val="en-GB"/>
          </w:rPr>
          <w:t>.  However, we believe that the knowledge of the tectonic setting of a volcano and its phase assemblage, alongside this database, can be used to assess the potential for fluid inclusion barometry. Clearly, unless detailed melt inclusion measurements have been performed demonstrating high CO</w:t>
        </w:r>
        <w:r w:rsidR="00A61F3D" w:rsidRPr="00A61F3D">
          <w:rPr>
            <w:rFonts w:ascii="Segoe UI" w:hAnsi="Segoe UI" w:cs="Segoe UI"/>
            <w:bCs/>
            <w:color w:val="156082" w:themeColor="accent1"/>
            <w:sz w:val="23"/>
            <w:szCs w:val="23"/>
            <w:shd w:val="clear" w:color="auto" w:fill="FFFFFF"/>
            <w:vertAlign w:val="subscript"/>
            <w:lang w:val="en-GB"/>
          </w:rPr>
          <w:t>2</w:t>
        </w:r>
        <w:r w:rsidR="00A61F3D" w:rsidRPr="00A61F3D">
          <w:rPr>
            <w:rFonts w:ascii="Segoe UI" w:hAnsi="Segoe UI" w:cs="Segoe UI"/>
            <w:bCs/>
            <w:color w:val="156082" w:themeColor="accent1"/>
            <w:sz w:val="23"/>
            <w:szCs w:val="23"/>
            <w:shd w:val="clear" w:color="auto" w:fill="FFFFFF"/>
            <w:lang w:val="en-GB"/>
          </w:rPr>
          <w:t>, low H</w:t>
        </w:r>
        <w:r w:rsidR="00A61F3D" w:rsidRPr="00A61F3D">
          <w:rPr>
            <w:rFonts w:ascii="Segoe UI" w:hAnsi="Segoe UI" w:cs="Segoe UI"/>
            <w:bCs/>
            <w:color w:val="156082" w:themeColor="accent1"/>
            <w:sz w:val="23"/>
            <w:szCs w:val="23"/>
            <w:shd w:val="clear" w:color="auto" w:fill="FFFFFF"/>
            <w:vertAlign w:val="subscript"/>
            <w:lang w:val="en-GB"/>
          </w:rPr>
          <w:t>2</w:t>
        </w:r>
        <w:r w:rsidR="00A61F3D" w:rsidRPr="00A61F3D">
          <w:rPr>
            <w:rFonts w:ascii="Segoe UI" w:hAnsi="Segoe UI" w:cs="Segoe UI"/>
            <w:bCs/>
            <w:color w:val="156082" w:themeColor="accent1"/>
            <w:sz w:val="23"/>
            <w:szCs w:val="23"/>
            <w:shd w:val="clear" w:color="auto" w:fill="FFFFFF"/>
            <w:lang w:val="en-GB"/>
          </w:rPr>
          <w:t xml:space="preserve">O magmas, fluid inclusion barometry should not be applied to arc volcanoes during an eruptive crisis. 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As more data become available (e.g. post eruption), these estimates could be revised within uncertainty to better </w:t>
        </w:r>
        <w:r w:rsidR="00A61F3D" w:rsidRPr="00A61F3D">
          <w:rPr>
            <w:rFonts w:ascii="Segoe UI" w:hAnsi="Segoe UI" w:cs="Segoe UI"/>
            <w:bCs/>
            <w:color w:val="156082" w:themeColor="accent1"/>
            <w:sz w:val="23"/>
            <w:szCs w:val="23"/>
            <w:shd w:val="clear" w:color="auto" w:fill="FFFFFF"/>
            <w:lang w:val="en-GB"/>
          </w:rPr>
          <w:lastRenderedPageBreak/>
          <w:t xml:space="preserve">pinpoint magma storage depths. For volcanoes that are not currently erupting but have had historic eruptions, an informed guess on a likely </w:t>
        </w:r>
      </w:ins>
      <m:oMath>
        <m:sSub>
          <m:sSubPr>
            <m:ctrlPr>
              <w:ins w:id="126" w:author="Charlotte Devitre" w:date="2024-08-07T15:38:00Z">
                <w:rPr>
                  <w:rFonts w:ascii="Cambria Math" w:hAnsi="Cambria Math" w:cs="Segoe UI"/>
                  <w:bCs/>
                  <w:iCs/>
                  <w:color w:val="156082" w:themeColor="accent1"/>
                  <w:sz w:val="23"/>
                  <w:szCs w:val="23"/>
                  <w:shd w:val="clear" w:color="auto" w:fill="FFFFFF"/>
                  <w:lang w:val="en-GB"/>
                </w:rPr>
              </w:ins>
            </m:ctrlPr>
          </m:sSubPr>
          <m:e>
            <m:r>
              <w:ins w:id="127"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28" w:author="Charlotte Devitre" w:date="2024-08-07T15:38:00Z">
                    <w:rPr>
                      <w:rFonts w:ascii="Cambria Math" w:hAnsi="Cambria Math" w:cs="Segoe UI"/>
                      <w:bCs/>
                      <w:iCs/>
                      <w:color w:val="156082" w:themeColor="accent1"/>
                      <w:sz w:val="23"/>
                      <w:szCs w:val="23"/>
                      <w:shd w:val="clear" w:color="auto" w:fill="FFFFFF"/>
                      <w:lang w:val="en-GB"/>
                    </w:rPr>
                  </w:ins>
                </m:ctrlPr>
              </m:sSubPr>
              <m:e>
                <m:r>
                  <w:ins w:id="129"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30"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31"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32"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 range can be made using chemical information from such previous eruptive events. For instance, one could easily determine the chemical tendency of a volcano from already 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first estimate, the P-</w:t>
        </w:r>
      </w:ins>
      <m:oMath>
        <m:sSub>
          <m:sSubPr>
            <m:ctrlPr>
              <w:ins w:id="133" w:author="Charlotte Devitre" w:date="2024-08-07T15:38:00Z">
                <w:rPr>
                  <w:rFonts w:ascii="Cambria Math" w:hAnsi="Cambria Math" w:cs="Segoe UI"/>
                  <w:bCs/>
                  <w:iCs/>
                  <w:color w:val="156082" w:themeColor="accent1"/>
                  <w:sz w:val="23"/>
                  <w:szCs w:val="23"/>
                  <w:shd w:val="clear" w:color="auto" w:fill="FFFFFF"/>
                  <w:lang w:val="en-GB"/>
                </w:rPr>
              </w:ins>
            </m:ctrlPr>
          </m:sSubPr>
          <m:e>
            <m:r>
              <w:ins w:id="134" w:author="Charlotte Devitre" w:date="2024-08-07T15:38:00Z">
                <m:rPr>
                  <m:sty m:val="p"/>
                </m:rPr>
                <w:rPr>
                  <w:rFonts w:ascii="Cambria Math" w:hAnsi="Cambria Math" w:cs="Segoe UI"/>
                  <w:color w:val="156082" w:themeColor="accent1"/>
                  <w:sz w:val="23"/>
                  <w:szCs w:val="23"/>
                  <w:shd w:val="clear" w:color="auto" w:fill="FFFFFF"/>
                  <w:lang w:val="en-GB"/>
                </w:rPr>
                <m:t>X</m:t>
              </w:ins>
            </m:r>
          </m:e>
          <m:sub>
            <m:sSub>
              <m:sSubPr>
                <m:ctrlPr>
                  <w:ins w:id="135" w:author="Charlotte Devitre" w:date="2024-08-07T15:38:00Z">
                    <w:rPr>
                      <w:rFonts w:ascii="Cambria Math" w:hAnsi="Cambria Math" w:cs="Segoe UI"/>
                      <w:bCs/>
                      <w:iCs/>
                      <w:color w:val="156082" w:themeColor="accent1"/>
                      <w:sz w:val="23"/>
                      <w:szCs w:val="23"/>
                      <w:shd w:val="clear" w:color="auto" w:fill="FFFFFF"/>
                      <w:lang w:val="en-GB"/>
                    </w:rPr>
                  </w:ins>
                </m:ctrlPr>
              </m:sSubPr>
              <m:e>
                <m:r>
                  <w:ins w:id="136" w:author="Charlotte Devitre" w:date="2024-08-07T15:38:00Z">
                    <m:rPr>
                      <m:sty m:val="p"/>
                    </m:rPr>
                    <w:rPr>
                      <w:rFonts w:ascii="Cambria Math" w:hAnsi="Cambria Math" w:cs="Segoe UI"/>
                      <w:color w:val="156082" w:themeColor="accent1"/>
                      <w:sz w:val="23"/>
                      <w:szCs w:val="23"/>
                      <w:shd w:val="clear" w:color="auto" w:fill="FFFFFF"/>
                      <w:lang w:val="en-GB"/>
                    </w:rPr>
                    <m:t>H</m:t>
                  </w:ins>
                </m:r>
              </m:e>
              <m:sub>
                <m:r>
                  <w:ins w:id="137" w:author="Charlotte Devitre" w:date="2024-08-07T15:38:00Z">
                    <m:rPr>
                      <m:sty m:val="p"/>
                    </m:rPr>
                    <w:rPr>
                      <w:rFonts w:ascii="Cambria Math" w:hAnsi="Cambria Math" w:cs="Segoe UI"/>
                      <w:color w:val="156082" w:themeColor="accent1"/>
                      <w:sz w:val="23"/>
                      <w:szCs w:val="23"/>
                      <w:shd w:val="clear" w:color="auto" w:fill="FFFFFF"/>
                      <w:lang w:val="en-GB"/>
                    </w:rPr>
                    <m:t>2</m:t>
                  </w:ins>
                </m:r>
              </m:sub>
            </m:sSub>
            <m:r>
              <w:ins w:id="138" w:author="Charlotte Devitre" w:date="2024-08-07T15:38:00Z">
                <m:rPr>
                  <m:sty m:val="p"/>
                </m:rPr>
                <w:rPr>
                  <w:rFonts w:ascii="Cambria Math" w:hAnsi="Cambria Math" w:cs="Segoe UI"/>
                  <w:color w:val="156082" w:themeColor="accent1"/>
                  <w:sz w:val="23"/>
                  <w:szCs w:val="23"/>
                  <w:shd w:val="clear" w:color="auto" w:fill="FFFFFF"/>
                  <w:lang w:val="en-GB"/>
                </w:rPr>
                <m:t>O</m:t>
              </w:ins>
            </m:r>
          </m:sub>
        </m:sSub>
      </m:oMath>
      <w:ins w:id="139"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 relationships from neighbouring Kīlauea could be used.  </w:t>
        </w:r>
      </w:ins>
      <w:moveToRangeStart w:id="140" w:author="Charlotte Devitre" w:date="2024-08-07T15:38:00Z" w:name="move173937532"/>
      <w:r w:rsidR="00A61F3D" w:rsidRPr="00A61F3D">
        <w:rPr>
          <w:rFonts w:ascii="Segoe UI" w:hAnsi="Segoe UI" w:cs="Segoe UI"/>
          <w:bCs/>
          <w:color w:val="156082" w:themeColor="accent1"/>
          <w:sz w:val="23"/>
          <w:szCs w:val="23"/>
          <w:shd w:val="clear" w:color="auto" w:fill="FFFFFF"/>
          <w:lang w:val="en-GB"/>
        </w:rPr>
        <w:t xml:space="preserve">We note that once arc magmas are excluded from the compilation, even if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A61F3D" w:rsidRPr="00A61F3D">
        <w:rPr>
          <w:rFonts w:ascii="Segoe UI" w:hAnsi="Segoe UI" w:cs="Segoe UI"/>
          <w:bCs/>
          <w:color w:val="156082" w:themeColor="accent1"/>
          <w:sz w:val="23"/>
          <w:szCs w:val="23"/>
          <w:shd w:val="clear" w:color="auto" w:fill="FFFFFF"/>
          <w:lang w:val="en-GB"/>
        </w:rPr>
        <w:t xml:space="preserve"> </w:t>
      </w:r>
      <w:moveToRangeEnd w:id="140"/>
      <w:del w:id="141" w:author="Charlotte Devitre" w:date="2024-08-07T15:38:00Z">
        <w:r w:rsidR="00A61F3D" w:rsidRPr="00A61F3D">
          <w:rPr>
            <w:rFonts w:ascii="Segoe UI" w:hAnsi="Segoe UI" w:cs="Segoe UI"/>
            <w:bCs/>
            <w:color w:val="156082" w:themeColor="accent1"/>
            <w:sz w:val="23"/>
            <w:szCs w:val="23"/>
            <w:shd w:val="clear" w:color="auto" w:fill="FFFFFF"/>
            <w:lang w:val="en-GB"/>
          </w:rPr>
          <w:delText>Noteworthy, most melt-inclusion suites in this</w:delText>
        </w:r>
      </w:del>
      <w:ins w:id="142" w:author="Charlotte Devitre" w:date="2024-08-07T15:38:00Z">
        <w:r w:rsidR="00A61F3D" w:rsidRPr="00A61F3D">
          <w:rPr>
            <w:rFonts w:ascii="Segoe UI" w:hAnsi="Segoe UI" w:cs="Segoe UI"/>
            <w:bCs/>
            <w:color w:val="156082" w:themeColor="accent1"/>
            <w:sz w:val="23"/>
            <w:szCs w:val="23"/>
            <w:shd w:val="clear" w:color="auto" w:fill="FFFFFF"/>
            <w:lang w:val="en-GB"/>
          </w:rPr>
          <w:t xml:space="preserve">is entirely unconstrained, fluid inclusion barometry is still more accurate than other methods such as mineral-melt thermobarometry in recovering magma storage pressures. </w:t>
        </w:r>
      </w:ins>
      <w:r w:rsidR="00A61F3D">
        <w:rPr>
          <w:rFonts w:ascii="Segoe UI" w:hAnsi="Segoe UI" w:cs="Segoe UI"/>
          <w:bCs/>
          <w:color w:val="156082" w:themeColor="accent1"/>
          <w:sz w:val="23"/>
          <w:szCs w:val="23"/>
          <w:shd w:val="clear" w:color="auto" w:fill="FFFFFF"/>
          <w:lang w:val="en-GB"/>
        </w:rPr>
        <w:t>“</w:t>
      </w:r>
    </w:p>
    <w:p w14:paraId="6B6BE305" w14:textId="502915AB" w:rsidR="00FF574B" w:rsidRDefault="00FF574B" w:rsidP="006E5F38">
      <w:pPr>
        <w:rPr>
          <w:rFonts w:ascii="Segoe UI" w:hAnsi="Segoe UI" w:cs="Segoe UI"/>
          <w:color w:val="156082" w:themeColor="accent1"/>
          <w:sz w:val="23"/>
          <w:szCs w:val="23"/>
          <w:shd w:val="clear" w:color="auto" w:fill="FFFFFF"/>
        </w:rPr>
      </w:pP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624D2061"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w:t>
      </w:r>
      <w:r w:rsidR="002811A6">
        <w:rPr>
          <w:rFonts w:ascii="Segoe UI" w:hAnsi="Segoe UI" w:cs="Segoe UI"/>
          <w:color w:val="156082" w:themeColor="accent1"/>
          <w:sz w:val="23"/>
          <w:szCs w:val="23"/>
          <w:shd w:val="clear" w:color="auto" w:fill="FFFFFF"/>
        </w:rPr>
        <w:t xml:space="preserve"> here. While there are some debates about exactly how to classify the different segments of the Cascade arc (e.g. Pitcher and Kent, 2019), many of the seminar publications (</w:t>
      </w:r>
      <w:proofErr w:type="spellStart"/>
      <w:r w:rsidR="002811A6">
        <w:rPr>
          <w:rFonts w:ascii="Segoe UI" w:hAnsi="Segoe UI" w:cs="Segoe UI"/>
          <w:color w:val="156082" w:themeColor="accent1"/>
          <w:sz w:val="23"/>
          <w:szCs w:val="23"/>
          <w:shd w:val="clear" w:color="auto" w:fill="FFFFFF"/>
        </w:rPr>
        <w:t>e.g.</w:t>
      </w:r>
      <w:r>
        <w:rPr>
          <w:rFonts w:ascii="Segoe UI" w:hAnsi="Segoe UI" w:cs="Segoe UI"/>
          <w:color w:val="156082" w:themeColor="accent1"/>
          <w:sz w:val="23"/>
          <w:szCs w:val="23"/>
          <w:shd w:val="clear" w:color="auto" w:fill="FFFFFF"/>
        </w:rPr>
        <w:t>Hildreth</w:t>
      </w:r>
      <w:proofErr w:type="spellEnd"/>
      <w:r>
        <w:rPr>
          <w:rFonts w:ascii="Segoe UI" w:hAnsi="Segoe UI" w:cs="Segoe UI"/>
          <w:color w:val="156082" w:themeColor="accent1"/>
          <w:sz w:val="23"/>
          <w:szCs w:val="23"/>
          <w:shd w:val="clear" w:color="auto" w:fill="FFFFFF"/>
        </w:rPr>
        <w:t xml:space="preserve"> 2007),</w:t>
      </w:r>
      <w:r w:rsidR="002811A6">
        <w:rPr>
          <w:rFonts w:ascii="Segoe UI" w:hAnsi="Segoe UI" w:cs="Segoe UI"/>
          <w:color w:val="156082" w:themeColor="accent1"/>
          <w:sz w:val="23"/>
          <w:szCs w:val="23"/>
          <w:shd w:val="clear" w:color="auto" w:fill="FFFFFF"/>
        </w:rPr>
        <w:t xml:space="preserve"> classify</w:t>
      </w:r>
      <w:r>
        <w:rPr>
          <w:rFonts w:ascii="Segoe UI" w:hAnsi="Segoe UI" w:cs="Segoe UI"/>
          <w:color w:val="156082" w:themeColor="accent1"/>
          <w:sz w:val="23"/>
          <w:szCs w:val="23"/>
          <w:shd w:val="clear" w:color="auto" w:fill="FFFFFF"/>
        </w:rPr>
        <w:t xml:space="preserve"> the Garibaldi Volcanic Belt </w:t>
      </w:r>
      <w:r w:rsidR="002811A6">
        <w:rPr>
          <w:rFonts w:ascii="Segoe UI" w:hAnsi="Segoe UI" w:cs="Segoe UI"/>
          <w:color w:val="156082" w:themeColor="accent1"/>
          <w:sz w:val="23"/>
          <w:szCs w:val="23"/>
          <w:shd w:val="clear" w:color="auto" w:fill="FFFFFF"/>
        </w:rPr>
        <w:t>as</w:t>
      </w:r>
      <w:r>
        <w:rPr>
          <w:rFonts w:ascii="Segoe UI" w:hAnsi="Segoe UI" w:cs="Segoe UI"/>
          <w:color w:val="156082" w:themeColor="accent1"/>
          <w:sz w:val="23"/>
          <w:szCs w:val="23"/>
          <w:shd w:val="clear" w:color="auto" w:fill="FFFFFF"/>
        </w:rPr>
        <w:t xml:space="preserve"> part of the Cascades</w:t>
      </w:r>
      <w:r w:rsidR="002811A6">
        <w:rPr>
          <w:rFonts w:ascii="Segoe UI" w:hAnsi="Segoe UI" w:cs="Segoe UI"/>
          <w:color w:val="156082" w:themeColor="accent1"/>
          <w:sz w:val="23"/>
          <w:szCs w:val="23"/>
          <w:shd w:val="clear" w:color="auto" w:fill="FFFFFF"/>
        </w:rPr>
        <w:t xml:space="preserve"> – it results from the subduction of the same plate, and the Canada-US border is insignificant, Glacier Peak and Mt. Baker are often included as GVB, and </w:t>
      </w:r>
      <w:r w:rsidR="00FF574B">
        <w:rPr>
          <w:rFonts w:ascii="Segoe UI" w:hAnsi="Segoe UI" w:cs="Segoe UI"/>
          <w:color w:val="156082" w:themeColor="accent1"/>
          <w:sz w:val="23"/>
          <w:szCs w:val="23"/>
          <w:shd w:val="clear" w:color="auto" w:fill="FFFFFF"/>
        </w:rPr>
        <w:t xml:space="preserve">we </w:t>
      </w:r>
      <w:r w:rsidR="002811A6">
        <w:rPr>
          <w:rFonts w:ascii="Segoe UI" w:hAnsi="Segoe UI" w:cs="Segoe UI"/>
          <w:color w:val="156082" w:themeColor="accent1"/>
          <w:sz w:val="23"/>
          <w:szCs w:val="23"/>
          <w:shd w:val="clear" w:color="auto" w:fill="FFFFFF"/>
        </w:rPr>
        <w:t xml:space="preserve">think the reviewer would happily classify these as the Cascades. </w:t>
      </w:r>
    </w:p>
    <w:p w14:paraId="3DECE49C" w14:textId="77777777" w:rsidR="00FF574B" w:rsidRDefault="00FF574B" w:rsidP="006E5F38">
      <w:pPr>
        <w:rPr>
          <w:rFonts w:ascii="Segoe UI" w:hAnsi="Segoe UI" w:cs="Segoe UI"/>
          <w:color w:val="156082" w:themeColor="accent1"/>
          <w:sz w:val="23"/>
          <w:szCs w:val="23"/>
          <w:shd w:val="clear" w:color="auto" w:fill="FFFFFF"/>
        </w:rPr>
      </w:pPr>
    </w:p>
    <w:p w14:paraId="035FE673" w14:textId="4B3EA92C"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73A25F96"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XH2O than those available otherwise.</w:t>
      </w:r>
    </w:p>
    <w:p w14:paraId="7110B930" w14:textId="5350C801" w:rsidR="00FF574B" w:rsidRPr="00FF574B" w:rsidRDefault="00D56DF9" w:rsidP="00FF574B">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XH2O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xml:space="preserve">. What this means is that our XH2O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xml:space="preserve">. In any case, it also means that the correction on pressure is likely smaller than what could be estimated using glass-only melt </w:t>
      </w:r>
      <w:r w:rsidR="00AA6E2E">
        <w:rPr>
          <w:rFonts w:ascii="Segoe UI" w:hAnsi="Segoe UI" w:cs="Segoe UI"/>
          <w:color w:val="156082" w:themeColor="accent1"/>
          <w:sz w:val="23"/>
          <w:szCs w:val="23"/>
          <w:shd w:val="clear" w:color="auto" w:fill="FFFFFF"/>
        </w:rPr>
        <w:lastRenderedPageBreak/>
        <w:t xml:space="preserve">inclusion data. It does not mean that systems with little data are made more inaccessible, it 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 xml:space="preserve">One could even assume an XH2O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r w:rsidR="00FF574B">
        <w:rPr>
          <w:rFonts w:ascii="Segoe UI" w:hAnsi="Segoe UI" w:cs="Segoe UI"/>
          <w:color w:val="156082" w:themeColor="accent1"/>
          <w:sz w:val="23"/>
          <w:szCs w:val="23"/>
          <w:shd w:val="clear" w:color="auto" w:fill="FFFFFF"/>
        </w:rPr>
        <w:t xml:space="preserve">As before lines </w:t>
      </w:r>
      <w:r w:rsidR="00A61F3D">
        <w:rPr>
          <w:rFonts w:ascii="Segoe UI" w:hAnsi="Segoe UI" w:cs="Segoe UI"/>
          <w:color w:val="156082" w:themeColor="accent1"/>
          <w:sz w:val="23"/>
          <w:szCs w:val="23"/>
          <w:shd w:val="clear" w:color="auto" w:fill="FFFFFF"/>
        </w:rPr>
        <w:t>896-938</w:t>
      </w:r>
      <w:r w:rsidR="00FF574B">
        <w:rPr>
          <w:rFonts w:ascii="Segoe UI" w:hAnsi="Segoe UI" w:cs="Segoe UI"/>
          <w:color w:val="156082" w:themeColor="accent1"/>
          <w:sz w:val="23"/>
          <w:szCs w:val="23"/>
          <w:shd w:val="clear" w:color="auto" w:fill="FFFFFF"/>
        </w:rPr>
        <w:t xml:space="preserve"> </w:t>
      </w:r>
    </w:p>
    <w:p w14:paraId="331FD4F3" w14:textId="299D5AF4" w:rsidR="00AA6E2E" w:rsidRDefault="00AA6E2E" w:rsidP="006E5F38">
      <w:pPr>
        <w:rPr>
          <w:rFonts w:ascii="Segoe UI" w:hAnsi="Segoe UI" w:cs="Segoe UI"/>
          <w:color w:val="156082" w:themeColor="accent1"/>
          <w:sz w:val="23"/>
          <w:szCs w:val="23"/>
          <w:shd w:val="clear" w:color="auto" w:fill="FFFFFF"/>
        </w:rPr>
      </w:pP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5F88E6F2"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question is addressed by </w:t>
      </w:r>
      <w:r w:rsidR="00FF574B">
        <w:rPr>
          <w:rFonts w:ascii="Segoe UI" w:hAnsi="Segoe UI" w:cs="Segoe UI"/>
          <w:color w:val="156082" w:themeColor="accent1"/>
          <w:sz w:val="23"/>
          <w:szCs w:val="23"/>
          <w:shd w:val="clear" w:color="auto" w:fill="FFFFFF"/>
        </w:rPr>
        <w:t xml:space="preserve">now </w:t>
      </w:r>
      <w:r>
        <w:rPr>
          <w:rFonts w:ascii="Segoe UI" w:hAnsi="Segoe UI" w:cs="Segoe UI"/>
          <w:color w:val="156082" w:themeColor="accent1"/>
          <w:sz w:val="23"/>
          <w:szCs w:val="23"/>
          <w:shd w:val="clear" w:color="auto" w:fill="FFFFFF"/>
        </w:rPr>
        <w:t xml:space="preserve">Fig. </w:t>
      </w:r>
      <w:r w:rsidR="00FF574B">
        <w:rPr>
          <w:rFonts w:ascii="Segoe UI" w:hAnsi="Segoe UI" w:cs="Segoe UI"/>
          <w:color w:val="156082" w:themeColor="accent1"/>
          <w:sz w:val="23"/>
          <w:szCs w:val="23"/>
          <w:shd w:val="clear" w:color="auto" w:fill="FFFFFF"/>
        </w:rPr>
        <w:t>2</w:t>
      </w:r>
      <w:r>
        <w:rPr>
          <w:rFonts w:ascii="Segoe UI" w:hAnsi="Segoe UI" w:cs="Segoe UI"/>
          <w:color w:val="156082" w:themeColor="accent1"/>
          <w:sz w:val="23"/>
          <w:szCs w:val="23"/>
          <w:shd w:val="clear" w:color="auto" w:fill="FFFFFF"/>
        </w:rPr>
        <w:t xml:space="preserve"> and the discussion on sensitivity of the method to XH2O</w:t>
      </w:r>
      <w:r w:rsidR="00A61F3D">
        <w:rPr>
          <w:rFonts w:ascii="Segoe UI" w:hAnsi="Segoe UI" w:cs="Segoe UI"/>
          <w:color w:val="156082" w:themeColor="accent1"/>
          <w:sz w:val="23"/>
          <w:szCs w:val="23"/>
          <w:shd w:val="clear" w:color="auto" w:fill="FFFFFF"/>
        </w:rPr>
        <w:t xml:space="preserve"> in the new section 3 on advantages and disadvantages of the method (starting at line 619; XH2O discussion at lines 703-735</w:t>
      </w:r>
      <w:r>
        <w:rPr>
          <w:rFonts w:ascii="Segoe UI" w:hAnsi="Segoe UI" w:cs="Segoe UI"/>
          <w:color w:val="156082" w:themeColor="accent1"/>
          <w:sz w:val="23"/>
          <w:szCs w:val="23"/>
          <w:shd w:val="clear" w:color="auto" w:fill="FFFFFF"/>
        </w:rPr>
        <w:t xml:space="preserve">. It will depend on the context. For example, in the context of Kīlauea (depicted by the stars on panels b and d of Fig 1), an error of +-0.1 XH2O (+-10 mol%; a fairly large range) results in an uncertainty that is within the range of depths of a single reservoir. Even an error of +- 20mol% H2O would not drag fluid inclusion data from one reservoir to another. In other words, whether there is 0 or 40 mol% H2O in the fluid at Kilauea does not matter in terms of interpretation. On Fig </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d we plot the corrected histogram for Kilauea – note that it did not change anything about the results. </w:t>
      </w:r>
    </w:p>
    <w:p w14:paraId="7E9DD055" w14:textId="4B3276FD"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spellStart"/>
      <w:proofErr w:type="gramStart"/>
      <w:r>
        <w:rPr>
          <w:rFonts w:ascii="Segoe UI" w:hAnsi="Segoe UI" w:cs="Segoe UI"/>
          <w:color w:val="156082" w:themeColor="accent1"/>
          <w:sz w:val="23"/>
          <w:szCs w:val="23"/>
          <w:shd w:val="clear" w:color="auto" w:fill="FFFFFF"/>
        </w:rPr>
        <w:t>DiadFit</w:t>
      </w:r>
      <w:proofErr w:type="spellEnd"/>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p>
    <w:p w14:paraId="5B8B3172" w14:textId="375DF8E3"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Again lines </w:t>
      </w:r>
      <w:r w:rsidR="00A61F3D">
        <w:rPr>
          <w:rFonts w:ascii="Segoe UI" w:hAnsi="Segoe UI" w:cs="Segoe UI"/>
          <w:color w:val="156082" w:themeColor="accent1"/>
          <w:sz w:val="23"/>
          <w:szCs w:val="23"/>
          <w:shd w:val="clear" w:color="auto" w:fill="FFFFFF"/>
        </w:rPr>
        <w:t>896-938</w:t>
      </w:r>
      <w:r>
        <w:rPr>
          <w:rFonts w:ascii="Segoe UI" w:hAnsi="Segoe UI" w:cs="Segoe UI"/>
          <w:color w:val="156082" w:themeColor="accent1"/>
          <w:sz w:val="23"/>
          <w:szCs w:val="23"/>
          <w:shd w:val="clear" w:color="auto" w:fill="FFFFFF"/>
        </w:rPr>
        <w:t xml:space="preserve"> expand on how to approach volcanic systems with little data. </w:t>
      </w:r>
    </w:p>
    <w:p w14:paraId="47298C75" w14:textId="77777777" w:rsidR="00A61F3D" w:rsidRDefault="00A61F3D" w:rsidP="006E5F38">
      <w:pPr>
        <w:rPr>
          <w:rFonts w:ascii="Segoe UI" w:hAnsi="Segoe UI" w:cs="Segoe UI"/>
          <w:color w:val="156082" w:themeColor="accent1"/>
          <w:sz w:val="23"/>
          <w:szCs w:val="23"/>
          <w:shd w:val="clear" w:color="auto" w:fill="FFFFFF"/>
        </w:rPr>
      </w:pP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75F5726B" w14:textId="0DB72E5F"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thermobarometry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Wieser et al., 2023 (Barometers behaving badly)</w:t>
      </w:r>
      <w:r w:rsidR="002811A6">
        <w:rPr>
          <w:rFonts w:ascii="Segoe UI" w:hAnsi="Segoe UI" w:cs="Segoe UI"/>
          <w:color w:val="156082" w:themeColor="accent1"/>
          <w:sz w:val="23"/>
          <w:szCs w:val="23"/>
          <w:shd w:val="clear" w:color="auto" w:fill="FFFFFF"/>
        </w:rPr>
        <w:t xml:space="preserve"> and Wieser et al. (2024, </w:t>
      </w:r>
      <w:proofErr w:type="spellStart"/>
      <w:r w:rsidR="002811A6">
        <w:rPr>
          <w:rFonts w:ascii="Segoe UI" w:hAnsi="Segoe UI" w:cs="Segoe UI"/>
          <w:color w:val="156082" w:themeColor="accent1"/>
          <w:sz w:val="23"/>
          <w:szCs w:val="23"/>
          <w:shd w:val="clear" w:color="auto" w:fill="FFFFFF"/>
        </w:rPr>
        <w:t>termining</w:t>
      </w:r>
      <w:proofErr w:type="spellEnd"/>
      <w:r w:rsidR="002811A6">
        <w:rPr>
          <w:rFonts w:ascii="Segoe UI" w:hAnsi="Segoe UI" w:cs="Segoe UI"/>
          <w:color w:val="156082" w:themeColor="accent1"/>
          <w:sz w:val="23"/>
          <w:szCs w:val="23"/>
          <w:shd w:val="clear" w:color="auto" w:fill="FFFFFF"/>
        </w:rPr>
        <w:t xml:space="preserve"> P-T-X conditions of magma storage)</w:t>
      </w:r>
      <w:r>
        <w:rPr>
          <w:rFonts w:ascii="Segoe UI" w:hAnsi="Segoe UI" w:cs="Segoe UI"/>
          <w:color w:val="156082" w:themeColor="accent1"/>
          <w:sz w:val="23"/>
          <w:szCs w:val="23"/>
          <w:shd w:val="clear" w:color="auto" w:fill="FFFFFF"/>
        </w:rPr>
        <w:t xml:space="preserve"> and we think that this comparison is beyond the scope of the paper. Errors on mineral-melt barometers can easily span several km while an error of +-10 mol% H2O would barely amount to ~1</w:t>
      </w:r>
      <w:r w:rsidR="002811A6">
        <w:rPr>
          <w:rFonts w:ascii="Segoe UI" w:hAnsi="Segoe UI" w:cs="Segoe UI"/>
          <w:color w:val="156082" w:themeColor="accent1"/>
          <w:sz w:val="23"/>
          <w:szCs w:val="23"/>
          <w:shd w:val="clear" w:color="auto" w:fill="FFFFFF"/>
        </w:rPr>
        <w:t xml:space="preserve"> </w:t>
      </w:r>
      <w:r>
        <w:rPr>
          <w:rFonts w:ascii="Segoe UI" w:hAnsi="Segoe UI" w:cs="Segoe UI"/>
          <w:color w:val="156082" w:themeColor="accent1"/>
          <w:sz w:val="23"/>
          <w:szCs w:val="23"/>
          <w:shd w:val="clear" w:color="auto" w:fill="FFFFFF"/>
        </w:rPr>
        <w:t>km at Kilauea. We think that Fig 1</w:t>
      </w:r>
      <w:r w:rsidR="00FF574B">
        <w:rPr>
          <w:rFonts w:ascii="Segoe UI" w:hAnsi="Segoe UI" w:cs="Segoe UI"/>
          <w:color w:val="156082" w:themeColor="accent1"/>
          <w:sz w:val="23"/>
          <w:szCs w:val="23"/>
          <w:shd w:val="clear" w:color="auto" w:fill="FFFFFF"/>
        </w:rPr>
        <w:t>d</w:t>
      </w:r>
      <w:r>
        <w:rPr>
          <w:rFonts w:ascii="Segoe UI" w:hAnsi="Segoe UI" w:cs="Segoe UI"/>
          <w:color w:val="156082" w:themeColor="accent1"/>
          <w:sz w:val="23"/>
          <w:szCs w:val="23"/>
          <w:shd w:val="clear" w:color="auto" w:fill="FFFFFF"/>
        </w:rPr>
        <w:t xml:space="preserve"> and Fig</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 show the effect of this clearly. Tests on other volcanoes and system are beyond the scope of the paper. </w:t>
      </w:r>
      <w:r w:rsidR="0075401D">
        <w:rPr>
          <w:rFonts w:ascii="Segoe UI" w:hAnsi="Segoe UI" w:cs="Segoe UI"/>
          <w:color w:val="156082" w:themeColor="accent1"/>
          <w:sz w:val="23"/>
          <w:szCs w:val="23"/>
          <w:shd w:val="clear" w:color="auto" w:fill="FFFFFF"/>
        </w:rPr>
        <w:t xml:space="preserve">Fluid inclusion barometry is often compared to mineral-melt barometry (i.e., Magma storage at Ocean Islands from Barker et al. 2021, Lo Forte, 2023; and many previous fluid inclusion studies). They overall give the same answers, though the error on mineral-melt barometers is much larger.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210B68C8" w14:textId="0AAA1315" w:rsidR="00E52679" w:rsidRDefault="00E52679" w:rsidP="0053091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thank the reviewer for their thorough work. We clarified that other petrological methods are not able to acquire storage depth information on monitoring timescales, as we agree that if geophysical instrumentation networks</w:t>
      </w:r>
      <w:r w:rsidR="0053091E">
        <w:rPr>
          <w:rFonts w:ascii="Segoe UI" w:hAnsi="Segoe UI" w:cs="Segoe UI"/>
          <w:color w:val="156082" w:themeColor="accent1"/>
          <w:sz w:val="23"/>
          <w:szCs w:val="23"/>
          <w:shd w:val="clear" w:color="auto" w:fill="FFFFFF"/>
        </w:rPr>
        <w:t xml:space="preserve"> and velocity models</w:t>
      </w:r>
      <w:r>
        <w:rPr>
          <w:rFonts w:ascii="Segoe UI" w:hAnsi="Segoe UI" w:cs="Segoe UI"/>
          <w:color w:val="156082" w:themeColor="accent1"/>
          <w:sz w:val="23"/>
          <w:szCs w:val="23"/>
          <w:shd w:val="clear" w:color="auto" w:fill="FFFFFF"/>
        </w:rPr>
        <w:t xml:space="preserve"> are available, these can retrieve this kind of information. We disagree that it is not possible to apply the method to systems with little 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056E1C">
        <w:rPr>
          <w:rFonts w:ascii="Segoe UI" w:hAnsi="Segoe UI" w:cs="Segoe UI"/>
          <w:color w:val="156082" w:themeColor="accent1"/>
          <w:sz w:val="23"/>
          <w:szCs w:val="23"/>
          <w:highlight w:val="yellow"/>
          <w:shd w:val="clear" w:color="auto" w:fill="FFFFFF"/>
        </w:rPr>
        <w:t>We agree</w:t>
      </w:r>
      <w:r w:rsidR="00056E1C">
        <w:rPr>
          <w:rFonts w:ascii="Segoe UI" w:hAnsi="Segoe UI" w:cs="Segoe UI"/>
          <w:color w:val="156082" w:themeColor="accent1"/>
          <w:sz w:val="23"/>
          <w:szCs w:val="23"/>
          <w:highlight w:val="yellow"/>
          <w:shd w:val="clear" w:color="auto" w:fill="FFFFFF"/>
        </w:rPr>
        <w:t>, however,</w:t>
      </w:r>
      <w:r w:rsidR="00056E1C" w:rsidRPr="00056E1C">
        <w:rPr>
          <w:rFonts w:ascii="Segoe UI" w:hAnsi="Segoe UI" w:cs="Segoe UI"/>
          <w:color w:val="156082" w:themeColor="accent1"/>
          <w:sz w:val="23"/>
          <w:szCs w:val="23"/>
          <w:highlight w:val="yellow"/>
          <w:shd w:val="clear" w:color="auto" w:fill="FFFFFF"/>
        </w:rPr>
        <w:t xml:space="preserve"> that more discussion on specific scenarios is beneficial and therefore we have expanded this </w:t>
      </w:r>
      <w:r w:rsidR="0075401D">
        <w:rPr>
          <w:rFonts w:ascii="Segoe UI" w:hAnsi="Segoe UI" w:cs="Segoe UI"/>
          <w:color w:val="156082" w:themeColor="accent1"/>
          <w:sz w:val="23"/>
          <w:szCs w:val="23"/>
          <w:shd w:val="clear" w:color="auto" w:fill="FFFFFF"/>
        </w:rPr>
        <w:t>see lines 8</w:t>
      </w:r>
      <w:r w:rsidR="00A61F3D">
        <w:rPr>
          <w:rFonts w:ascii="Segoe UI" w:hAnsi="Segoe UI" w:cs="Segoe UI"/>
          <w:color w:val="156082" w:themeColor="accent1"/>
          <w:sz w:val="23"/>
          <w:szCs w:val="23"/>
          <w:shd w:val="clear" w:color="auto" w:fill="FFFFFF"/>
        </w:rPr>
        <w:t>96</w:t>
      </w:r>
      <w:r w:rsidR="0075401D">
        <w:rPr>
          <w:rFonts w:ascii="Segoe UI" w:hAnsi="Segoe UI" w:cs="Segoe UI"/>
          <w:color w:val="156082" w:themeColor="accent1"/>
          <w:sz w:val="23"/>
          <w:szCs w:val="23"/>
          <w:shd w:val="clear" w:color="auto" w:fill="FFFFFF"/>
        </w:rPr>
        <w:t>-9</w:t>
      </w:r>
      <w:r w:rsidR="00A61F3D">
        <w:rPr>
          <w:rFonts w:ascii="Segoe UI" w:hAnsi="Segoe UI" w:cs="Segoe UI"/>
          <w:color w:val="156082" w:themeColor="accent1"/>
          <w:sz w:val="23"/>
          <w:szCs w:val="23"/>
          <w:shd w:val="clear" w:color="auto" w:fill="FFFFFF"/>
        </w:rPr>
        <w:t>38</w:t>
      </w:r>
      <w:r w:rsidR="0075401D">
        <w:rPr>
          <w:rFonts w:ascii="Segoe UI" w:hAnsi="Segoe UI" w:cs="Segoe UI"/>
          <w:color w:val="156082" w:themeColor="accent1"/>
          <w:sz w:val="23"/>
          <w:szCs w:val="23"/>
          <w:shd w:val="clear" w:color="auto" w:fill="FFFFFF"/>
        </w:rPr>
        <w:t xml:space="preserve">. We also discuss the advantages and limitations of the method in much more detail in the new section 3 Advantages and limitations of fluid inclusion barometry. </w:t>
      </w:r>
    </w:p>
    <w:p w14:paraId="44330EC5" w14:textId="268192F2" w:rsidR="0075401D" w:rsidRPr="00E52679" w:rsidRDefault="00A61F3D" w:rsidP="0053091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3EF0702" wp14:editId="7FB5E1C2">
            <wp:extent cx="5295900" cy="1460500"/>
            <wp:effectExtent l="0" t="0" r="0" b="0"/>
            <wp:docPr id="942139751" name="Picture 6"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39751" name="Picture 6" descr="A black background with red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95900" cy="1460500"/>
                    </a:xfrm>
                    <a:prstGeom prst="rect">
                      <a:avLst/>
                    </a:prstGeom>
                  </pic:spPr>
                </pic:pic>
              </a:graphicData>
            </a:graphic>
          </wp:inline>
        </w:drawing>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67874D53"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tephra (</w:t>
      </w:r>
      <w:r w:rsidRPr="00054EAA">
        <w:rPr>
          <w:rFonts w:ascii="Segoe UI" w:hAnsi="Segoe UI" w:cs="Segoe UI"/>
          <w:color w:val="156082" w:themeColor="accent1"/>
          <w:sz w:val="23"/>
          <w:szCs w:val="23"/>
          <w:highlight w:val="yellow"/>
          <w:shd w:val="clear" w:color="auto" w:fill="FFFFFF"/>
        </w:rPr>
        <w:t xml:space="preserve">see for instance </w:t>
      </w:r>
      <w:proofErr w:type="spellStart"/>
      <w:r w:rsidRPr="00054EAA">
        <w:rPr>
          <w:rFonts w:ascii="Segoe UI" w:hAnsi="Segoe UI" w:cs="Segoe UI"/>
          <w:color w:val="156082" w:themeColor="accent1"/>
          <w:sz w:val="23"/>
          <w:szCs w:val="23"/>
          <w:highlight w:val="yellow"/>
          <w:shd w:val="clear" w:color="auto" w:fill="FFFFFF"/>
        </w:rPr>
        <w:t>Hildner</w:t>
      </w:r>
      <w:proofErr w:type="spellEnd"/>
      <w:r w:rsidRPr="00054EAA">
        <w:rPr>
          <w:rFonts w:ascii="Segoe UI" w:hAnsi="Segoe UI" w:cs="Segoe UI"/>
          <w:color w:val="156082" w:themeColor="accent1"/>
          <w:sz w:val="23"/>
          <w:szCs w:val="23"/>
          <w:highlight w:val="yellow"/>
          <w:shd w:val="clear" w:color="auto" w:fill="FFFFFF"/>
        </w:rPr>
        <w:t xml:space="preserve"> 2011</w:t>
      </w:r>
      <w:r>
        <w:rPr>
          <w:rFonts w:ascii="Segoe UI" w:hAnsi="Segoe UI" w:cs="Segoe UI"/>
          <w:color w:val="156082" w:themeColor="accent1"/>
          <w:sz w:val="23"/>
          <w:szCs w:val="23"/>
          <w:shd w:val="clear" w:color="auto" w:fill="FFFFFF"/>
        </w:rPr>
        <w:t xml:space="preserve">). It once again, depends on the trapping conditions and systems. In Devitre and </w:t>
      </w:r>
      <w:proofErr w:type="spellStart"/>
      <w:r>
        <w:rPr>
          <w:rFonts w:ascii="Segoe UI" w:hAnsi="Segoe UI" w:cs="Segoe UI"/>
          <w:color w:val="156082" w:themeColor="accent1"/>
          <w:sz w:val="23"/>
          <w:szCs w:val="23"/>
          <w:shd w:val="clear" w:color="auto" w:fill="FFFFFF"/>
        </w:rPr>
        <w:t>Wieser</w:t>
      </w:r>
      <w:proofErr w:type="spellEnd"/>
      <w:r>
        <w:rPr>
          <w:rFonts w:ascii="Segoe UI" w:hAnsi="Segoe UI" w:cs="Segoe UI"/>
          <w:color w:val="156082" w:themeColor="accent1"/>
          <w:sz w:val="23"/>
          <w:szCs w:val="23"/>
          <w:shd w:val="clear" w:color="auto" w:fill="FFFFFF"/>
        </w:rPr>
        <w:t xml:space="preserve"> 2024 GPL, we discussed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of FI at Kilauea in great length</w:t>
      </w:r>
      <w:r w:rsidR="002811A6">
        <w:rPr>
          <w:rFonts w:ascii="Segoe UI" w:hAnsi="Segoe UI" w:cs="Segoe UI"/>
          <w:color w:val="156082" w:themeColor="accent1"/>
          <w:sz w:val="23"/>
          <w:szCs w:val="23"/>
          <w:shd w:val="clear" w:color="auto" w:fill="FFFFFF"/>
        </w:rPr>
        <w:t xml:space="preserve">. Briefly, we compare lava flow and tephra samples, and model re-equilibration, and find no change within measurement uncertainty for typical lava flow times (&lt;1 % change). </w:t>
      </w:r>
      <w:r>
        <w:rPr>
          <w:rFonts w:ascii="Segoe UI" w:hAnsi="Segoe UI" w:cs="Segoe UI"/>
          <w:color w:val="156082" w:themeColor="accent1"/>
          <w:sz w:val="23"/>
          <w:szCs w:val="23"/>
          <w:shd w:val="clear" w:color="auto" w:fill="FFFFFF"/>
        </w:rPr>
        <w:t xml:space="preserve"> Of course, if the internal pressure of the FI is higher (like in Atlantic OIBs for example), the difference may be larger and 10-20%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could be achieved within 10s of hours at high temperature. In those cases, the appropriate course of action is to model the conditions of the system of interest, which is easily doable using our FI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module in </w:t>
      </w:r>
      <w:proofErr w:type="spellStart"/>
      <w:r>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 xml:space="preserve">. We now  mention in the </w:t>
      </w:r>
      <w:r w:rsidR="0075401D">
        <w:rPr>
          <w:rFonts w:ascii="Segoe UI" w:hAnsi="Segoe UI" w:cs="Segoe UI"/>
          <w:color w:val="156082" w:themeColor="accent1"/>
          <w:sz w:val="23"/>
          <w:szCs w:val="23"/>
          <w:shd w:val="clear" w:color="auto" w:fill="FFFFFF"/>
        </w:rPr>
        <w:t xml:space="preserve">new section 3 (line 560) on the limitations of the method </w:t>
      </w:r>
      <w:r w:rsidR="0053091E">
        <w:rPr>
          <w:rFonts w:ascii="Segoe UI" w:hAnsi="Segoe UI" w:cs="Segoe UI"/>
          <w:color w:val="156082" w:themeColor="accent1"/>
          <w:sz w:val="23"/>
          <w:szCs w:val="23"/>
          <w:shd w:val="clear" w:color="auto" w:fill="FFFFFF"/>
        </w:rPr>
        <w:t xml:space="preserve">that although ideally tephra should be used given that FI in lava flows can re-equilibrate, it is possible to use lava flows and model the effect of transport time and temperature on re-equilibration of the target FI using a model such as that of Wanamaker and Evans 1989, which is implemented in </w:t>
      </w:r>
      <w:proofErr w:type="spellStart"/>
      <w:r w:rsidR="0053091E">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p>
    <w:p w14:paraId="54D115FF" w14:textId="5BD87DFE" w:rsidR="0075401D" w:rsidRDefault="0075401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Lines </w:t>
      </w:r>
      <w:r w:rsidR="00A61F3D">
        <w:rPr>
          <w:rFonts w:ascii="Segoe UI" w:hAnsi="Segoe UI" w:cs="Segoe UI"/>
          <w:color w:val="156082" w:themeColor="accent1"/>
          <w:sz w:val="23"/>
          <w:szCs w:val="23"/>
          <w:shd w:val="clear" w:color="auto" w:fill="FFFFFF"/>
        </w:rPr>
        <w:t>761-776</w:t>
      </w:r>
    </w:p>
    <w:p w14:paraId="3F471ABB" w14:textId="41F7AC7D" w:rsidR="0075401D" w:rsidRDefault="0075401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w:t>
      </w:r>
      <w:ins w:id="143" w:author="Charlotte Devitre" w:date="2024-08-07T15:38:00Z">
        <w:r w:rsidR="00A61F3D" w:rsidRPr="00A61F3D">
          <w:rPr>
            <w:rFonts w:ascii="Segoe UI" w:hAnsi="Segoe UI" w:cs="Segoe UI"/>
            <w:color w:val="156082" w:themeColor="accent1"/>
            <w:sz w:val="23"/>
            <w:szCs w:val="23"/>
            <w:shd w:val="clear" w:color="auto" w:fill="FFFFFF"/>
            <w:lang w:val="en-GB"/>
          </w:rPr>
          <w:t xml:space="preserve">From the perspective of choosing suitable samples for fluid inclusion work,  it has been suggested that fluid inclusions found in lava flow samples may re-equilibrate more readily than those found in tephra </w:t>
        </w:r>
        <w:r w:rsidR="00A61F3D" w:rsidRPr="00A61F3D">
          <w:rPr>
            <w:rFonts w:ascii="Segoe UI" w:hAnsi="Segoe UI" w:cs="Segoe UI"/>
            <w:color w:val="156082" w:themeColor="accent1"/>
            <w:sz w:val="23"/>
            <w:szCs w:val="23"/>
            <w:shd w:val="clear" w:color="auto" w:fill="FFFFFF"/>
            <w:lang w:val="en-GB"/>
          </w:rPr>
          <w:fldChar w:fldCharType="begin"/>
        </w:r>
        <w:r w:rsidR="00A61F3D" w:rsidRPr="00A61F3D">
          <w:rPr>
            <w:rFonts w:ascii="Segoe UI" w:hAnsi="Segoe UI" w:cs="Segoe UI"/>
            <w:color w:val="156082" w:themeColor="accent1"/>
            <w:sz w:val="23"/>
            <w:szCs w:val="23"/>
            <w:shd w:val="clear" w:color="auto" w:fill="FFFFFF"/>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00A61F3D" w:rsidRPr="00A61F3D">
          <w:rPr>
            <w:rFonts w:ascii="Segoe UI" w:hAnsi="Segoe UI" w:cs="Segoe UI"/>
            <w:color w:val="156082" w:themeColor="accent1"/>
            <w:sz w:val="23"/>
            <w:szCs w:val="23"/>
            <w:shd w:val="clear" w:color="auto" w:fill="FFFFFF"/>
            <w:lang w:val="en-GB"/>
          </w:rPr>
          <w:fldChar w:fldCharType="separate"/>
        </w:r>
        <w:r w:rsidR="00A61F3D" w:rsidRPr="00A61F3D">
          <w:rPr>
            <w:rFonts w:ascii="Segoe UI" w:hAnsi="Segoe UI" w:cs="Segoe UI"/>
            <w:color w:val="156082" w:themeColor="accent1"/>
            <w:sz w:val="23"/>
            <w:szCs w:val="23"/>
            <w:shd w:val="clear" w:color="auto" w:fill="FFFFFF"/>
          </w:rPr>
          <w:t>(</w:t>
        </w:r>
        <w:proofErr w:type="spellStart"/>
        <w:r w:rsidR="00A61F3D" w:rsidRPr="00A61F3D">
          <w:rPr>
            <w:rFonts w:ascii="Segoe UI" w:hAnsi="Segoe UI" w:cs="Segoe UI"/>
            <w:color w:val="156082" w:themeColor="accent1"/>
            <w:sz w:val="23"/>
            <w:szCs w:val="23"/>
            <w:shd w:val="clear" w:color="auto" w:fill="FFFFFF"/>
          </w:rPr>
          <w:t>Hildner</w:t>
        </w:r>
        <w:proofErr w:type="spellEnd"/>
        <w:r w:rsidR="00A61F3D" w:rsidRPr="00A61F3D">
          <w:rPr>
            <w:rFonts w:ascii="Segoe UI" w:hAnsi="Segoe UI" w:cs="Segoe UI"/>
            <w:color w:val="156082" w:themeColor="accent1"/>
            <w:sz w:val="23"/>
            <w:szCs w:val="23"/>
            <w:shd w:val="clear" w:color="auto" w:fill="FFFFFF"/>
          </w:rPr>
          <w:t xml:space="preserve"> </w:t>
        </w:r>
        <w:r w:rsidR="00A61F3D" w:rsidRPr="00A61F3D">
          <w:rPr>
            <w:rFonts w:ascii="Segoe UI" w:hAnsi="Segoe UI" w:cs="Segoe UI"/>
            <w:i/>
            <w:iCs/>
            <w:color w:val="156082" w:themeColor="accent1"/>
            <w:sz w:val="23"/>
            <w:szCs w:val="23"/>
            <w:shd w:val="clear" w:color="auto" w:fill="FFFFFF"/>
          </w:rPr>
          <w:t>et al.</w:t>
        </w:r>
        <w:r w:rsidR="00A61F3D" w:rsidRPr="00A61F3D">
          <w:rPr>
            <w:rFonts w:ascii="Segoe UI" w:hAnsi="Segoe UI" w:cs="Segoe UI"/>
            <w:color w:val="156082" w:themeColor="accent1"/>
            <w:sz w:val="23"/>
            <w:szCs w:val="23"/>
            <w:shd w:val="clear" w:color="auto" w:fill="FFFFFF"/>
          </w:rPr>
          <w:t>, 2012)</w:t>
        </w:r>
      </w:ins>
      <w:ins w:id="144" w:author="Charlotte Devitre" w:date="2024-08-07T15:38:00Z" w16du:dateUtc="2024-08-07T22:38:00Z">
        <w:r w:rsidR="00A61F3D" w:rsidRPr="00A61F3D">
          <w:rPr>
            <w:rFonts w:ascii="Segoe UI" w:hAnsi="Segoe UI" w:cs="Segoe UI"/>
            <w:color w:val="156082" w:themeColor="accent1"/>
            <w:sz w:val="23"/>
            <w:szCs w:val="23"/>
            <w:shd w:val="clear" w:color="auto" w:fill="FFFFFF"/>
            <w:lang w:val="en-GB"/>
          </w:rPr>
          <w:fldChar w:fldCharType="end"/>
        </w:r>
      </w:ins>
      <w:ins w:id="145" w:author="Charlotte Devitre" w:date="2024-08-07T15:38:00Z">
        <w:r w:rsidR="00A61F3D" w:rsidRPr="00A61F3D">
          <w:rPr>
            <w:rFonts w:ascii="Segoe UI" w:hAnsi="Segoe UI" w:cs="Segoe UI"/>
            <w:color w:val="156082" w:themeColor="accent1"/>
            <w:sz w:val="23"/>
            <w:szCs w:val="23"/>
            <w:shd w:val="clear" w:color="auto" w:fill="FFFFFF"/>
            <w:lang w:val="en-GB"/>
          </w:rPr>
          <w:t xml:space="preserve"> as they cool slower upon eruption. However, as for the stalling in the crust scenario, this re-equilibration effect will be more significant for fluid inclusions trapped at high-pressures. In shallower systems, no significant difference is observed between naturally quenched lava flow samples and those rapidly quenched in water </w:t>
        </w:r>
        <w:r w:rsidR="00A61F3D" w:rsidRPr="00A61F3D">
          <w:rPr>
            <w:rFonts w:ascii="Segoe UI" w:hAnsi="Segoe UI" w:cs="Segoe UI"/>
            <w:color w:val="156082" w:themeColor="accent1"/>
            <w:sz w:val="23"/>
            <w:szCs w:val="23"/>
            <w:shd w:val="clear" w:color="auto" w:fill="FFFFFF"/>
            <w:lang w:val="en-GB"/>
          </w:rPr>
          <w:fldChar w:fldCharType="begin"/>
        </w:r>
        <w:r w:rsidR="00A61F3D" w:rsidRPr="00A61F3D">
          <w:rPr>
            <w:rFonts w:ascii="Segoe UI" w:hAnsi="Segoe UI" w:cs="Segoe UI"/>
            <w:color w:val="156082" w:themeColor="accent1"/>
            <w:sz w:val="23"/>
            <w:szCs w:val="23"/>
            <w:shd w:val="clear" w:color="auto" w:fill="FFFFFF"/>
            <w:lang w:val="en-GB"/>
          </w:rPr>
          <w:instrText xml:space="preserve"> ADDIN ZOTERO_ITEM CSL_CITATION {"citationID":"5IhBD4RK","properties":{"formattedCitation":"(DeVitre and Wieser, 2024)","plainCitation":"(DeVitre and Wieser, 2024)","noteIndex":0},"citationItems":[{"id":"y1MsH9fC/wS22uYEO","uris":["http://zotero.org/users/9451925/items/FWZK55EA"],"itemData":{"id":"arzDaMLZ/A0bNtyhX","type":"article-journal","abstract":"Interpreting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61F3D" w:rsidRPr="00A61F3D">
          <w:rPr>
            <w:rFonts w:ascii="Segoe UI" w:hAnsi="Segoe UI" w:cs="Segoe UI"/>
            <w:color w:val="156082" w:themeColor="accent1"/>
            <w:sz w:val="23"/>
            <w:szCs w:val="23"/>
            <w:shd w:val="clear" w:color="auto" w:fill="FFFFFF"/>
            <w:lang w:val="en-GB"/>
          </w:rPr>
          <w:fldChar w:fldCharType="separate"/>
        </w:r>
        <w:r w:rsidR="00A61F3D" w:rsidRPr="00A61F3D">
          <w:rPr>
            <w:rFonts w:ascii="Segoe UI" w:hAnsi="Segoe UI" w:cs="Segoe UI"/>
            <w:color w:val="156082" w:themeColor="accent1"/>
            <w:sz w:val="23"/>
            <w:szCs w:val="23"/>
            <w:shd w:val="clear" w:color="auto" w:fill="FFFFFF"/>
            <w:lang w:val="en-GB"/>
          </w:rPr>
          <w:t>(</w:t>
        </w:r>
        <w:proofErr w:type="spellStart"/>
        <w:r w:rsidR="00A61F3D" w:rsidRPr="00A61F3D">
          <w:rPr>
            <w:rFonts w:ascii="Segoe UI" w:hAnsi="Segoe UI" w:cs="Segoe UI"/>
            <w:color w:val="156082" w:themeColor="accent1"/>
            <w:sz w:val="23"/>
            <w:szCs w:val="23"/>
            <w:shd w:val="clear" w:color="auto" w:fill="FFFFFF"/>
            <w:lang w:val="en-GB"/>
          </w:rPr>
          <w:t>DeVitre</w:t>
        </w:r>
        <w:proofErr w:type="spellEnd"/>
        <w:r w:rsidR="00A61F3D" w:rsidRPr="00A61F3D">
          <w:rPr>
            <w:rFonts w:ascii="Segoe UI" w:hAnsi="Segoe UI" w:cs="Segoe UI"/>
            <w:color w:val="156082" w:themeColor="accent1"/>
            <w:sz w:val="23"/>
            <w:szCs w:val="23"/>
            <w:shd w:val="clear" w:color="auto" w:fill="FFFFFF"/>
            <w:lang w:val="en-GB"/>
          </w:rPr>
          <w:t xml:space="preserve"> and </w:t>
        </w:r>
        <w:proofErr w:type="spellStart"/>
        <w:r w:rsidR="00A61F3D" w:rsidRPr="00A61F3D">
          <w:rPr>
            <w:rFonts w:ascii="Segoe UI" w:hAnsi="Segoe UI" w:cs="Segoe UI"/>
            <w:color w:val="156082" w:themeColor="accent1"/>
            <w:sz w:val="23"/>
            <w:szCs w:val="23"/>
            <w:shd w:val="clear" w:color="auto" w:fill="FFFFFF"/>
            <w:lang w:val="en-GB"/>
          </w:rPr>
          <w:t>Wieser</w:t>
        </w:r>
        <w:proofErr w:type="spellEnd"/>
        <w:r w:rsidR="00A61F3D" w:rsidRPr="00A61F3D">
          <w:rPr>
            <w:rFonts w:ascii="Segoe UI" w:hAnsi="Segoe UI" w:cs="Segoe UI"/>
            <w:color w:val="156082" w:themeColor="accent1"/>
            <w:sz w:val="23"/>
            <w:szCs w:val="23"/>
            <w:shd w:val="clear" w:color="auto" w:fill="FFFFFF"/>
            <w:lang w:val="en-GB"/>
          </w:rPr>
          <w:t>, 2024)</w:t>
        </w:r>
      </w:ins>
      <w:ins w:id="146" w:author="Charlotte Devitre" w:date="2024-08-07T15:38:00Z" w16du:dateUtc="2024-08-07T22:38:00Z">
        <w:r w:rsidR="00A61F3D" w:rsidRPr="00A61F3D">
          <w:rPr>
            <w:rFonts w:ascii="Segoe UI" w:hAnsi="Segoe UI" w:cs="Segoe UI"/>
            <w:color w:val="156082" w:themeColor="accent1"/>
            <w:sz w:val="23"/>
            <w:szCs w:val="23"/>
            <w:shd w:val="clear" w:color="auto" w:fill="FFFFFF"/>
            <w:lang w:val="en-GB"/>
          </w:rPr>
          <w:fldChar w:fldCharType="end"/>
        </w:r>
      </w:ins>
      <w:ins w:id="147" w:author="Charlotte Devitre" w:date="2024-08-07T15:38:00Z">
        <w:r w:rsidR="00A61F3D" w:rsidRPr="00A61F3D">
          <w:rPr>
            <w:rFonts w:ascii="Segoe UI" w:hAnsi="Segoe UI" w:cs="Segoe UI"/>
            <w:color w:val="156082" w:themeColor="accent1"/>
            <w:sz w:val="23"/>
            <w:szCs w:val="23"/>
            <w:shd w:val="clear" w:color="auto" w:fill="FFFFFF"/>
            <w:lang w:val="en-GB"/>
          </w:rPr>
          <w:t xml:space="preserve">, and re-equilibration models do not predict any changes in density outside analytical uncertainty. For a given fluid inclusion density, size, and ascent path, it is possible to model the predicted re-equilibration scenario using a plastic deformation model, allowing assessment of the possible influence of equilibration on the measured density  </w:t>
        </w:r>
        <w:r w:rsidR="00A61F3D" w:rsidRPr="00A61F3D">
          <w:rPr>
            <w:rFonts w:ascii="Segoe UI" w:hAnsi="Segoe UI" w:cs="Segoe UI"/>
            <w:color w:val="156082" w:themeColor="accent1"/>
            <w:sz w:val="23"/>
            <w:szCs w:val="23"/>
            <w:shd w:val="clear" w:color="auto" w:fill="FFFFFF"/>
            <w:lang w:val="en-GB"/>
          </w:rPr>
          <w:fldChar w:fldCharType="begin"/>
        </w:r>
        <w:r w:rsidR="00A61F3D" w:rsidRPr="00A61F3D">
          <w:rPr>
            <w:rFonts w:ascii="Segoe UI" w:hAnsi="Segoe UI" w:cs="Segoe UI"/>
            <w:color w:val="156082" w:themeColor="accent1"/>
            <w:sz w:val="23"/>
            <w:szCs w:val="23"/>
            <w:shd w:val="clear" w:color="auto" w:fill="FFFFFF"/>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100</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 xml:space="preserve">, and slower along </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001</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 xml:space="preserve"> and </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010</w:instrText>
        </w:r>
        <w:r w:rsidR="00A61F3D" w:rsidRPr="00A61F3D">
          <w:rPr>
            <w:rFonts w:ascii="MS Gothic" w:eastAsia="MS Gothic" w:hAnsi="MS Gothic" w:cs="MS Gothic" w:hint="eastAsia"/>
            <w:color w:val="156082" w:themeColor="accent1"/>
            <w:sz w:val="23"/>
            <w:szCs w:val="23"/>
            <w:shd w:val="clear" w:color="auto" w:fill="FFFFFF"/>
            <w:lang w:val="en-GB"/>
          </w:rPr>
          <w:instrText>〉</w:instrText>
        </w:r>
        <w:r w:rsidR="00A61F3D" w:rsidRPr="00A61F3D">
          <w:rPr>
            <w:rFonts w:ascii="Segoe UI" w:hAnsi="Segoe UI" w:cs="Segoe UI"/>
            <w:color w:val="156082" w:themeColor="accent1"/>
            <w:sz w:val="23"/>
            <w:szCs w:val="23"/>
            <w:shd w:val="clear" w:color="auto" w:fill="FFFFFF"/>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61F3D" w:rsidRPr="00A61F3D">
          <w:rPr>
            <w:rFonts w:ascii="Segoe UI" w:hAnsi="Segoe UI" w:cs="Segoe UI"/>
            <w:color w:val="156082" w:themeColor="accent1"/>
            <w:sz w:val="23"/>
            <w:szCs w:val="23"/>
            <w:shd w:val="clear" w:color="auto" w:fill="FFFFFF"/>
            <w:lang w:val="en-GB"/>
          </w:rPr>
          <w:fldChar w:fldCharType="separate"/>
        </w:r>
        <w:r w:rsidR="00A61F3D" w:rsidRPr="00A61F3D">
          <w:rPr>
            <w:rFonts w:ascii="Segoe UI" w:hAnsi="Segoe UI" w:cs="Segoe UI"/>
            <w:color w:val="156082" w:themeColor="accent1"/>
            <w:sz w:val="23"/>
            <w:szCs w:val="23"/>
            <w:shd w:val="clear" w:color="auto" w:fill="FFFFFF"/>
          </w:rPr>
          <w:t xml:space="preserve">(Wanamaker and Evans, 1989; Yamamoto </w:t>
        </w:r>
        <w:r w:rsidR="00A61F3D" w:rsidRPr="00A61F3D">
          <w:rPr>
            <w:rFonts w:ascii="Segoe UI" w:hAnsi="Segoe UI" w:cs="Segoe UI"/>
            <w:i/>
            <w:iCs/>
            <w:color w:val="156082" w:themeColor="accent1"/>
            <w:sz w:val="23"/>
            <w:szCs w:val="23"/>
            <w:shd w:val="clear" w:color="auto" w:fill="FFFFFF"/>
          </w:rPr>
          <w:t>et al.</w:t>
        </w:r>
        <w:r w:rsidR="00A61F3D" w:rsidRPr="00A61F3D">
          <w:rPr>
            <w:rFonts w:ascii="Segoe UI" w:hAnsi="Segoe UI" w:cs="Segoe UI"/>
            <w:color w:val="156082" w:themeColor="accent1"/>
            <w:sz w:val="23"/>
            <w:szCs w:val="23"/>
            <w:shd w:val="clear" w:color="auto" w:fill="FFFFFF"/>
          </w:rPr>
          <w:t xml:space="preserve">, 2007; </w:t>
        </w:r>
        <w:proofErr w:type="spellStart"/>
        <w:r w:rsidR="00A61F3D" w:rsidRPr="00A61F3D">
          <w:rPr>
            <w:rFonts w:ascii="Segoe UI" w:hAnsi="Segoe UI" w:cs="Segoe UI"/>
            <w:color w:val="156082" w:themeColor="accent1"/>
            <w:sz w:val="23"/>
            <w:szCs w:val="23"/>
            <w:shd w:val="clear" w:color="auto" w:fill="FFFFFF"/>
          </w:rPr>
          <w:t>DeVitre</w:t>
        </w:r>
        <w:proofErr w:type="spellEnd"/>
        <w:r w:rsidR="00A61F3D" w:rsidRPr="00A61F3D">
          <w:rPr>
            <w:rFonts w:ascii="Segoe UI" w:hAnsi="Segoe UI" w:cs="Segoe UI"/>
            <w:color w:val="156082" w:themeColor="accent1"/>
            <w:sz w:val="23"/>
            <w:szCs w:val="23"/>
            <w:shd w:val="clear" w:color="auto" w:fill="FFFFFF"/>
          </w:rPr>
          <w:t xml:space="preserve"> and </w:t>
        </w:r>
        <w:proofErr w:type="spellStart"/>
        <w:r w:rsidR="00A61F3D" w:rsidRPr="00A61F3D">
          <w:rPr>
            <w:rFonts w:ascii="Segoe UI" w:hAnsi="Segoe UI" w:cs="Segoe UI"/>
            <w:color w:val="156082" w:themeColor="accent1"/>
            <w:sz w:val="23"/>
            <w:szCs w:val="23"/>
            <w:shd w:val="clear" w:color="auto" w:fill="FFFFFF"/>
          </w:rPr>
          <w:t>Wieser</w:t>
        </w:r>
        <w:proofErr w:type="spellEnd"/>
        <w:r w:rsidR="00A61F3D" w:rsidRPr="00A61F3D">
          <w:rPr>
            <w:rFonts w:ascii="Segoe UI" w:hAnsi="Segoe UI" w:cs="Segoe UI"/>
            <w:color w:val="156082" w:themeColor="accent1"/>
            <w:sz w:val="23"/>
            <w:szCs w:val="23"/>
            <w:shd w:val="clear" w:color="auto" w:fill="FFFFFF"/>
          </w:rPr>
          <w:t>, 2024)</w:t>
        </w:r>
      </w:ins>
      <w:ins w:id="148" w:author="Charlotte Devitre" w:date="2024-08-07T15:38:00Z" w16du:dateUtc="2024-08-07T22:38:00Z">
        <w:r w:rsidR="00A61F3D" w:rsidRPr="00A61F3D">
          <w:rPr>
            <w:rFonts w:ascii="Segoe UI" w:hAnsi="Segoe UI" w:cs="Segoe UI"/>
            <w:color w:val="156082" w:themeColor="accent1"/>
            <w:sz w:val="23"/>
            <w:szCs w:val="23"/>
            <w:shd w:val="clear" w:color="auto" w:fill="FFFFFF"/>
            <w:lang w:val="en-GB"/>
          </w:rPr>
          <w:fldChar w:fldCharType="end"/>
        </w:r>
      </w:ins>
      <w:ins w:id="149" w:author="Charlotte Devitre" w:date="2024-08-07T15:38:00Z">
        <w:r w:rsidR="00A61F3D" w:rsidRPr="00A61F3D">
          <w:rPr>
            <w:rFonts w:ascii="Segoe UI" w:hAnsi="Segoe UI" w:cs="Segoe UI"/>
            <w:color w:val="156082" w:themeColor="accent1"/>
            <w:sz w:val="23"/>
            <w:szCs w:val="23"/>
            <w:shd w:val="clear" w:color="auto" w:fill="FFFFFF"/>
            <w:lang w:val="en-GB"/>
          </w:rPr>
          <w:t xml:space="preserve">. We suggest that such models are run when evaluating a suite of samples for rapid response barometry. Once the first few densities are obtained on the Raman and the inclusion sizes measured, models for different re-equilibration scenarios should be considered (e.g. </w:t>
        </w:r>
        <w:proofErr w:type="spellStart"/>
        <w:r w:rsidR="00A61F3D" w:rsidRPr="00A61F3D">
          <w:rPr>
            <w:rFonts w:ascii="Segoe UI" w:hAnsi="Segoe UI" w:cs="Segoe UI"/>
            <w:color w:val="156082" w:themeColor="accent1"/>
            <w:sz w:val="23"/>
            <w:szCs w:val="23"/>
            <w:shd w:val="clear" w:color="auto" w:fill="FFFFFF"/>
            <w:lang w:val="en-GB"/>
          </w:rPr>
          <w:t>syn</w:t>
        </w:r>
        <w:proofErr w:type="spellEnd"/>
        <w:r w:rsidR="00A61F3D" w:rsidRPr="00A61F3D">
          <w:rPr>
            <w:rFonts w:ascii="Segoe UI" w:hAnsi="Segoe UI" w:cs="Segoe UI"/>
            <w:color w:val="156082" w:themeColor="accent1"/>
            <w:sz w:val="23"/>
            <w:szCs w:val="23"/>
            <w:shd w:val="clear" w:color="auto" w:fill="FFFFFF"/>
            <w:lang w:val="en-GB"/>
          </w:rPr>
          <w:t>-eruptive quenching, crustal stalling) before interpreting and reporting results</w:t>
        </w:r>
        <w:proofErr w:type="gramStart"/>
        <w:r w:rsidR="00A61F3D" w:rsidRPr="00A61F3D">
          <w:rPr>
            <w:rFonts w:ascii="Segoe UI" w:hAnsi="Segoe UI" w:cs="Segoe UI"/>
            <w:color w:val="156082" w:themeColor="accent1"/>
            <w:sz w:val="23"/>
            <w:szCs w:val="23"/>
            <w:shd w:val="clear" w:color="auto" w:fill="FFFFFF"/>
            <w:lang w:val="en-GB"/>
          </w:rPr>
          <w:t xml:space="preserve">. </w:t>
        </w:r>
      </w:ins>
      <w:r w:rsidRPr="0075401D">
        <w:rPr>
          <w:rFonts w:ascii="Segoe UI" w:hAnsi="Segoe UI" w:cs="Segoe UI"/>
          <w:color w:val="156082" w:themeColor="accent1"/>
          <w:sz w:val="23"/>
          <w:szCs w:val="23"/>
          <w:shd w:val="clear" w:color="auto" w:fill="FFFFFF"/>
          <w:lang w:val="en-GB"/>
        </w:rPr>
        <w:t>.</w:t>
      </w:r>
      <w:proofErr w:type="gramEnd"/>
      <w:r>
        <w:rPr>
          <w:rFonts w:ascii="Segoe UI" w:hAnsi="Segoe UI" w:cs="Segoe UI"/>
          <w:color w:val="156082" w:themeColor="accent1"/>
          <w:sz w:val="23"/>
          <w:szCs w:val="23"/>
          <w:shd w:val="clear" w:color="auto" w:fill="FFFFFF"/>
        </w:rPr>
        <w:t>”</w:t>
      </w:r>
    </w:p>
    <w:p w14:paraId="637302D9" w14:textId="77777777" w:rsidR="0075401D" w:rsidRPr="0075401D" w:rsidRDefault="0075401D" w:rsidP="006E5F38">
      <w:pPr>
        <w:rPr>
          <w:rFonts w:ascii="Segoe UI" w:hAnsi="Segoe UI" w:cs="Segoe UI"/>
          <w:color w:val="156082" w:themeColor="accent1"/>
          <w:sz w:val="23"/>
          <w:szCs w:val="23"/>
          <w:shd w:val="clear" w:color="auto" w:fill="FFFFFF"/>
          <w:lang w:val="en-GB"/>
        </w:rPr>
      </w:pP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7BE1EB74"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w:t>
      </w:r>
      <w:r w:rsidR="00A61F3D">
        <w:rPr>
          <w:rFonts w:ascii="Segoe UI" w:hAnsi="Segoe UI" w:cs="Segoe UI"/>
          <w:color w:val="156082" w:themeColor="accent1"/>
          <w:sz w:val="23"/>
          <w:szCs w:val="23"/>
          <w:shd w:val="clear" w:color="auto" w:fill="FFFFFF"/>
        </w:rPr>
        <w:t xml:space="preserve">likely </w:t>
      </w:r>
      <w:r>
        <w:rPr>
          <w:rFonts w:ascii="Segoe UI" w:hAnsi="Segoe UI" w:cs="Segoe UI"/>
          <w:color w:val="156082" w:themeColor="accent1"/>
          <w:sz w:val="23"/>
          <w:szCs w:val="23"/>
          <w:shd w:val="clear" w:color="auto" w:fill="FFFFFF"/>
        </w:rPr>
        <w:t xml:space="preserve">be applicable as </w:t>
      </w:r>
      <w:r w:rsidR="000A677A">
        <w:rPr>
          <w:rFonts w:ascii="Segoe UI" w:hAnsi="Segoe UI" w:cs="Segoe UI"/>
          <w:color w:val="156082" w:themeColor="accent1"/>
          <w:sz w:val="23"/>
          <w:szCs w:val="23"/>
          <w:shd w:val="clear" w:color="auto" w:fill="FFFFFF"/>
        </w:rPr>
        <w:t>shown on Fig</w:t>
      </w:r>
      <w:r w:rsidR="00A61F3D">
        <w:rPr>
          <w:rFonts w:ascii="Segoe UI" w:hAnsi="Segoe UI" w:cs="Segoe UI"/>
          <w:color w:val="156082" w:themeColor="accent1"/>
          <w:sz w:val="23"/>
          <w:szCs w:val="23"/>
          <w:shd w:val="clear" w:color="auto" w:fill="FFFFFF"/>
        </w:rPr>
        <w:t>4</w:t>
      </w:r>
      <w:r w:rsidR="000A677A">
        <w:rPr>
          <w:rFonts w:ascii="Segoe UI" w:hAnsi="Segoe UI" w:cs="Segoe UI"/>
          <w:color w:val="156082" w:themeColor="accent1"/>
          <w:sz w:val="23"/>
          <w:szCs w:val="23"/>
          <w:shd w:val="clear" w:color="auto" w:fill="FFFFFF"/>
        </w:rPr>
        <w:t xml:space="preserve">. The Aeolian arc is in general much too wet, </w:t>
      </w:r>
      <w:r w:rsidR="00A61F3D">
        <w:rPr>
          <w:rFonts w:ascii="Segoe UI" w:hAnsi="Segoe UI" w:cs="Segoe UI"/>
          <w:color w:val="156082" w:themeColor="accent1"/>
          <w:sz w:val="23"/>
          <w:szCs w:val="23"/>
          <w:shd w:val="clear" w:color="auto" w:fill="FFFFFF"/>
        </w:rPr>
        <w:t xml:space="preserve">thus </w:t>
      </w:r>
      <w:r w:rsidR="000A677A">
        <w:rPr>
          <w:rFonts w:ascii="Segoe UI" w:hAnsi="Segoe UI" w:cs="Segoe UI"/>
          <w:color w:val="156082" w:themeColor="accent1"/>
          <w:sz w:val="23"/>
          <w:szCs w:val="23"/>
          <w:shd w:val="clear" w:color="auto" w:fill="FFFFFF"/>
        </w:rPr>
        <w:t>XH2O in the fluid is very elevated</w:t>
      </w:r>
      <w:r w:rsidR="00A61F3D">
        <w:rPr>
          <w:rFonts w:ascii="Segoe UI" w:hAnsi="Segoe UI" w:cs="Segoe UI"/>
          <w:color w:val="156082" w:themeColor="accent1"/>
          <w:sz w:val="23"/>
          <w:szCs w:val="23"/>
          <w:shd w:val="clear" w:color="auto" w:fill="FFFFFF"/>
        </w:rPr>
        <w:t xml:space="preserve"> as is the case of many arc volcanoes around the world</w:t>
      </w:r>
      <w:r w:rsidR="000A677A">
        <w:rPr>
          <w:rFonts w:ascii="Segoe UI" w:hAnsi="Segoe UI" w:cs="Segoe UI"/>
          <w:color w:val="156082" w:themeColor="accent1"/>
          <w:sz w:val="23"/>
          <w:szCs w:val="23"/>
          <w:shd w:val="clear" w:color="auto" w:fill="FFFFFF"/>
        </w:rPr>
        <w:t xml:space="preserve">. We do not suggest that this method is useful at every volcano in the world – just like any other method, it has limitations. </w:t>
      </w:r>
      <w:r w:rsidR="002811A6">
        <w:rPr>
          <w:rFonts w:ascii="Segoe UI" w:hAnsi="Segoe UI" w:cs="Segoe UI"/>
          <w:color w:val="156082" w:themeColor="accent1"/>
          <w:sz w:val="23"/>
          <w:szCs w:val="23"/>
          <w:shd w:val="clear" w:color="auto" w:fill="FFFFFF"/>
        </w:rPr>
        <w:t xml:space="preserve">The strength of this technique is at lower XH2O volcanoes, which tend to display more lava-flow or fire fountain dominated eruptions, which are </w:t>
      </w:r>
      <w:r w:rsidR="00A61F3D">
        <w:rPr>
          <w:rFonts w:ascii="Segoe UI" w:hAnsi="Segoe UI" w:cs="Segoe UI"/>
          <w:color w:val="156082" w:themeColor="accent1"/>
          <w:sz w:val="23"/>
          <w:szCs w:val="23"/>
          <w:shd w:val="clear" w:color="auto" w:fill="FFFFFF"/>
        </w:rPr>
        <w:t>easier</w:t>
      </w:r>
      <w:r w:rsidR="002811A6">
        <w:rPr>
          <w:rFonts w:ascii="Segoe UI" w:hAnsi="Segoe UI" w:cs="Segoe UI"/>
          <w:color w:val="156082" w:themeColor="accent1"/>
          <w:sz w:val="23"/>
          <w:szCs w:val="23"/>
          <w:shd w:val="clear" w:color="auto" w:fill="FFFFFF"/>
        </w:rPr>
        <w:t xml:space="preserve"> to sample.  </w:t>
      </w:r>
    </w:p>
    <w:p w14:paraId="58B8DF5C" w14:textId="650334CB" w:rsidR="00A61F3D" w:rsidRDefault="00A61F3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t>
      </w:r>
      <w:r w:rsidR="002E16F3">
        <w:rPr>
          <w:rFonts w:ascii="Segoe UI" w:hAnsi="Segoe UI" w:cs="Segoe UI"/>
          <w:color w:val="156082" w:themeColor="accent1"/>
          <w:sz w:val="23"/>
          <w:szCs w:val="23"/>
          <w:shd w:val="clear" w:color="auto" w:fill="FFFFFF"/>
        </w:rPr>
        <w:t xml:space="preserve">note that sometimes it is possible to collect tephra from explosive events. For example, during </w:t>
      </w:r>
      <w:r>
        <w:rPr>
          <w:rFonts w:ascii="Segoe UI" w:hAnsi="Segoe UI" w:cs="Segoe UI"/>
          <w:color w:val="156082" w:themeColor="accent1"/>
          <w:sz w:val="23"/>
          <w:szCs w:val="23"/>
          <w:shd w:val="clear" w:color="auto" w:fill="FFFFFF"/>
        </w:rPr>
        <w:t xml:space="preserve">the explosive </w:t>
      </w:r>
      <w:r w:rsidR="002E16F3">
        <w:rPr>
          <w:rFonts w:ascii="Segoe UI" w:hAnsi="Segoe UI" w:cs="Segoe UI"/>
          <w:color w:val="156082" w:themeColor="accent1"/>
          <w:sz w:val="23"/>
          <w:szCs w:val="23"/>
          <w:shd w:val="clear" w:color="auto" w:fill="FFFFFF"/>
        </w:rPr>
        <w:t xml:space="preserve">2016-2017 </w:t>
      </w:r>
      <w:r>
        <w:rPr>
          <w:rFonts w:ascii="Segoe UI" w:hAnsi="Segoe UI" w:cs="Segoe UI"/>
          <w:color w:val="156082" w:themeColor="accent1"/>
          <w:sz w:val="23"/>
          <w:szCs w:val="23"/>
          <w:shd w:val="clear" w:color="auto" w:fill="FFFFFF"/>
        </w:rPr>
        <w:t>eruptions of Turrialba volcano (</w:t>
      </w:r>
      <w:proofErr w:type="spellStart"/>
      <w:r>
        <w:rPr>
          <w:rFonts w:ascii="Segoe UI" w:hAnsi="Segoe UI" w:cs="Segoe UI"/>
          <w:color w:val="156082" w:themeColor="accent1"/>
          <w:sz w:val="23"/>
          <w:szCs w:val="23"/>
          <w:shd w:val="clear" w:color="auto" w:fill="FFFFFF"/>
        </w:rPr>
        <w:t>DeVitre</w:t>
      </w:r>
      <w:proofErr w:type="spellEnd"/>
      <w:r>
        <w:rPr>
          <w:rFonts w:ascii="Segoe UI" w:hAnsi="Segoe UI" w:cs="Segoe UI"/>
          <w:color w:val="156082" w:themeColor="accent1"/>
          <w:sz w:val="23"/>
          <w:szCs w:val="23"/>
          <w:shd w:val="clear" w:color="auto" w:fill="FFFFFF"/>
        </w:rPr>
        <w:t xml:space="preserve"> et al., 2019) we sampled </w:t>
      </w:r>
      <w:r w:rsidR="002E16F3">
        <w:rPr>
          <w:rFonts w:ascii="Segoe UI" w:hAnsi="Segoe UI" w:cs="Segoe UI"/>
          <w:color w:val="156082" w:themeColor="accent1"/>
          <w:sz w:val="23"/>
          <w:szCs w:val="23"/>
          <w:shd w:val="clear" w:color="auto" w:fill="FFFFFF"/>
        </w:rPr>
        <w:t>tephra that deposited on pre-existing solar panels of seismic stations and/or clean buckets as well as made use of community sampling for more distal tephra (away from the 5km exclusion zone around the volcano). We would collect, when possible, between eruptive phases. Certainly, this is not always possible, but again not every method I useful everywhere!</w:t>
      </w:r>
    </w:p>
    <w:p w14:paraId="0F763C04" w14:textId="77777777" w:rsidR="002E16F3" w:rsidRPr="00054EAA" w:rsidRDefault="002E16F3" w:rsidP="006E5F38">
      <w:pPr>
        <w:rPr>
          <w:rFonts w:ascii="Segoe UI" w:hAnsi="Segoe UI" w:cs="Segoe UI"/>
          <w:color w:val="156082" w:themeColor="accent1"/>
          <w:sz w:val="23"/>
          <w:szCs w:val="23"/>
          <w:shd w:val="clear" w:color="auto" w:fill="FFFFFF"/>
        </w:rPr>
      </w:pPr>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74D8B5C7"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 EOS is not specific to the host, it is specific to the fluid. For example, the Span and Wagner (1996) EOS is for pure CO2. The Duan and Zhang (2006) is for H2O-CO2 mixtures. These EOS are applicable regardless of the host, they are just the fluid’s properties. </w:t>
      </w:r>
      <w:r w:rsidR="002811A6">
        <w:rPr>
          <w:rFonts w:ascii="Segoe UI" w:hAnsi="Segoe UI" w:cs="Segoe UI"/>
          <w:color w:val="156082" w:themeColor="accent1"/>
          <w:sz w:val="23"/>
          <w:szCs w:val="23"/>
          <w:shd w:val="clear" w:color="auto" w:fill="FFFFFF"/>
        </w:rPr>
        <w:t>The assumption is that the volume of the void has stayed constant since trapping (</w:t>
      </w:r>
      <w:proofErr w:type="spellStart"/>
      <w:r w:rsidR="0075401D">
        <w:rPr>
          <w:rFonts w:ascii="Segoe UI" w:hAnsi="Segoe UI" w:cs="Segoe UI"/>
          <w:color w:val="156082" w:themeColor="accent1"/>
          <w:sz w:val="23"/>
          <w:szCs w:val="23"/>
          <w:shd w:val="clear" w:color="auto" w:fill="FFFFFF"/>
        </w:rPr>
        <w:t>Roedder</w:t>
      </w:r>
      <w:proofErr w:type="spellEnd"/>
      <w:r w:rsidR="0075401D">
        <w:rPr>
          <w:rFonts w:ascii="Segoe UI" w:hAnsi="Segoe UI" w:cs="Segoe UI"/>
          <w:color w:val="156082" w:themeColor="accent1"/>
          <w:sz w:val="23"/>
          <w:szCs w:val="23"/>
          <w:shd w:val="clear" w:color="auto" w:fill="FFFFFF"/>
        </w:rPr>
        <w:t xml:space="preserve"> 1984</w:t>
      </w:r>
      <w:r w:rsidR="002811A6">
        <w:rPr>
          <w:rFonts w:ascii="Segoe UI" w:hAnsi="Segoe UI" w:cs="Segoe UI"/>
          <w:color w:val="156082" w:themeColor="accent1"/>
          <w:sz w:val="23"/>
          <w:szCs w:val="23"/>
          <w:shd w:val="clear" w:color="auto" w:fill="FFFFFF"/>
        </w:rPr>
        <w:t xml:space="preserve">). </w:t>
      </w:r>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5A931E82" w14:textId="48B6A888" w:rsidR="002811A6"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r w:rsidR="002811A6">
        <w:rPr>
          <w:rFonts w:ascii="Segoe UI" w:hAnsi="Segoe UI" w:cs="Segoe UI"/>
          <w:color w:val="242424"/>
          <w:sz w:val="23"/>
          <w:szCs w:val="23"/>
          <w:shd w:val="clear" w:color="auto" w:fill="FFFFFF"/>
        </w:rPr>
        <w:t xml:space="preserve">. </w:t>
      </w:r>
    </w:p>
    <w:p w14:paraId="086011F2" w14:textId="689D1B65" w:rsidR="00A83870" w:rsidRDefault="00A83870" w:rsidP="006E5F38">
      <w:pPr>
        <w:rPr>
          <w:color w:val="156082" w:themeColor="accent1"/>
        </w:rPr>
      </w:pPr>
      <w:r>
        <w:rPr>
          <w:color w:val="156082" w:themeColor="accent1"/>
        </w:rPr>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62B14AB9" w:rsidR="00A83870" w:rsidRPr="00A83870" w:rsidRDefault="00A83870" w:rsidP="006E5F38">
      <w:pPr>
        <w:rPr>
          <w:color w:val="156082" w:themeColor="accent1"/>
        </w:rPr>
      </w:pPr>
      <w:r w:rsidRPr="00B22248">
        <w:rPr>
          <w:color w:val="156082" w:themeColor="accent1"/>
        </w:rPr>
        <w:t xml:space="preserve">In accordance with reviewer#1 and #3, we extended the paper and now include </w:t>
      </w:r>
      <w:r w:rsidR="0053091E" w:rsidRPr="00B22248">
        <w:rPr>
          <w:color w:val="156082" w:themeColor="accent1"/>
        </w:rPr>
        <w:t>more</w:t>
      </w:r>
      <w:r w:rsidR="0053091E">
        <w:rPr>
          <w:color w:val="156082" w:themeColor="accent1"/>
        </w:rPr>
        <w:t xml:space="preserve"> specifics on </w:t>
      </w:r>
      <w:r w:rsidR="00B22248">
        <w:rPr>
          <w:color w:val="156082" w:themeColor="accent1"/>
        </w:rPr>
        <w:t>applying</w:t>
      </w:r>
      <w:r w:rsidR="0053091E">
        <w:rPr>
          <w:color w:val="156082" w:themeColor="accent1"/>
        </w:rPr>
        <w:t xml:space="preserve"> the method under different information scenarios.</w:t>
      </w:r>
      <w:r w:rsidR="0075401D">
        <w:rPr>
          <w:color w:val="156082" w:themeColor="accent1"/>
        </w:rPr>
        <w:t xml:space="preserve"> We also added a section on advantages and limitations of the method</w:t>
      </w:r>
      <w:r w:rsidR="00B22248">
        <w:rPr>
          <w:color w:val="156082" w:themeColor="accent1"/>
        </w:rPr>
        <w:t xml:space="preserve"> (line 619) and a section on the</w:t>
      </w:r>
      <w:r w:rsidR="00B22248" w:rsidRPr="00B22248">
        <w:rPr>
          <w:color w:val="156082" w:themeColor="accent1"/>
        </w:rPr>
        <w:t xml:space="preserve"> Relevance of near-real-time data for observatories</w:t>
      </w:r>
      <w:r w:rsidR="00B22248">
        <w:rPr>
          <w:color w:val="156082" w:themeColor="accent1"/>
        </w:rPr>
        <w:t xml:space="preserve"> (line 1024). </w:t>
      </w:r>
    </w:p>
    <w:sectPr w:rsidR="00A83870" w:rsidRPr="00A83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4EAA"/>
    <w:rsid w:val="00056E1C"/>
    <w:rsid w:val="000A677A"/>
    <w:rsid w:val="00103DAC"/>
    <w:rsid w:val="001116C4"/>
    <w:rsid w:val="00111B01"/>
    <w:rsid w:val="0019556C"/>
    <w:rsid w:val="002471A4"/>
    <w:rsid w:val="00256EAB"/>
    <w:rsid w:val="002811A6"/>
    <w:rsid w:val="002C089A"/>
    <w:rsid w:val="002C1AC8"/>
    <w:rsid w:val="002C1DAB"/>
    <w:rsid w:val="002E16F3"/>
    <w:rsid w:val="002F58CD"/>
    <w:rsid w:val="003500C9"/>
    <w:rsid w:val="00364418"/>
    <w:rsid w:val="003B2E62"/>
    <w:rsid w:val="003D356C"/>
    <w:rsid w:val="00482D87"/>
    <w:rsid w:val="00494E99"/>
    <w:rsid w:val="004C5BBD"/>
    <w:rsid w:val="005069F2"/>
    <w:rsid w:val="0053091E"/>
    <w:rsid w:val="00603281"/>
    <w:rsid w:val="006218E0"/>
    <w:rsid w:val="00631A0F"/>
    <w:rsid w:val="00660D80"/>
    <w:rsid w:val="00661CB3"/>
    <w:rsid w:val="0067056E"/>
    <w:rsid w:val="006B7FBB"/>
    <w:rsid w:val="006E5F38"/>
    <w:rsid w:val="006F49AC"/>
    <w:rsid w:val="00703532"/>
    <w:rsid w:val="007432CB"/>
    <w:rsid w:val="0075401D"/>
    <w:rsid w:val="00760FFE"/>
    <w:rsid w:val="00766B41"/>
    <w:rsid w:val="007A28AA"/>
    <w:rsid w:val="007B137F"/>
    <w:rsid w:val="007E5502"/>
    <w:rsid w:val="008A213C"/>
    <w:rsid w:val="008D0B33"/>
    <w:rsid w:val="00906B16"/>
    <w:rsid w:val="00941204"/>
    <w:rsid w:val="00A61F3D"/>
    <w:rsid w:val="00A83870"/>
    <w:rsid w:val="00AA6E2E"/>
    <w:rsid w:val="00AC2B10"/>
    <w:rsid w:val="00B22248"/>
    <w:rsid w:val="00B66CF9"/>
    <w:rsid w:val="00BB412A"/>
    <w:rsid w:val="00C55F83"/>
    <w:rsid w:val="00C661CA"/>
    <w:rsid w:val="00CB227C"/>
    <w:rsid w:val="00D04C69"/>
    <w:rsid w:val="00D121E2"/>
    <w:rsid w:val="00D56DF9"/>
    <w:rsid w:val="00D677F9"/>
    <w:rsid w:val="00D72C1F"/>
    <w:rsid w:val="00D91247"/>
    <w:rsid w:val="00DC51EB"/>
    <w:rsid w:val="00DE4B43"/>
    <w:rsid w:val="00DF65B9"/>
    <w:rsid w:val="00E04E6F"/>
    <w:rsid w:val="00E36C6B"/>
    <w:rsid w:val="00E52679"/>
    <w:rsid w:val="00EB2C9B"/>
    <w:rsid w:val="00EB6C5C"/>
    <w:rsid w:val="00EC32D1"/>
    <w:rsid w:val="00EE72F0"/>
    <w:rsid w:val="00F06D94"/>
    <w:rsid w:val="00F81AB1"/>
    <w:rsid w:val="00FF1408"/>
    <w:rsid w:val="00FF57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 w:type="paragraph" w:styleId="Revision">
    <w:name w:val="Revision"/>
    <w:hidden/>
    <w:uiPriority w:val="99"/>
    <w:semiHidden/>
    <w:rsid w:val="0019556C"/>
  </w:style>
  <w:style w:type="character" w:styleId="CommentReference">
    <w:name w:val="annotation reference"/>
    <w:basedOn w:val="DefaultParagraphFont"/>
    <w:uiPriority w:val="99"/>
    <w:semiHidden/>
    <w:unhideWhenUsed/>
    <w:rsid w:val="0019556C"/>
    <w:rPr>
      <w:sz w:val="16"/>
      <w:szCs w:val="16"/>
    </w:rPr>
  </w:style>
  <w:style w:type="paragraph" w:styleId="CommentText">
    <w:name w:val="annotation text"/>
    <w:basedOn w:val="Normal"/>
    <w:link w:val="CommentTextChar"/>
    <w:uiPriority w:val="99"/>
    <w:unhideWhenUsed/>
    <w:rsid w:val="0019556C"/>
    <w:rPr>
      <w:sz w:val="20"/>
      <w:szCs w:val="20"/>
    </w:rPr>
  </w:style>
  <w:style w:type="character" w:customStyle="1" w:styleId="CommentTextChar">
    <w:name w:val="Comment Text Char"/>
    <w:basedOn w:val="DefaultParagraphFont"/>
    <w:link w:val="CommentText"/>
    <w:uiPriority w:val="99"/>
    <w:rsid w:val="0019556C"/>
    <w:rPr>
      <w:sz w:val="20"/>
      <w:szCs w:val="20"/>
    </w:rPr>
  </w:style>
  <w:style w:type="paragraph" w:styleId="CommentSubject">
    <w:name w:val="annotation subject"/>
    <w:basedOn w:val="CommentText"/>
    <w:next w:val="CommentText"/>
    <w:link w:val="CommentSubjectChar"/>
    <w:uiPriority w:val="99"/>
    <w:semiHidden/>
    <w:unhideWhenUsed/>
    <w:rsid w:val="0019556C"/>
    <w:rPr>
      <w:b/>
      <w:bCs/>
    </w:rPr>
  </w:style>
  <w:style w:type="character" w:customStyle="1" w:styleId="CommentSubjectChar">
    <w:name w:val="Comment Subject Char"/>
    <w:basedOn w:val="CommentTextChar"/>
    <w:link w:val="CommentSubject"/>
    <w:uiPriority w:val="99"/>
    <w:semiHidden/>
    <w:rsid w:val="00195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microsoft.com/office/2011/relationships/people" Target="peop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27</Pages>
  <Words>51929</Words>
  <Characters>295999</Characters>
  <Application>Microsoft Office Word</Application>
  <DocSecurity>0</DocSecurity>
  <Lines>2466</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4</cp:revision>
  <dcterms:created xsi:type="dcterms:W3CDTF">2024-08-07T02:08:00Z</dcterms:created>
  <dcterms:modified xsi:type="dcterms:W3CDTF">2024-08-07T23:12:00Z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id="SXsI0aDS"/&gt;&lt;style id="" hasBibliography="0" bibliographyStyleHasBeenSet="0"/&gt;&lt;prefs/&gt;&lt;/data&gt;</vt:lpwstr>
  </property>
</Properties>
</file>