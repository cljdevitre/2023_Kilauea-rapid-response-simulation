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62ED4486" w:rsidR="00F06D94" w:rsidRPr="007432CB" w:rsidRDefault="00DE4B43" w:rsidP="00F06D94">
      <w:pPr>
        <w:jc w:val="both"/>
        <w:rPr>
          <w:rFonts w:ascii="Segoe UI" w:hAnsi="Segoe UI" w:cs="Segoe UI"/>
          <w:color w:val="156082" w:themeColor="accent1"/>
          <w:sz w:val="23"/>
          <w:szCs w:val="23"/>
          <w:lang w:val="en-GB"/>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bookmarkStart w:id="0" w:name="_Hlk164077167"/>
      <w:r w:rsidR="007432CB" w:rsidRPr="007432CB">
        <w:rPr>
          <w:rFonts w:ascii="Segoe UI" w:hAnsi="Segoe UI" w:cs="Segoe UI"/>
          <w:color w:val="156082" w:themeColor="accent1"/>
          <w:sz w:val="23"/>
          <w:szCs w:val="23"/>
          <w:lang w:val="en-GB"/>
        </w:rPr>
        <w:t>Rapid-response petrological monitoring is a major advance for volcano observatories</w:t>
      </w:r>
      <w:r w:rsidR="007432CB" w:rsidRPr="007432CB">
        <w:rPr>
          <w:rFonts w:ascii="Segoe UI" w:hAnsi="Segoe UI" w:cs="Segoe UI"/>
          <w:color w:val="156082" w:themeColor="accent1"/>
          <w:sz w:val="23"/>
          <w:szCs w:val="23"/>
          <w:lang w:val="en-GB"/>
        </w:rPr>
        <w:t>, allowing them</w:t>
      </w:r>
      <w:r w:rsidR="007432CB" w:rsidRPr="007432CB">
        <w:rPr>
          <w:rFonts w:ascii="Segoe UI" w:hAnsi="Segoe UI" w:cs="Segoe UI"/>
          <w:color w:val="156082" w:themeColor="accent1"/>
          <w:sz w:val="23"/>
          <w:szCs w:val="23"/>
          <w:lang w:val="en-GB"/>
        </w:rPr>
        <w:t xml:space="preserve"> to build and validate models of the plumbing systems that supply eruptions in near-real-time. The depth of magma storage has recently been identified as high-priority information for volcanic observatories</w:t>
      </w:r>
      <w:r w:rsidR="007432CB" w:rsidRPr="007432CB">
        <w:rPr>
          <w:rFonts w:ascii="Segoe UI" w:hAnsi="Segoe UI" w:cs="Segoe UI"/>
          <w:color w:val="156082" w:themeColor="accent1"/>
          <w:sz w:val="23"/>
          <w:szCs w:val="23"/>
          <w:lang w:val="en-GB"/>
        </w:rPr>
        <w:t>, yet this information</w:t>
      </w:r>
      <w:r w:rsidR="007432CB" w:rsidRPr="007432CB">
        <w:rPr>
          <w:rFonts w:ascii="Segoe UI" w:hAnsi="Segoe UI" w:cs="Segoe UI"/>
          <w:color w:val="156082" w:themeColor="accent1"/>
          <w:sz w:val="23"/>
          <w:szCs w:val="23"/>
          <w:lang w:val="en-GB"/>
        </w:rPr>
        <w:t xml:space="preserve"> is not currently obtainable </w:t>
      </w:r>
      <w:r w:rsidR="007432CB" w:rsidRPr="007432CB">
        <w:rPr>
          <w:rFonts w:ascii="Segoe UI" w:hAnsi="Segoe UI" w:cs="Segoe UI"/>
          <w:color w:val="156082" w:themeColor="accent1"/>
          <w:sz w:val="23"/>
          <w:szCs w:val="23"/>
          <w:lang w:val="en-GB"/>
        </w:rPr>
        <w:t xml:space="preserve">via petrological monitoring methods </w:t>
      </w:r>
      <w:r w:rsidR="007432CB" w:rsidRPr="007432CB">
        <w:rPr>
          <w:rFonts w:ascii="Segoe UI" w:hAnsi="Segoe UI" w:cs="Segoe UI"/>
          <w:color w:val="156082" w:themeColor="accent1"/>
          <w:sz w:val="23"/>
          <w:szCs w:val="23"/>
          <w:lang w:val="en-GB"/>
        </w:rPr>
        <w:t xml:space="preserve">on timescales relevant to eruption response. </w:t>
      </w:r>
      <w:r w:rsidR="007432CB" w:rsidRPr="007432CB">
        <w:rPr>
          <w:rFonts w:ascii="Segoe UI" w:hAnsi="Segoe UI" w:cs="Segoe UI"/>
          <w:color w:val="156082" w:themeColor="accent1"/>
          <w:sz w:val="23"/>
          <w:szCs w:val="23"/>
          <w:lang w:val="en-GB"/>
        </w:rPr>
        <w:t xml:space="preserve">Fluid inclusion barometry (using micro-thermometry or Raman spectroscopy) is a well-established petrological method to estimate magma storage depths and has been proposed to have potential as a rapid-response monitoring tool, although this has not been formally demonstrated. </w:t>
      </w:r>
      <w:r w:rsidR="007432CB" w:rsidRPr="007432CB">
        <w:rPr>
          <w:rFonts w:ascii="Segoe UI" w:hAnsi="Segoe UI" w:cs="Segoe UI"/>
          <w:color w:val="156082" w:themeColor="accent1"/>
          <w:sz w:val="23"/>
          <w:szCs w:val="23"/>
          <w:lang w:val="en-GB"/>
        </w:rPr>
        <w:t>To address this deficiency, we performed a</w:t>
      </w:r>
      <w:r w:rsidR="007432CB" w:rsidRPr="007432CB">
        <w:rPr>
          <w:rFonts w:ascii="Segoe UI" w:hAnsi="Segoe UI" w:cs="Segoe UI"/>
          <w:color w:val="156082" w:themeColor="accent1"/>
          <w:sz w:val="23"/>
          <w:szCs w:val="23"/>
          <w:lang w:val="en-GB"/>
        </w:rPr>
        <w:t xml:space="preserve"> near-real-time</w:t>
      </w:r>
      <w:r w:rsidR="007432CB" w:rsidRPr="007432CB">
        <w:rPr>
          <w:rFonts w:ascii="Segoe UI" w:hAnsi="Segoe UI" w:cs="Segoe UI"/>
          <w:color w:val="156082" w:themeColor="accent1"/>
          <w:sz w:val="23"/>
          <w:szCs w:val="23"/>
          <w:lang w:val="en-GB"/>
        </w:rPr>
        <w:t xml:space="preserve"> rapid-response simulation for the September 2023 eruption of Kīlauea. We show that Raman-based fluid</w:t>
      </w:r>
      <w:r w:rsidR="007432CB" w:rsidRPr="007432CB">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t xml:space="preserve">inclusion barometry can robustly determine reservoir depths within a day of receiving samples - a transformative timescale </w:t>
      </w:r>
      <w:r w:rsidR="007432CB" w:rsidRPr="007432CB">
        <w:rPr>
          <w:rFonts w:ascii="Segoe UI" w:hAnsi="Segoe UI" w:cs="Segoe UI"/>
          <w:color w:val="156082" w:themeColor="accent1"/>
          <w:sz w:val="23"/>
          <w:szCs w:val="23"/>
          <w:lang w:val="en-GB"/>
        </w:rPr>
        <w:t xml:space="preserve">that has not previously been achieved by petrological methods. Fluid inclusion barometry using </w:t>
      </w:r>
      <w:proofErr w:type="spellStart"/>
      <w:r w:rsidR="007432CB" w:rsidRPr="007432CB">
        <w:rPr>
          <w:rFonts w:ascii="Segoe UI" w:hAnsi="Segoe UI" w:cs="Segoe UI"/>
          <w:color w:val="156082" w:themeColor="accent1"/>
          <w:sz w:val="23"/>
          <w:szCs w:val="23"/>
          <w:lang w:val="en-GB"/>
        </w:rPr>
        <w:t>microthermometric</w:t>
      </w:r>
      <w:proofErr w:type="spellEnd"/>
      <w:r w:rsidR="007432CB" w:rsidRPr="007432CB">
        <w:rPr>
          <w:rFonts w:ascii="Segoe UI" w:hAnsi="Segoe UI" w:cs="Segoe UI"/>
          <w:color w:val="156082" w:themeColor="accent1"/>
          <w:sz w:val="23"/>
          <w:szCs w:val="23"/>
          <w:lang w:val="en-GB"/>
        </w:rPr>
        <w:t xml:space="preserve"> techniques has typically been limited to systems with relatively deep magma storage (&gt;~ 0.4 g/cm</w:t>
      </w:r>
      <w:r w:rsidR="007432CB" w:rsidRPr="007432CB">
        <w:rPr>
          <w:rFonts w:ascii="Segoe UI" w:hAnsi="Segoe UI" w:cs="Segoe UI"/>
          <w:color w:val="156082" w:themeColor="accent1"/>
          <w:sz w:val="23"/>
          <w:szCs w:val="23"/>
          <w:vertAlign w:val="superscript"/>
          <w:lang w:val="en-GB"/>
        </w:rPr>
        <w:t>3</w:t>
      </w:r>
      <w:r w:rsidR="007432CB" w:rsidRPr="007432CB">
        <w:rPr>
          <w:rFonts w:ascii="Segoe UI" w:hAnsi="Segoe UI" w:cs="Segoe UI"/>
          <w:color w:val="156082" w:themeColor="accent1"/>
          <w:sz w:val="23"/>
          <w:szCs w:val="23"/>
          <w:lang w:val="en-GB"/>
        </w:rPr>
        <w:t xml:space="preserve"> or ~7 km) where measurements of CO</w:t>
      </w:r>
      <w:r w:rsidR="007432CB" w:rsidRPr="007432CB">
        <w:rPr>
          <w:rFonts w:ascii="Segoe UI" w:hAnsi="Segoe UI" w:cs="Segoe UI"/>
          <w:color w:val="156082" w:themeColor="accent1"/>
          <w:sz w:val="23"/>
          <w:szCs w:val="23"/>
          <w:vertAlign w:val="subscript"/>
          <w:lang w:val="en-GB"/>
        </w:rPr>
        <w:t xml:space="preserve">2 </w:t>
      </w:r>
      <w:r w:rsidR="007432CB" w:rsidRPr="007432CB">
        <w:rPr>
          <w:rFonts w:ascii="Segoe UI" w:hAnsi="Segoe UI" w:cs="Segoe UI"/>
          <w:color w:val="156082" w:themeColor="accent1"/>
          <w:sz w:val="23"/>
          <w:szCs w:val="23"/>
          <w:lang w:val="en-GB"/>
        </w:rPr>
        <w:t>density are easy and accurate given that the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over the past couple of decades has enabled measurements of fluid inclusions from shallower storage systems. However, one caveat of examining shallower systems is that the fraction of </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in the fluid may be too high to reliably convert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to pressure. To test the global applicability of rapid response fluid inclusion barometry, we compiled a global melt inclusion dataset (&gt;4000 samples) for which we calculated fluid composition at the point of vapour saturation (X</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We show that fluid inclusions in crystal-hosts from mafic compositions (&lt;57 </w:t>
      </w:r>
      <w:proofErr w:type="spellStart"/>
      <w:r w:rsidR="007432CB" w:rsidRPr="007432CB">
        <w:rPr>
          <w:rFonts w:ascii="Segoe UI" w:hAnsi="Segoe UI" w:cs="Segoe UI"/>
          <w:color w:val="156082" w:themeColor="accent1"/>
          <w:sz w:val="23"/>
          <w:szCs w:val="23"/>
          <w:lang w:val="en-GB"/>
        </w:rPr>
        <w:t>wt</w:t>
      </w:r>
      <w:proofErr w:type="spellEnd"/>
      <w:r w:rsidR="007432CB" w:rsidRPr="007432CB">
        <w:rPr>
          <w:rFonts w:ascii="Segoe UI" w:hAnsi="Segoe UI" w:cs="Segoe UI"/>
          <w:color w:val="156082" w:themeColor="accent1"/>
          <w:sz w:val="23"/>
          <w:szCs w:val="23"/>
          <w:lang w:val="en-GB"/>
        </w:rPr>
        <w:t>% SiO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 likely representative of recharge magmas worldwide – may trap fluids with X</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low enough to make fluid inclusion barometry useful</w:t>
      </w:r>
      <w:r w:rsidR="007432CB" w:rsidRPr="007432CB">
        <w:rPr>
          <w:rFonts w:ascii="Segoe UI" w:hAnsi="Segoe UI" w:cs="Segoe UI"/>
          <w:color w:val="156082" w:themeColor="accent1"/>
          <w:sz w:val="23"/>
          <w:szCs w:val="23"/>
          <w:lang w:val="en-GB"/>
        </w:rPr>
        <w:t xml:space="preserve"> at many of the world’s most active and hazardous mafic volcanic systems (e.g. Iceland, Hawai’i, Galápagos, East African Rift, Réunion, Canary Islands, Azores, Cabo Verde)</w:t>
      </w:r>
      <w:proofErr w:type="gramStart"/>
      <w:r w:rsidR="007432CB" w:rsidRPr="007432CB">
        <w:rPr>
          <w:rFonts w:ascii="Segoe UI" w:hAnsi="Segoe UI" w:cs="Segoe UI"/>
          <w:color w:val="156082" w:themeColor="accent1"/>
          <w:sz w:val="23"/>
          <w:szCs w:val="23"/>
          <w:lang w:val="en-GB"/>
        </w:rPr>
        <w:t xml:space="preserve">. </w:t>
      </w:r>
      <w:bookmarkEnd w:id="0"/>
      <w:r w:rsidRPr="00F06D94">
        <w:rPr>
          <w:rFonts w:ascii="Segoe UI" w:hAnsi="Segoe UI" w:cs="Segoe UI"/>
          <w:b/>
          <w:bCs/>
          <w:color w:val="156082" w:themeColor="accent1"/>
          <w:sz w:val="23"/>
          <w:szCs w:val="23"/>
        </w:rPr>
        <w:t>”</w:t>
      </w:r>
      <w:proofErr w:type="gramEnd"/>
    </w:p>
    <w:p w14:paraId="350131C6" w14:textId="7F2D16A2" w:rsidR="00FF1408" w:rsidRDefault="002471A4" w:rsidP="00F06D94">
      <w:pPr>
        <w:jc w:val="both"/>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w:t>
      </w:r>
      <w:r w:rsidR="0019556C">
        <w:rPr>
          <w:rFonts w:ascii="Segoe UI" w:hAnsi="Segoe UI" w:cs="Segoe UI"/>
          <w:color w:val="156082" w:themeColor="accent1"/>
          <w:sz w:val="23"/>
          <w:szCs w:val="23"/>
        </w:rPr>
        <w:lastRenderedPageBreak/>
        <w:t>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74515D6A" w:rsidR="00F06D94" w:rsidRDefault="007432CB">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079A0C5" wp14:editId="0A005102">
            <wp:extent cx="5816031" cy="1449421"/>
            <wp:effectExtent l="0" t="0" r="635" b="0"/>
            <wp:docPr id="292373081"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3081" name="Picture 1" descr="A black background with red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6280" cy="1459451"/>
                    </a:xfrm>
                    <a:prstGeom prst="rect">
                      <a:avLst/>
                    </a:prstGeom>
                  </pic:spPr>
                </pic:pic>
              </a:graphicData>
            </a:graphic>
          </wp:inline>
        </w:drawing>
      </w:r>
    </w:p>
    <w:p w14:paraId="6AC8D21B" w14:textId="6F80D9B6"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150DDFCA" w:rsidR="00F06D94" w:rsidRDefault="007432CB">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04F0260" wp14:editId="021B0D59">
            <wp:extent cx="5816031" cy="1449421"/>
            <wp:effectExtent l="0" t="0" r="635" b="0"/>
            <wp:docPr id="2070420117"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3081" name="Picture 1" descr="A black background with red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6280" cy="1459451"/>
                    </a:xfrm>
                    <a:prstGeom prst="rect">
                      <a:avLst/>
                    </a:prstGeom>
                  </pic:spPr>
                </pic:pic>
              </a:graphicData>
            </a:graphic>
          </wp:inline>
        </w:drawing>
      </w:r>
    </w:p>
    <w:p w14:paraId="610766C4" w14:textId="6A699E81"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w:t>
      </w:r>
      <w:r w:rsidR="007432CB">
        <w:rPr>
          <w:rFonts w:ascii="Segoe UI" w:hAnsi="Segoe UI" w:cs="Segoe UI"/>
          <w:color w:val="156082" w:themeColor="accent1"/>
          <w:sz w:val="23"/>
          <w:szCs w:val="23"/>
        </w:rPr>
        <w:t>,</w:t>
      </w:r>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w:t>
      </w:r>
      <w:r w:rsidR="007432CB">
        <w:rPr>
          <w:rFonts w:ascii="Segoe UI" w:hAnsi="Segoe UI" w:cs="Segoe UI"/>
          <w:color w:val="156082" w:themeColor="accent1"/>
          <w:sz w:val="23"/>
          <w:szCs w:val="23"/>
        </w:rPr>
        <w:t>of the method.</w:t>
      </w:r>
      <w:r w:rsidR="00EC32D1">
        <w:rPr>
          <w:rFonts w:ascii="Segoe UI" w:hAnsi="Segoe UI" w:cs="Segoe UI"/>
          <w:color w:val="156082" w:themeColor="accent1"/>
          <w:sz w:val="23"/>
          <w:szCs w:val="23"/>
        </w:rPr>
        <w:t xml:space="preserve"> </w:t>
      </w:r>
    </w:p>
    <w:p w14:paraId="7785DD79" w14:textId="77777777" w:rsidR="00F06D94" w:rsidRDefault="00F06D94">
      <w:pPr>
        <w:rPr>
          <w:rFonts w:ascii="Segoe UI" w:hAnsi="Segoe UI" w:cs="Segoe UI"/>
          <w:color w:val="156082" w:themeColor="accent1"/>
          <w:sz w:val="23"/>
          <w:szCs w:val="23"/>
        </w:rPr>
      </w:pPr>
    </w:p>
    <w:p w14:paraId="32ADD3AC" w14:textId="4B1CF194"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7432CB">
        <w:rPr>
          <w:rFonts w:ascii="Segoe UI" w:hAnsi="Segoe UI" w:cs="Segoe UI"/>
          <w:color w:val="156082" w:themeColor="accent1"/>
          <w:sz w:val="23"/>
          <w:szCs w:val="23"/>
        </w:rPr>
        <w:t>75</w:t>
      </w:r>
      <w:r>
        <w:rPr>
          <w:rFonts w:ascii="Segoe UI" w:hAnsi="Segoe UI" w:cs="Segoe UI"/>
          <w:color w:val="156082" w:themeColor="accent1"/>
          <w:sz w:val="23"/>
          <w:szCs w:val="23"/>
        </w:rPr>
        <w:t>-</w:t>
      </w:r>
      <w:r w:rsidR="007432CB">
        <w:rPr>
          <w:rFonts w:ascii="Segoe UI" w:hAnsi="Segoe UI" w:cs="Segoe UI"/>
          <w:color w:val="156082" w:themeColor="accent1"/>
          <w:sz w:val="23"/>
          <w:szCs w:val="23"/>
        </w:rPr>
        <w:t>208</w:t>
      </w:r>
      <w:r>
        <w:rPr>
          <w:rFonts w:ascii="Segoe UI" w:hAnsi="Segoe UI" w:cs="Segoe UI"/>
          <w:color w:val="156082" w:themeColor="accent1"/>
          <w:sz w:val="23"/>
          <w:szCs w:val="23"/>
        </w:rPr>
        <w:t xml:space="preserve"> “ </w:t>
      </w:r>
      <w:ins w:id="1" w:author="Charlotte Devitre" w:date="2024-08-07T15:38:00Z">
        <w:r w:rsidR="007432CB" w:rsidRPr="007432CB">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certain magma plumbing systems over the past four decades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220–470 MPa (2200–4700 bars), or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w:t>
        </w:r>
        <w:proofErr w:type="spellStart"/>
        <w:r w:rsidR="007432CB" w:rsidRPr="007432CB">
          <w:rPr>
            <w:rFonts w:ascii="Segoe UI" w:hAnsi="Segoe UI" w:cs="Segoe UI"/>
            <w:color w:val="156082" w:themeColor="accent1"/>
            <w:sz w:val="23"/>
            <w:szCs w:val="23"/>
          </w:rPr>
          <w:t>Roedder</w:t>
        </w:r>
        <w:proofErr w:type="spellEnd"/>
        <w:r w:rsidR="007432CB" w:rsidRPr="007432CB">
          <w:rPr>
            <w:rFonts w:ascii="Segoe UI" w:hAnsi="Segoe UI" w:cs="Segoe UI"/>
            <w:color w:val="156082" w:themeColor="accent1"/>
            <w:sz w:val="23"/>
            <w:szCs w:val="23"/>
          </w:rPr>
          <w:t xml:space="preserve"> and Bodnar, 1980; </w:t>
        </w:r>
        <w:proofErr w:type="spellStart"/>
        <w:r w:rsidR="007432CB" w:rsidRPr="007432CB">
          <w:rPr>
            <w:rFonts w:ascii="Segoe UI" w:hAnsi="Segoe UI" w:cs="Segoe UI"/>
            <w:color w:val="156082" w:themeColor="accent1"/>
            <w:sz w:val="23"/>
            <w:szCs w:val="23"/>
          </w:rPr>
          <w:t>Roedder</w:t>
        </w:r>
        <w:proofErr w:type="spellEnd"/>
        <w:r w:rsidR="007432CB" w:rsidRPr="007432CB">
          <w:rPr>
            <w:rFonts w:ascii="Segoe UI" w:hAnsi="Segoe UI" w:cs="Segoe UI"/>
            <w:color w:val="156082" w:themeColor="accent1"/>
            <w:sz w:val="23"/>
            <w:szCs w:val="23"/>
          </w:rPr>
          <w:t xml:space="preserve">, 1983, 1984; Belkin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1985;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1991; Andersen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1995;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1998; Yamamoto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2002; </w:t>
        </w:r>
        <w:proofErr w:type="spellStart"/>
        <w:r w:rsidR="007432CB" w:rsidRPr="007432CB">
          <w:rPr>
            <w:rFonts w:ascii="Segoe UI" w:hAnsi="Segoe UI" w:cs="Segoe UI"/>
            <w:color w:val="156082" w:themeColor="accent1"/>
            <w:sz w:val="23"/>
            <w:szCs w:val="23"/>
          </w:rPr>
          <w:t>Frezzotti</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2003;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2005; Yamamoto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2007; Bali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2008;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2008; </w:t>
        </w:r>
        <w:proofErr w:type="spellStart"/>
        <w:r w:rsidR="007432CB" w:rsidRPr="007432CB">
          <w:rPr>
            <w:rFonts w:ascii="Segoe UI" w:hAnsi="Segoe UI" w:cs="Segoe UI"/>
            <w:color w:val="156082" w:themeColor="accent1"/>
            <w:sz w:val="23"/>
            <w:szCs w:val="23"/>
          </w:rPr>
          <w:t>Ladenberger</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2009; </w:t>
        </w:r>
        <w:proofErr w:type="spellStart"/>
        <w:r w:rsidR="007432CB" w:rsidRPr="007432CB">
          <w:rPr>
            <w:rFonts w:ascii="Segoe UI" w:hAnsi="Segoe UI" w:cs="Segoe UI"/>
            <w:color w:val="156082" w:themeColor="accent1"/>
            <w:sz w:val="23"/>
            <w:szCs w:val="23"/>
          </w:rPr>
          <w:t>Hildner</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2012;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Frezzotti</w:t>
        </w:r>
        <w:proofErr w:type="spellEnd"/>
        <w:r w:rsidR="007432CB" w:rsidRPr="007432CB">
          <w:rPr>
            <w:rFonts w:ascii="Segoe UI" w:hAnsi="Segoe UI" w:cs="Segoe UI"/>
            <w:color w:val="156082" w:themeColor="accent1"/>
            <w:sz w:val="23"/>
            <w:szCs w:val="23"/>
          </w:rPr>
          <w:t xml:space="preserve">, 2013; </w:t>
        </w:r>
        <w:proofErr w:type="spellStart"/>
        <w:r w:rsidR="007432CB" w:rsidRPr="007432CB">
          <w:rPr>
            <w:rFonts w:ascii="Segoe UI" w:hAnsi="Segoe UI" w:cs="Segoe UI"/>
            <w:color w:val="156082" w:themeColor="accent1"/>
            <w:sz w:val="23"/>
            <w:szCs w:val="23"/>
          </w:rPr>
          <w:t>Levresse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2016;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2020; </w:t>
        </w:r>
        <w:proofErr w:type="spellStart"/>
        <w:r w:rsidR="007432CB" w:rsidRPr="007432CB">
          <w:rPr>
            <w:rFonts w:ascii="Segoe UI" w:hAnsi="Segoe UI" w:cs="Segoe UI"/>
            <w:color w:val="156082" w:themeColor="accent1"/>
            <w:sz w:val="23"/>
            <w:szCs w:val="23"/>
          </w:rPr>
          <w:t>Boudoire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2024a)</w:t>
        </w:r>
      </w:ins>
      <w:ins w:id="2" w:author="Charlotte Devitre" w:date="2024-08-07T15:38:00Z" w16du:dateUtc="2024-08-07T22:38:00Z">
        <w:r w:rsidR="007432CB" w:rsidRPr="007432CB">
          <w:rPr>
            <w:rFonts w:ascii="Segoe UI" w:hAnsi="Segoe UI" w:cs="Segoe UI"/>
            <w:color w:val="156082" w:themeColor="accent1"/>
            <w:sz w:val="23"/>
            <w:szCs w:val="23"/>
          </w:rPr>
          <w:fldChar w:fldCharType="end"/>
        </w:r>
      </w:ins>
      <w:ins w:id="3" w:author="Charlotte Devitre" w:date="2024-08-07T15:38:00Z">
        <w:r w:rsidR="007432CB" w:rsidRPr="007432CB">
          <w:rPr>
            <w:rFonts w:ascii="Segoe UI" w:hAnsi="Segoe UI" w:cs="Segoe UI"/>
            <w:color w:val="156082" w:themeColor="accent1"/>
            <w:sz w:val="23"/>
            <w:szCs w:val="23"/>
            <w:lang w:val="en-GB"/>
          </w:rPr>
          <w:t xml:space="preserve">. Micro-thermometry – which consists of measuring the temperature at which phase changes occur in a fluid under </w:t>
        </w:r>
        <w:r w:rsidR="007432CB" w:rsidRPr="007432CB">
          <w:rPr>
            <w:rFonts w:ascii="Segoe UI" w:hAnsi="Segoe UI" w:cs="Segoe UI"/>
            <w:color w:val="156082" w:themeColor="accent1"/>
            <w:sz w:val="23"/>
            <w:szCs w:val="23"/>
            <w:lang w:val="en-GB"/>
          </w:rPr>
          <w:lastRenderedPageBreak/>
          <w:t>a microscope – can determine the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of fluid inclusions with bulk densities above critical (&gt;~0.45 g/cm</w:t>
        </w:r>
        <w:r w:rsidR="007432CB" w:rsidRPr="007432CB">
          <w:rPr>
            <w:rFonts w:ascii="Segoe UI" w:hAnsi="Segoe UI" w:cs="Segoe UI"/>
            <w:color w:val="156082" w:themeColor="accent1"/>
            <w:sz w:val="23"/>
            <w:szCs w:val="23"/>
            <w:vertAlign w:val="superscript"/>
            <w:lang w:val="en-GB"/>
          </w:rPr>
          <w:t>3</w:t>
        </w:r>
        <w:r w:rsidR="007432CB" w:rsidRPr="007432CB">
          <w:rPr>
            <w:rFonts w:ascii="Segoe UI" w:hAnsi="Segoe UI" w:cs="Segoe UI"/>
            <w:color w:val="156082" w:themeColor="accent1"/>
            <w:sz w:val="23"/>
            <w:szCs w:val="23"/>
            <w:lang w:val="en-GB"/>
          </w:rPr>
          <w:t xml:space="preserve">) with great accuracy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2008; Bakker, 2021)</w:t>
        </w:r>
      </w:ins>
      <w:ins w:id="4" w:author="Charlotte Devitre" w:date="2024-08-07T15:38:00Z" w16du:dateUtc="2024-08-07T22:38:00Z">
        <w:r w:rsidR="007432CB" w:rsidRPr="007432CB">
          <w:rPr>
            <w:rFonts w:ascii="Segoe UI" w:hAnsi="Segoe UI" w:cs="Segoe UI"/>
            <w:color w:val="156082" w:themeColor="accent1"/>
            <w:sz w:val="23"/>
            <w:szCs w:val="23"/>
          </w:rPr>
          <w:fldChar w:fldCharType="end"/>
        </w:r>
      </w:ins>
      <w:ins w:id="5" w:author="Charlotte Devitre" w:date="2024-08-07T15:38:00Z">
        <w:r w:rsidR="007432CB" w:rsidRPr="007432CB">
          <w:rPr>
            <w:rFonts w:ascii="Segoe UI" w:hAnsi="Segoe UI" w:cs="Segoe UI"/>
            <w:color w:val="156082" w:themeColor="accent1"/>
            <w:sz w:val="23"/>
            <w:szCs w:val="23"/>
            <w:lang w:val="en-GB"/>
          </w:rPr>
          <w:t xml:space="preserve">. However, it is difficult to observe the evaporation of a thin liquid film in fluid inclusions that homogenize to the vapour phase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2008)</w:t>
        </w:r>
      </w:ins>
      <w:ins w:id="6" w:author="Charlotte Devitre" w:date="2024-08-07T15:38:00Z" w16du:dateUtc="2024-08-07T22:38:00Z">
        <w:r w:rsidR="007432CB" w:rsidRPr="007432CB">
          <w:rPr>
            <w:rFonts w:ascii="Segoe UI" w:hAnsi="Segoe UI" w:cs="Segoe UI"/>
            <w:color w:val="156082" w:themeColor="accent1"/>
            <w:sz w:val="23"/>
            <w:szCs w:val="23"/>
          </w:rPr>
          <w:fldChar w:fldCharType="end"/>
        </w:r>
      </w:ins>
      <w:ins w:id="7" w:author="Charlotte Devitre" w:date="2024-08-07T15:38:00Z">
        <w:r w:rsidR="007432CB" w:rsidRPr="007432CB">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w:t>
        </w:r>
        <w:proofErr w:type="spellStart"/>
        <w:r w:rsidR="007432CB" w:rsidRPr="007432CB">
          <w:rPr>
            <w:rFonts w:ascii="Segoe UI" w:hAnsi="Segoe UI" w:cs="Segoe UI"/>
            <w:color w:val="156082" w:themeColor="accent1"/>
            <w:sz w:val="23"/>
            <w:szCs w:val="23"/>
          </w:rPr>
          <w:t>Clocchiatti</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1994;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2003)</w:t>
        </w:r>
      </w:ins>
      <w:ins w:id="8" w:author="Charlotte Devitre" w:date="2024-08-07T15:38:00Z" w16du:dateUtc="2024-08-07T22:38:00Z">
        <w:r w:rsidR="007432CB" w:rsidRPr="007432CB">
          <w:rPr>
            <w:rFonts w:ascii="Segoe UI" w:hAnsi="Segoe UI" w:cs="Segoe UI"/>
            <w:color w:val="156082" w:themeColor="accent1"/>
            <w:sz w:val="23"/>
            <w:szCs w:val="23"/>
          </w:rPr>
          <w:fldChar w:fldCharType="end"/>
        </w:r>
      </w:ins>
      <w:ins w:id="9" w:author="Charlotte Devitre" w:date="2024-08-07T15:38:00Z">
        <w:r w:rsidR="007432CB" w:rsidRPr="007432CB">
          <w:rPr>
            <w:rFonts w:ascii="Segoe UI" w:hAnsi="Segoe UI" w:cs="Segoe UI"/>
            <w:color w:val="156082" w:themeColor="accent1"/>
            <w:sz w:val="23"/>
            <w:szCs w:val="23"/>
            <w:lang w:val="en-GB"/>
          </w:rPr>
          <w:t>.</w:t>
        </w:r>
        <w:r w:rsidR="007432CB" w:rsidRPr="007432CB" w:rsidDel="00E56FD9">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t xml:space="preserve">Developments in the past two decades in the accuracy and precision of Raman spectroscopy, which </w:t>
        </w:r>
        <w:r w:rsidR="007432CB" w:rsidRPr="007432CB">
          <w:rPr>
            <w:rFonts w:ascii="Segoe UI" w:hAnsi="Segoe UI" w:cs="Segoe UI"/>
            <w:color w:val="156082" w:themeColor="accent1"/>
            <w:sz w:val="23"/>
            <w:szCs w:val="23"/>
          </w:rPr>
          <w:t xml:space="preserve">uses spectral features of </w:t>
        </w:r>
        <w:r w:rsidR="007432CB" w:rsidRPr="007432CB">
          <w:rPr>
            <w:rFonts w:ascii="Segoe UI" w:hAnsi="Segoe UI" w:cs="Segoe UI"/>
            <w:color w:val="156082" w:themeColor="accent1"/>
            <w:sz w:val="23"/>
            <w:szCs w:val="23"/>
            <w:lang w:val="en-GB"/>
          </w:rPr>
          <w:t>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rPr>
          <w:t xml:space="preserve"> fluids to calculate a </w:t>
        </w:r>
        <w:r w:rsidR="007432CB" w:rsidRPr="007432CB">
          <w:rPr>
            <w:rFonts w:ascii="Segoe UI" w:hAnsi="Segoe UI" w:cs="Segoe UI"/>
            <w:color w:val="156082" w:themeColor="accent1"/>
            <w:sz w:val="23"/>
            <w:szCs w:val="23"/>
            <w:lang w:val="en-GB"/>
          </w:rPr>
          <w:t>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rPr>
          <w:t xml:space="preserve"> density using an instrument-specific calibration </w:t>
        </w:r>
        <w:r w:rsidR="007432CB" w:rsidRPr="007432CB">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Rosso and Bodnar, 1995; Kawakami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2003; Yamamoto and </w:t>
        </w:r>
        <w:proofErr w:type="spellStart"/>
        <w:r w:rsidR="007432CB" w:rsidRPr="007432CB">
          <w:rPr>
            <w:rFonts w:ascii="Segoe UI" w:hAnsi="Segoe UI" w:cs="Segoe UI"/>
            <w:color w:val="156082" w:themeColor="accent1"/>
            <w:sz w:val="23"/>
            <w:szCs w:val="23"/>
          </w:rPr>
          <w:t>Kagi</w:t>
        </w:r>
        <w:proofErr w:type="spellEnd"/>
        <w:r w:rsidR="007432CB" w:rsidRPr="007432CB">
          <w:rPr>
            <w:rFonts w:ascii="Segoe UI" w:hAnsi="Segoe UI" w:cs="Segoe UI"/>
            <w:color w:val="156082" w:themeColor="accent1"/>
            <w:sz w:val="23"/>
            <w:szCs w:val="23"/>
          </w:rPr>
          <w:t xml:space="preserve">, 2006; Fall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Wang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2019; </w:t>
        </w:r>
        <w:proofErr w:type="spellStart"/>
        <w:r w:rsidR="007432CB" w:rsidRPr="007432CB">
          <w:rPr>
            <w:rFonts w:ascii="Segoe UI" w:hAnsi="Segoe UI" w:cs="Segoe UI"/>
            <w:color w:val="156082" w:themeColor="accent1"/>
            <w:sz w:val="23"/>
            <w:szCs w:val="23"/>
          </w:rPr>
          <w:t>Lamadrid</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2017; </w:t>
        </w:r>
        <w:proofErr w:type="spellStart"/>
        <w:r w:rsidR="007432CB" w:rsidRPr="007432CB">
          <w:rPr>
            <w:rFonts w:ascii="Segoe UI" w:hAnsi="Segoe UI" w:cs="Segoe UI"/>
            <w:color w:val="156082" w:themeColor="accent1"/>
            <w:sz w:val="23"/>
            <w:szCs w:val="23"/>
          </w:rPr>
          <w:t>Sublett</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2020;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2021; Le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2021)</w:t>
        </w:r>
      </w:ins>
      <w:ins w:id="10" w:author="Charlotte Devitre" w:date="2024-08-07T15:38:00Z" w16du:dateUtc="2024-08-07T22:38:00Z">
        <w:r w:rsidR="007432CB" w:rsidRPr="007432CB">
          <w:rPr>
            <w:rFonts w:ascii="Segoe UI" w:hAnsi="Segoe UI" w:cs="Segoe UI"/>
            <w:color w:val="156082" w:themeColor="accent1"/>
            <w:sz w:val="23"/>
            <w:szCs w:val="23"/>
          </w:rPr>
          <w:fldChar w:fldCharType="end"/>
        </w:r>
      </w:ins>
      <w:ins w:id="11" w:author="Charlotte Devitre" w:date="2024-08-07T15:38:00Z">
        <w:r w:rsidR="007432CB" w:rsidRPr="007432CB">
          <w:rPr>
            <w:rFonts w:ascii="Segoe UI" w:hAnsi="Segoe UI" w:cs="Segoe UI"/>
            <w:color w:val="156082" w:themeColor="accent1"/>
            <w:sz w:val="23"/>
            <w:szCs w:val="23"/>
            <w:lang w:val="en-GB"/>
          </w:rPr>
          <w:t>, have made it possible to accurately measure lower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2024;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Wieser</w:t>
        </w:r>
        <w:proofErr w:type="spellEnd"/>
        <w:r w:rsidR="007432CB" w:rsidRPr="007432CB">
          <w:rPr>
            <w:rFonts w:ascii="Segoe UI" w:hAnsi="Segoe UI" w:cs="Segoe UI"/>
            <w:color w:val="156082" w:themeColor="accent1"/>
            <w:sz w:val="23"/>
            <w:szCs w:val="23"/>
          </w:rPr>
          <w:t xml:space="preserve">, 2024; Lerner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w:t>
        </w:r>
      </w:ins>
      <w:ins w:id="12" w:author="Charlotte Devitre" w:date="2024-08-07T15:38:00Z" w16du:dateUtc="2024-08-07T22:38:00Z">
        <w:r w:rsidR="007432CB" w:rsidRPr="007432CB">
          <w:rPr>
            <w:rFonts w:ascii="Segoe UI" w:hAnsi="Segoe UI" w:cs="Segoe UI"/>
            <w:color w:val="156082" w:themeColor="accent1"/>
            <w:sz w:val="23"/>
            <w:szCs w:val="23"/>
          </w:rPr>
          <w:fldChar w:fldCharType="end"/>
        </w:r>
      </w:ins>
      <w:ins w:id="13" w:author="Charlotte Devitre" w:date="2024-08-07T15:38:00Z">
        <w:r w:rsidR="007432CB" w:rsidRPr="007432CB">
          <w:rPr>
            <w:rFonts w:ascii="Segoe UI" w:hAnsi="Segoe UI" w:cs="Segoe UI"/>
            <w:color w:val="156082" w:themeColor="accent1"/>
            <w:sz w:val="23"/>
            <w:szCs w:val="23"/>
          </w:rPr>
          <w:t>. Although micro thermometry is generally more accurate than Raman spectroscopy for high-density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fluids (&gt;0.6 g/cm</w:t>
        </w:r>
        <w:r w:rsidR="007432CB" w:rsidRPr="007432CB">
          <w:rPr>
            <w:rFonts w:ascii="Segoe UI" w:hAnsi="Segoe UI" w:cs="Segoe UI"/>
            <w:color w:val="156082" w:themeColor="accent1"/>
            <w:sz w:val="23"/>
            <w:szCs w:val="23"/>
            <w:vertAlign w:val="superscript"/>
          </w:rPr>
          <w:t>3</w:t>
        </w:r>
        <w:r w:rsidR="007432CB" w:rsidRPr="007432CB">
          <w:rPr>
            <w:rFonts w:ascii="Segoe UI" w:hAnsi="Segoe UI" w:cs="Segoe UI"/>
            <w:color w:val="156082" w:themeColor="accent1"/>
            <w:sz w:val="23"/>
            <w:szCs w:val="23"/>
          </w:rPr>
          <w:t xml:space="preserve">; </w:t>
        </w:r>
        <w:r w:rsidR="007432CB" w:rsidRPr="007432CB">
          <w:rPr>
            <w:rFonts w:ascii="Segoe UI" w:hAnsi="Segoe UI" w:cs="Segoe UI"/>
            <w:color w:val="156082" w:themeColor="accent1"/>
            <w:sz w:val="23"/>
            <w:szCs w:val="23"/>
          </w:rPr>
          <w:fldChar w:fldCharType="begin"/>
        </w:r>
        <w:r w:rsidR="007432CB" w:rsidRPr="007432CB">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7432CB" w:rsidRPr="007432CB">
          <w:rPr>
            <w:rFonts w:ascii="Segoe UI" w:hAnsi="Segoe UI" w:cs="Segoe UI"/>
            <w:color w:val="156082" w:themeColor="accent1"/>
            <w:sz w:val="23"/>
            <w:szCs w:val="23"/>
          </w:rPr>
          <w:fldChar w:fldCharType="separate"/>
        </w:r>
        <w:r w:rsidR="007432CB" w:rsidRPr="007432CB">
          <w:rPr>
            <w:rFonts w:ascii="Segoe UI" w:hAnsi="Segoe UI" w:cs="Segoe UI"/>
            <w:color w:val="156082" w:themeColor="accent1"/>
            <w:sz w:val="23"/>
            <w:szCs w:val="23"/>
          </w:rPr>
          <w:t>Bakker, 2021</w:t>
        </w:r>
      </w:ins>
      <w:ins w:id="14" w:author="Charlotte Devitre" w:date="2024-08-07T15:38:00Z" w16du:dateUtc="2024-08-07T22:38:00Z">
        <w:r w:rsidR="007432CB" w:rsidRPr="007432CB">
          <w:rPr>
            <w:rFonts w:ascii="Segoe UI" w:hAnsi="Segoe UI" w:cs="Segoe UI"/>
            <w:color w:val="156082" w:themeColor="accent1"/>
            <w:sz w:val="23"/>
            <w:szCs w:val="23"/>
          </w:rPr>
          <w:fldChar w:fldCharType="end"/>
        </w:r>
      </w:ins>
      <w:ins w:id="15" w:author="Charlotte Devitre" w:date="2024-08-07T15:38:00Z">
        <w:r w:rsidR="007432CB" w:rsidRPr="007432CB">
          <w:rPr>
            <w:rFonts w:ascii="Segoe UI" w:hAnsi="Segoe UI" w:cs="Segoe UI"/>
            <w:color w:val="156082" w:themeColor="accent1"/>
            <w:sz w:val="23"/>
            <w:szCs w:val="23"/>
          </w:rPr>
          <w:t>), Raman spectroscopy has the advantage of being able to easily probe nearly the entire range of geologically relevant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the inclusions using Raman spectroscopy. The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density obtained from either technique, </w:t>
        </w:r>
        <w:r w:rsidR="007432CB" w:rsidRPr="007432CB">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or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w:t>
        </w:r>
      </w:ins>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1DE0A8C4"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t>
      </w:r>
      <w:proofErr w:type="spellStart"/>
      <w:r w:rsidR="002C1AC8">
        <w:rPr>
          <w:rFonts w:ascii="Segoe UI" w:hAnsi="Segoe UI" w:cs="Segoe UI"/>
          <w:color w:val="156082" w:themeColor="accent1"/>
          <w:sz w:val="23"/>
          <w:szCs w:val="23"/>
          <w:shd w:val="clear" w:color="auto" w:fill="FFFFFF"/>
        </w:rPr>
        <w:t>Wieser</w:t>
      </w:r>
      <w:proofErr w:type="spellEnd"/>
      <w:r w:rsidR="002C1AC8">
        <w:rPr>
          <w:rFonts w:ascii="Segoe UI" w:hAnsi="Segoe UI" w:cs="Segoe UI"/>
          <w:color w:val="156082" w:themeColor="accent1"/>
          <w:sz w:val="23"/>
          <w:szCs w:val="23"/>
          <w:shd w:val="clear" w:color="auto" w:fill="FFFFFF"/>
        </w:rPr>
        <w:t xml:space="preserve"> et al. 2024, treatise of Geochemistry for discussion). </w:t>
      </w:r>
    </w:p>
    <w:p w14:paraId="24A96E3F" w14:textId="7E0AB8E7" w:rsidR="007432CB" w:rsidRPr="00F06D94" w:rsidRDefault="007432CB" w:rsidP="007432CB">
      <w:pPr>
        <w:rPr>
          <w:rFonts w:ascii="Segoe UI" w:hAnsi="Segoe UI" w:cs="Segoe UI"/>
          <w:color w:val="156082" w:themeColor="accent1"/>
          <w:sz w:val="23"/>
          <w:szCs w:val="23"/>
        </w:rPr>
      </w:pPr>
      <w:r>
        <w:rPr>
          <w:rFonts w:ascii="Segoe UI" w:hAnsi="Segoe UI" w:cs="Segoe UI"/>
          <w:color w:val="156082" w:themeColor="accent1"/>
          <w:sz w:val="23"/>
          <w:szCs w:val="23"/>
        </w:rPr>
        <w:t>See lines 175-2</w:t>
      </w:r>
      <w:r>
        <w:rPr>
          <w:rFonts w:ascii="Segoe UI" w:hAnsi="Segoe UI" w:cs="Segoe UI"/>
          <w:color w:val="156082" w:themeColor="accent1"/>
          <w:sz w:val="23"/>
          <w:szCs w:val="23"/>
        </w:rPr>
        <w:t>16</w:t>
      </w:r>
      <w:r>
        <w:rPr>
          <w:rFonts w:ascii="Segoe UI" w:hAnsi="Segoe UI" w:cs="Segoe UI"/>
          <w:color w:val="156082" w:themeColor="accent1"/>
          <w:sz w:val="23"/>
          <w:szCs w:val="23"/>
        </w:rPr>
        <w:t xml:space="preserve"> “ </w:t>
      </w:r>
      <w:ins w:id="16" w:author="Charlotte Devitre" w:date="2024-08-07T15:38:00Z">
        <w:r w:rsidRPr="007432CB">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w:t>
        </w:r>
        <w:r w:rsidRPr="007432CB">
          <w:rPr>
            <w:rFonts w:ascii="Segoe UI" w:hAnsi="Segoe UI" w:cs="Segoe UI"/>
            <w:color w:val="156082" w:themeColor="accent1"/>
            <w:sz w:val="23"/>
            <w:szCs w:val="23"/>
            <w:lang w:val="en-GB"/>
          </w:rPr>
          <w:lastRenderedPageBreak/>
          <w:t xml:space="preserve">the structure of certain magma plumbing systems over the past four decades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220–470 MPa (2200–4700 bars), or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w:t>
        </w:r>
        <w:proofErr w:type="spellStart"/>
        <w:r w:rsidRPr="007432CB">
          <w:rPr>
            <w:rFonts w:ascii="Segoe UI" w:hAnsi="Segoe UI" w:cs="Segoe UI"/>
            <w:color w:val="156082" w:themeColor="accent1"/>
            <w:sz w:val="23"/>
            <w:szCs w:val="23"/>
          </w:rPr>
          <w:t>Roedder</w:t>
        </w:r>
        <w:proofErr w:type="spellEnd"/>
        <w:r w:rsidRPr="007432CB">
          <w:rPr>
            <w:rFonts w:ascii="Segoe UI" w:hAnsi="Segoe UI" w:cs="Segoe UI"/>
            <w:color w:val="156082" w:themeColor="accent1"/>
            <w:sz w:val="23"/>
            <w:szCs w:val="23"/>
          </w:rPr>
          <w:t xml:space="preserve"> and Bodnar, 1980; </w:t>
        </w:r>
        <w:proofErr w:type="spellStart"/>
        <w:r w:rsidRPr="007432CB">
          <w:rPr>
            <w:rFonts w:ascii="Segoe UI" w:hAnsi="Segoe UI" w:cs="Segoe UI"/>
            <w:color w:val="156082" w:themeColor="accent1"/>
            <w:sz w:val="23"/>
            <w:szCs w:val="23"/>
          </w:rPr>
          <w:t>Roedder</w:t>
        </w:r>
        <w:proofErr w:type="spellEnd"/>
        <w:r w:rsidRPr="007432CB">
          <w:rPr>
            <w:rFonts w:ascii="Segoe UI" w:hAnsi="Segoe UI" w:cs="Segoe UI"/>
            <w:color w:val="156082" w:themeColor="accent1"/>
            <w:sz w:val="23"/>
            <w:szCs w:val="23"/>
          </w:rPr>
          <w:t xml:space="preserve">, 1983, 1984; Belkin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1985;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1991; Andersen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1995;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1998; Yamamoto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2002; </w:t>
        </w:r>
        <w:proofErr w:type="spellStart"/>
        <w:r w:rsidRPr="007432CB">
          <w:rPr>
            <w:rFonts w:ascii="Segoe UI" w:hAnsi="Segoe UI" w:cs="Segoe UI"/>
            <w:color w:val="156082" w:themeColor="accent1"/>
            <w:sz w:val="23"/>
            <w:szCs w:val="23"/>
          </w:rPr>
          <w:t>Frezzotti</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2003;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2005; Yamamoto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2007; Bali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2008;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2008; </w:t>
        </w:r>
        <w:proofErr w:type="spellStart"/>
        <w:r w:rsidRPr="007432CB">
          <w:rPr>
            <w:rFonts w:ascii="Segoe UI" w:hAnsi="Segoe UI" w:cs="Segoe UI"/>
            <w:color w:val="156082" w:themeColor="accent1"/>
            <w:sz w:val="23"/>
            <w:szCs w:val="23"/>
          </w:rPr>
          <w:t>Ladenberger</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2009; </w:t>
        </w:r>
        <w:proofErr w:type="spellStart"/>
        <w:r w:rsidRPr="007432CB">
          <w:rPr>
            <w:rFonts w:ascii="Segoe UI" w:hAnsi="Segoe UI" w:cs="Segoe UI"/>
            <w:color w:val="156082" w:themeColor="accent1"/>
            <w:sz w:val="23"/>
            <w:szCs w:val="23"/>
          </w:rPr>
          <w:t>Hildner</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2012;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Frezzotti</w:t>
        </w:r>
        <w:proofErr w:type="spellEnd"/>
        <w:r w:rsidRPr="007432CB">
          <w:rPr>
            <w:rFonts w:ascii="Segoe UI" w:hAnsi="Segoe UI" w:cs="Segoe UI"/>
            <w:color w:val="156082" w:themeColor="accent1"/>
            <w:sz w:val="23"/>
            <w:szCs w:val="23"/>
          </w:rPr>
          <w:t xml:space="preserve">, 2013; </w:t>
        </w:r>
        <w:proofErr w:type="spellStart"/>
        <w:r w:rsidRPr="007432CB">
          <w:rPr>
            <w:rFonts w:ascii="Segoe UI" w:hAnsi="Segoe UI" w:cs="Segoe UI"/>
            <w:color w:val="156082" w:themeColor="accent1"/>
            <w:sz w:val="23"/>
            <w:szCs w:val="23"/>
          </w:rPr>
          <w:t>Levresse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2016;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2020; </w:t>
        </w:r>
        <w:proofErr w:type="spellStart"/>
        <w:r w:rsidRPr="007432CB">
          <w:rPr>
            <w:rFonts w:ascii="Segoe UI" w:hAnsi="Segoe UI" w:cs="Segoe UI"/>
            <w:color w:val="156082" w:themeColor="accent1"/>
            <w:sz w:val="23"/>
            <w:szCs w:val="23"/>
          </w:rPr>
          <w:t>Boudoire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2024a)</w:t>
        </w:r>
      </w:ins>
      <w:ins w:id="17" w:author="Charlotte Devitre" w:date="2024-08-07T15:38:00Z" w16du:dateUtc="2024-08-07T22:38:00Z">
        <w:r w:rsidRPr="007432CB">
          <w:rPr>
            <w:rFonts w:ascii="Segoe UI" w:hAnsi="Segoe UI" w:cs="Segoe UI"/>
            <w:color w:val="156082" w:themeColor="accent1"/>
            <w:sz w:val="23"/>
            <w:szCs w:val="23"/>
          </w:rPr>
          <w:fldChar w:fldCharType="end"/>
        </w:r>
      </w:ins>
      <w:ins w:id="18" w:author="Charlotte Devitre" w:date="2024-08-07T15:38:00Z">
        <w:r w:rsidRPr="007432CB">
          <w:rPr>
            <w:rFonts w:ascii="Segoe UI" w:hAnsi="Segoe UI" w:cs="Segoe UI"/>
            <w:color w:val="156082" w:themeColor="accent1"/>
            <w:sz w:val="23"/>
            <w:szCs w:val="23"/>
            <w:lang w:val="en-GB"/>
          </w:rPr>
          <w:t>. Micro-thermometry – which consists of measuring the temperature at which phase changes occur in a fluid under a microscope – can determine the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 density of fluid inclusions with bulk densities above critical (&gt;~0.45 g/cm</w:t>
        </w:r>
        <w:r w:rsidRPr="007432CB">
          <w:rPr>
            <w:rFonts w:ascii="Segoe UI" w:hAnsi="Segoe UI" w:cs="Segoe UI"/>
            <w:color w:val="156082" w:themeColor="accent1"/>
            <w:sz w:val="23"/>
            <w:szCs w:val="23"/>
            <w:vertAlign w:val="superscript"/>
            <w:lang w:val="en-GB"/>
          </w:rPr>
          <w:t>3</w:t>
        </w:r>
        <w:r w:rsidRPr="007432CB">
          <w:rPr>
            <w:rFonts w:ascii="Segoe UI" w:hAnsi="Segoe UI" w:cs="Segoe UI"/>
            <w:color w:val="156082" w:themeColor="accent1"/>
            <w:sz w:val="23"/>
            <w:szCs w:val="23"/>
            <w:lang w:val="en-GB"/>
          </w:rPr>
          <w:t xml:space="preserve">) with great accuracy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2008; Bakker, 2021)</w:t>
        </w:r>
      </w:ins>
      <w:ins w:id="19" w:author="Charlotte Devitre" w:date="2024-08-07T15:38:00Z" w16du:dateUtc="2024-08-07T22:38:00Z">
        <w:r w:rsidRPr="007432CB">
          <w:rPr>
            <w:rFonts w:ascii="Segoe UI" w:hAnsi="Segoe UI" w:cs="Segoe UI"/>
            <w:color w:val="156082" w:themeColor="accent1"/>
            <w:sz w:val="23"/>
            <w:szCs w:val="23"/>
          </w:rPr>
          <w:fldChar w:fldCharType="end"/>
        </w:r>
      </w:ins>
      <w:ins w:id="20" w:author="Charlotte Devitre" w:date="2024-08-07T15:38:00Z">
        <w:r w:rsidRPr="007432CB">
          <w:rPr>
            <w:rFonts w:ascii="Segoe UI" w:hAnsi="Segoe UI" w:cs="Segoe UI"/>
            <w:color w:val="156082" w:themeColor="accent1"/>
            <w:sz w:val="23"/>
            <w:szCs w:val="23"/>
            <w:lang w:val="en-GB"/>
          </w:rPr>
          <w:t xml:space="preserve">. However, it is difficult to observe the evaporation of a thin liquid film in fluid inclusions that homogenize to the vapour phase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2008)</w:t>
        </w:r>
      </w:ins>
      <w:ins w:id="21" w:author="Charlotte Devitre" w:date="2024-08-07T15:38:00Z" w16du:dateUtc="2024-08-07T22:38:00Z">
        <w:r w:rsidRPr="007432CB">
          <w:rPr>
            <w:rFonts w:ascii="Segoe UI" w:hAnsi="Segoe UI" w:cs="Segoe UI"/>
            <w:color w:val="156082" w:themeColor="accent1"/>
            <w:sz w:val="23"/>
            <w:szCs w:val="23"/>
          </w:rPr>
          <w:fldChar w:fldCharType="end"/>
        </w:r>
      </w:ins>
      <w:ins w:id="22" w:author="Charlotte Devitre" w:date="2024-08-07T15:38:00Z">
        <w:r w:rsidRPr="007432CB">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w:t>
        </w:r>
        <w:proofErr w:type="spellStart"/>
        <w:r w:rsidRPr="007432CB">
          <w:rPr>
            <w:rFonts w:ascii="Segoe UI" w:hAnsi="Segoe UI" w:cs="Segoe UI"/>
            <w:color w:val="156082" w:themeColor="accent1"/>
            <w:sz w:val="23"/>
            <w:szCs w:val="23"/>
          </w:rPr>
          <w:t>Clocchiatti</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1994;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2003)</w:t>
        </w:r>
      </w:ins>
      <w:ins w:id="23" w:author="Charlotte Devitre" w:date="2024-08-07T15:38:00Z" w16du:dateUtc="2024-08-07T22:38:00Z">
        <w:r w:rsidRPr="007432CB">
          <w:rPr>
            <w:rFonts w:ascii="Segoe UI" w:hAnsi="Segoe UI" w:cs="Segoe UI"/>
            <w:color w:val="156082" w:themeColor="accent1"/>
            <w:sz w:val="23"/>
            <w:szCs w:val="23"/>
          </w:rPr>
          <w:fldChar w:fldCharType="end"/>
        </w:r>
      </w:ins>
      <w:ins w:id="24" w:author="Charlotte Devitre" w:date="2024-08-07T15:38:00Z">
        <w:r w:rsidRPr="007432CB">
          <w:rPr>
            <w:rFonts w:ascii="Segoe UI" w:hAnsi="Segoe UI" w:cs="Segoe UI"/>
            <w:color w:val="156082" w:themeColor="accent1"/>
            <w:sz w:val="23"/>
            <w:szCs w:val="23"/>
            <w:lang w:val="en-GB"/>
          </w:rPr>
          <w:t>.</w:t>
        </w:r>
        <w:r w:rsidRPr="007432CB" w:rsidDel="00E56FD9">
          <w:rPr>
            <w:rFonts w:ascii="Segoe UI" w:hAnsi="Segoe UI" w:cs="Segoe UI"/>
            <w:color w:val="156082" w:themeColor="accent1"/>
            <w:sz w:val="23"/>
            <w:szCs w:val="23"/>
            <w:lang w:val="en-GB"/>
          </w:rPr>
          <w:t xml:space="preserve"> </w:t>
        </w:r>
        <w:r w:rsidRPr="007432CB">
          <w:rPr>
            <w:rFonts w:ascii="Segoe UI" w:hAnsi="Segoe UI" w:cs="Segoe UI"/>
            <w:color w:val="156082" w:themeColor="accent1"/>
            <w:sz w:val="23"/>
            <w:szCs w:val="23"/>
            <w:lang w:val="en-GB"/>
          </w:rPr>
          <w:t xml:space="preserve">Developments in the past two decades in the accuracy and precision of Raman spectroscopy, which </w:t>
        </w:r>
        <w:r w:rsidRPr="007432CB">
          <w:rPr>
            <w:rFonts w:ascii="Segoe UI" w:hAnsi="Segoe UI" w:cs="Segoe UI"/>
            <w:color w:val="156082" w:themeColor="accent1"/>
            <w:sz w:val="23"/>
            <w:szCs w:val="23"/>
          </w:rPr>
          <w:t xml:space="preserve">uses spectral features of </w:t>
        </w:r>
        <w:r w:rsidRPr="007432CB">
          <w:rPr>
            <w:rFonts w:ascii="Segoe UI" w:hAnsi="Segoe UI" w:cs="Segoe UI"/>
            <w:color w:val="156082" w:themeColor="accent1"/>
            <w:sz w:val="23"/>
            <w:szCs w:val="23"/>
            <w:lang w:val="en-GB"/>
          </w:rPr>
          <w:t>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rPr>
          <w:t xml:space="preserve"> fluids to calculate a </w:t>
        </w:r>
        <w:r w:rsidRPr="007432CB">
          <w:rPr>
            <w:rFonts w:ascii="Segoe UI" w:hAnsi="Segoe UI" w:cs="Segoe UI"/>
            <w:color w:val="156082" w:themeColor="accent1"/>
            <w:sz w:val="23"/>
            <w:szCs w:val="23"/>
            <w:lang w:val="en-GB"/>
          </w:rPr>
          <w:t>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rPr>
          <w:t xml:space="preserve"> density using an instrument-specific calibration </w:t>
        </w:r>
        <w:r w:rsidRPr="007432CB">
          <w:rPr>
            <w:rFonts w:ascii="Segoe UI" w:hAnsi="Segoe UI" w:cs="Segoe UI"/>
            <w:color w:val="156082" w:themeColor="accent1"/>
            <w:sz w:val="23"/>
            <w:szCs w:val="23"/>
            <w:lang w:val="en-GB"/>
          </w:rPr>
          <w:t xml:space="preserve">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Rosso and Bodnar, 1995; Kawakami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2003; Yamamoto and </w:t>
        </w:r>
        <w:proofErr w:type="spellStart"/>
        <w:r w:rsidRPr="007432CB">
          <w:rPr>
            <w:rFonts w:ascii="Segoe UI" w:hAnsi="Segoe UI" w:cs="Segoe UI"/>
            <w:color w:val="156082" w:themeColor="accent1"/>
            <w:sz w:val="23"/>
            <w:szCs w:val="23"/>
          </w:rPr>
          <w:t>Kagi</w:t>
        </w:r>
        <w:proofErr w:type="spellEnd"/>
        <w:r w:rsidRPr="007432CB">
          <w:rPr>
            <w:rFonts w:ascii="Segoe UI" w:hAnsi="Segoe UI" w:cs="Segoe UI"/>
            <w:color w:val="156082" w:themeColor="accent1"/>
            <w:sz w:val="23"/>
            <w:szCs w:val="23"/>
          </w:rPr>
          <w:t xml:space="preserve">, 2006; Fall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Wang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2019; </w:t>
        </w:r>
        <w:proofErr w:type="spellStart"/>
        <w:r w:rsidRPr="007432CB">
          <w:rPr>
            <w:rFonts w:ascii="Segoe UI" w:hAnsi="Segoe UI" w:cs="Segoe UI"/>
            <w:color w:val="156082" w:themeColor="accent1"/>
            <w:sz w:val="23"/>
            <w:szCs w:val="23"/>
          </w:rPr>
          <w:t>Lamadrid</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2017; </w:t>
        </w:r>
        <w:proofErr w:type="spellStart"/>
        <w:r w:rsidRPr="007432CB">
          <w:rPr>
            <w:rFonts w:ascii="Segoe UI" w:hAnsi="Segoe UI" w:cs="Segoe UI"/>
            <w:color w:val="156082" w:themeColor="accent1"/>
            <w:sz w:val="23"/>
            <w:szCs w:val="23"/>
          </w:rPr>
          <w:t>Sublett</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2020;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2021; Le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2021)</w:t>
        </w:r>
      </w:ins>
      <w:ins w:id="25" w:author="Charlotte Devitre" w:date="2024-08-07T15:38:00Z" w16du:dateUtc="2024-08-07T22:38:00Z">
        <w:r w:rsidRPr="007432CB">
          <w:rPr>
            <w:rFonts w:ascii="Segoe UI" w:hAnsi="Segoe UI" w:cs="Segoe UI"/>
            <w:color w:val="156082" w:themeColor="accent1"/>
            <w:sz w:val="23"/>
            <w:szCs w:val="23"/>
          </w:rPr>
          <w:fldChar w:fldCharType="end"/>
        </w:r>
      </w:ins>
      <w:ins w:id="26" w:author="Charlotte Devitre" w:date="2024-08-07T15:38:00Z">
        <w:r w:rsidRPr="007432CB">
          <w:rPr>
            <w:rFonts w:ascii="Segoe UI" w:hAnsi="Segoe UI" w:cs="Segoe UI"/>
            <w:color w:val="156082" w:themeColor="accent1"/>
            <w:sz w:val="23"/>
            <w:szCs w:val="23"/>
            <w:lang w:val="en-GB"/>
          </w:rPr>
          <w:t>, have made it possible to accurately measure lower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2024;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Wieser</w:t>
        </w:r>
        <w:proofErr w:type="spellEnd"/>
        <w:r w:rsidRPr="007432CB">
          <w:rPr>
            <w:rFonts w:ascii="Segoe UI" w:hAnsi="Segoe UI" w:cs="Segoe UI"/>
            <w:color w:val="156082" w:themeColor="accent1"/>
            <w:sz w:val="23"/>
            <w:szCs w:val="23"/>
          </w:rPr>
          <w:t xml:space="preserve">, 2024; Lerner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w:t>
        </w:r>
      </w:ins>
      <w:ins w:id="27" w:author="Charlotte Devitre" w:date="2024-08-07T15:38:00Z" w16du:dateUtc="2024-08-07T22:38:00Z">
        <w:r w:rsidRPr="007432CB">
          <w:rPr>
            <w:rFonts w:ascii="Segoe UI" w:hAnsi="Segoe UI" w:cs="Segoe UI"/>
            <w:color w:val="156082" w:themeColor="accent1"/>
            <w:sz w:val="23"/>
            <w:szCs w:val="23"/>
          </w:rPr>
          <w:fldChar w:fldCharType="end"/>
        </w:r>
      </w:ins>
      <w:ins w:id="28" w:author="Charlotte Devitre" w:date="2024-08-07T15:38:00Z">
        <w:r w:rsidRPr="007432CB">
          <w:rPr>
            <w:rFonts w:ascii="Segoe UI" w:hAnsi="Segoe UI" w:cs="Segoe UI"/>
            <w:color w:val="156082" w:themeColor="accent1"/>
            <w:sz w:val="23"/>
            <w:szCs w:val="23"/>
          </w:rPr>
          <w:t>. Although micro thermometry is generally more accurate than Raman spectroscopy for high-density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fluids (&gt;0.6 g/cm</w:t>
        </w:r>
        <w:r w:rsidRPr="007432CB">
          <w:rPr>
            <w:rFonts w:ascii="Segoe UI" w:hAnsi="Segoe UI" w:cs="Segoe UI"/>
            <w:color w:val="156082" w:themeColor="accent1"/>
            <w:sz w:val="23"/>
            <w:szCs w:val="23"/>
            <w:vertAlign w:val="superscript"/>
          </w:rPr>
          <w:t>3</w:t>
        </w:r>
        <w:r w:rsidRPr="007432CB">
          <w:rPr>
            <w:rFonts w:ascii="Segoe UI" w:hAnsi="Segoe UI" w:cs="Segoe UI"/>
            <w:color w:val="156082" w:themeColor="accent1"/>
            <w:sz w:val="23"/>
            <w:szCs w:val="23"/>
          </w:rPr>
          <w:t xml:space="preserve">; </w:t>
        </w:r>
        <w:r w:rsidRPr="007432CB">
          <w:rPr>
            <w:rFonts w:ascii="Segoe UI" w:hAnsi="Segoe UI" w:cs="Segoe UI"/>
            <w:color w:val="156082" w:themeColor="accent1"/>
            <w:sz w:val="23"/>
            <w:szCs w:val="23"/>
          </w:rPr>
          <w:fldChar w:fldCharType="begin"/>
        </w:r>
        <w:r w:rsidRPr="007432CB">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7432CB">
          <w:rPr>
            <w:rFonts w:ascii="Segoe UI" w:hAnsi="Segoe UI" w:cs="Segoe UI"/>
            <w:color w:val="156082" w:themeColor="accent1"/>
            <w:sz w:val="23"/>
            <w:szCs w:val="23"/>
          </w:rPr>
          <w:fldChar w:fldCharType="separate"/>
        </w:r>
        <w:r w:rsidRPr="007432CB">
          <w:rPr>
            <w:rFonts w:ascii="Segoe UI" w:hAnsi="Segoe UI" w:cs="Segoe UI"/>
            <w:color w:val="156082" w:themeColor="accent1"/>
            <w:sz w:val="23"/>
            <w:szCs w:val="23"/>
          </w:rPr>
          <w:t>Bakker, 2021</w:t>
        </w:r>
      </w:ins>
      <w:ins w:id="29" w:author="Charlotte Devitre" w:date="2024-08-07T15:38:00Z" w16du:dateUtc="2024-08-07T22:38:00Z">
        <w:r w:rsidRPr="007432CB">
          <w:rPr>
            <w:rFonts w:ascii="Segoe UI" w:hAnsi="Segoe UI" w:cs="Segoe UI"/>
            <w:color w:val="156082" w:themeColor="accent1"/>
            <w:sz w:val="23"/>
            <w:szCs w:val="23"/>
          </w:rPr>
          <w:fldChar w:fldCharType="end"/>
        </w:r>
      </w:ins>
      <w:ins w:id="30" w:author="Charlotte Devitre" w:date="2024-08-07T15:38:00Z">
        <w:r w:rsidRPr="007432CB">
          <w:rPr>
            <w:rFonts w:ascii="Segoe UI" w:hAnsi="Segoe UI" w:cs="Segoe UI"/>
            <w:color w:val="156082" w:themeColor="accent1"/>
            <w:sz w:val="23"/>
            <w:szCs w:val="23"/>
          </w:rPr>
          <w:t>), Raman spectroscopy has the advantage of being able to easily probe nearly the entire range of geologically relevant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the inclusions using Raman spectroscopy. The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density obtained from either technique, </w:t>
        </w:r>
        <w:r w:rsidRPr="007432CB">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or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w:t>
        </w:r>
        <w:r w:rsidRPr="007432CB">
          <w:rPr>
            <w:rFonts w:ascii="Segoe UI" w:hAnsi="Segoe UI" w:cs="Segoe UI"/>
            <w:bCs/>
            <w:color w:val="156082" w:themeColor="accent1"/>
            <w:sz w:val="23"/>
            <w:szCs w:val="23"/>
            <w:lang w:val="en-GB"/>
          </w:rPr>
          <w:t>H</w:t>
        </w:r>
        <w:r w:rsidRPr="007432CB">
          <w:rPr>
            <w:rFonts w:ascii="Segoe UI" w:hAnsi="Segoe UI" w:cs="Segoe UI"/>
            <w:bCs/>
            <w:color w:val="156082" w:themeColor="accent1"/>
            <w:sz w:val="23"/>
            <w:szCs w:val="23"/>
            <w:vertAlign w:val="subscript"/>
            <w:lang w:val="en-GB"/>
          </w:rPr>
          <w:t>2</w:t>
        </w:r>
        <w:r w:rsidRPr="007432CB">
          <w:rPr>
            <w:rFonts w:ascii="Segoe UI" w:hAnsi="Segoe UI" w:cs="Segoe UI"/>
            <w:bCs/>
            <w:color w:val="156082" w:themeColor="accent1"/>
            <w:sz w:val="23"/>
            <w:szCs w:val="23"/>
            <w:lang w:val="en-GB"/>
          </w:rPr>
          <w:t>O</w:t>
        </w:r>
        <w:r w:rsidRPr="007432CB">
          <w:rPr>
            <w:rFonts w:ascii="Segoe UI" w:hAnsi="Segoe UI" w:cs="Segoe UI"/>
            <w:color w:val="156082" w:themeColor="accent1"/>
            <w:sz w:val="23"/>
            <w:szCs w:val="23"/>
            <w:lang w:val="en-GB"/>
          </w:rPr>
          <w:t xml:space="preserve">). Recent studies have speculated that fluid inclusion barometry, using either micro thermometry or Raman spectroscopy, could be performed quickly enough to be useful for near-real-time volcano monitoring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2024b)</w:t>
        </w:r>
      </w:ins>
      <w:ins w:id="31" w:author="Charlotte Devitre" w:date="2024-08-07T15:38:00Z" w16du:dateUtc="2024-08-07T22:38:00Z">
        <w:r w:rsidRPr="007432CB">
          <w:rPr>
            <w:rFonts w:ascii="Segoe UI" w:hAnsi="Segoe UI" w:cs="Segoe UI"/>
            <w:color w:val="156082" w:themeColor="accent1"/>
            <w:sz w:val="23"/>
            <w:szCs w:val="23"/>
            <w:lang w:val="en-GB"/>
          </w:rPr>
          <w:fldChar w:fldCharType="end"/>
        </w:r>
      </w:ins>
      <w:ins w:id="32" w:author="Charlotte Devitre" w:date="2024-08-07T15:38:00Z">
        <w:r w:rsidRPr="007432CB">
          <w:rPr>
            <w:rFonts w:ascii="Segoe UI" w:hAnsi="Segoe UI" w:cs="Segoe UI"/>
            <w:color w:val="156082" w:themeColor="accent1"/>
            <w:sz w:val="23"/>
            <w:szCs w:val="23"/>
          </w:rPr>
          <w:t>. Indeed, advances in the accuracy of Raman measurements from two decades of improvements in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w:t>
        </w:r>
        <w:proofErr w:type="spellStart"/>
        <w:r w:rsidRPr="007432CB">
          <w:rPr>
            <w:rFonts w:ascii="Segoe UI" w:hAnsi="Segoe UI" w:cs="Segoe UI"/>
            <w:color w:val="156082" w:themeColor="accent1"/>
            <w:sz w:val="23"/>
            <w:szCs w:val="23"/>
          </w:rPr>
          <w:t>densimetry</w:t>
        </w:r>
        <w:proofErr w:type="spellEnd"/>
        <w:r w:rsidRPr="007432CB">
          <w:rPr>
            <w:rFonts w:ascii="Segoe UI" w:hAnsi="Segoe UI" w:cs="Segoe UI"/>
            <w:color w:val="156082" w:themeColor="accent1"/>
            <w:sz w:val="23"/>
            <w:szCs w:val="23"/>
          </w:rPr>
          <w:t xml:space="preserve"> calibrations along with new capabilities to process data in a more streamlined and reproduceable way (e.g., </w:t>
        </w:r>
        <w:r w:rsidRPr="007432CB">
          <w:rPr>
            <w:rFonts w:ascii="Segoe UI" w:hAnsi="Segoe UI" w:cs="Segoe UI"/>
            <w:color w:val="156082" w:themeColor="accent1"/>
            <w:sz w:val="23"/>
            <w:szCs w:val="23"/>
          </w:rPr>
          <w:fldChar w:fldCharType="begin"/>
        </w:r>
        <w:r w:rsidRPr="007432CB">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7432CB">
          <w:rPr>
            <w:rFonts w:ascii="Segoe UI" w:hAnsi="Segoe UI" w:cs="Segoe UI"/>
            <w:color w:val="156082" w:themeColor="accent1"/>
            <w:sz w:val="23"/>
            <w:szCs w:val="23"/>
          </w:rPr>
          <w:fldChar w:fldCharType="separate"/>
        </w:r>
        <w:proofErr w:type="spellStart"/>
        <w:r w:rsidRPr="007432CB">
          <w:rPr>
            <w:rFonts w:ascii="Segoe UI" w:hAnsi="Segoe UI" w:cs="Segoe UI"/>
            <w:color w:val="156082" w:themeColor="accent1"/>
            <w:sz w:val="23"/>
            <w:szCs w:val="23"/>
          </w:rPr>
          <w:t>Wieser</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2024</w:t>
        </w:r>
      </w:ins>
      <w:ins w:id="33" w:author="Charlotte Devitre" w:date="2024-08-07T15:38:00Z" w16du:dateUtc="2024-08-07T22:38:00Z">
        <w:r w:rsidRPr="007432CB">
          <w:rPr>
            <w:rFonts w:ascii="Segoe UI" w:hAnsi="Segoe UI" w:cs="Segoe UI"/>
            <w:color w:val="156082" w:themeColor="accent1"/>
            <w:sz w:val="23"/>
            <w:szCs w:val="23"/>
            <w:lang w:val="en-GB"/>
          </w:rPr>
          <w:fldChar w:fldCharType="end"/>
        </w:r>
      </w:ins>
      <w:ins w:id="34" w:author="Charlotte Devitre" w:date="2024-08-07T15:38:00Z">
        <w:r w:rsidRPr="007432CB">
          <w:rPr>
            <w:rFonts w:ascii="Segoe UI" w:hAnsi="Segoe UI" w:cs="Segoe UI"/>
            <w:color w:val="156082" w:themeColor="accent1"/>
            <w:sz w:val="23"/>
            <w:szCs w:val="23"/>
          </w:rPr>
          <w:t>) show that Raman-based fluid inclusion barometry could now be fast-enough for this application. However, this has not been formally demonstrated</w:t>
        </w:r>
        <w:r w:rsidRPr="007432CB">
          <w:rPr>
            <w:rFonts w:ascii="Segoe UI" w:hAnsi="Segoe UI" w:cs="Segoe UI"/>
            <w:color w:val="156082" w:themeColor="accent1"/>
            <w:sz w:val="23"/>
            <w:szCs w:val="23"/>
            <w:lang w:val="en-GB"/>
          </w:rPr>
          <w:t xml:space="preserve">. </w:t>
        </w:r>
      </w:ins>
      <w:r>
        <w:rPr>
          <w:rFonts w:ascii="Segoe UI" w:hAnsi="Segoe UI" w:cs="Segoe UI"/>
          <w:color w:val="156082" w:themeColor="accent1"/>
          <w:sz w:val="23"/>
          <w:szCs w:val="23"/>
          <w:lang w:val="en-GB"/>
        </w:rPr>
        <w:t>“</w:t>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w:t>
      </w:r>
      <w:r>
        <w:rPr>
          <w:rFonts w:ascii="Segoe UI" w:hAnsi="Segoe UI" w:cs="Segoe UI"/>
          <w:color w:val="242424"/>
          <w:sz w:val="23"/>
          <w:szCs w:val="23"/>
          <w:shd w:val="clear" w:color="auto" w:fill="FFFFFF"/>
        </w:rPr>
        <w:lastRenderedPageBreak/>
        <w:t xml:space="preserve">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0D5F80D1" w:rsid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 xml:space="preserve">See lines </w:t>
      </w:r>
      <w:r w:rsidR="007432CB">
        <w:rPr>
          <w:rFonts w:ascii="Segoe UI" w:hAnsi="Segoe UI" w:cs="Segoe UI"/>
          <w:color w:val="156082" w:themeColor="accent1"/>
          <w:sz w:val="23"/>
          <w:szCs w:val="23"/>
        </w:rPr>
        <w:t>209</w:t>
      </w:r>
      <w:r>
        <w:rPr>
          <w:rFonts w:ascii="Segoe UI" w:hAnsi="Segoe UI" w:cs="Segoe UI"/>
          <w:color w:val="156082" w:themeColor="accent1"/>
          <w:sz w:val="23"/>
          <w:szCs w:val="23"/>
        </w:rPr>
        <w:t>-</w:t>
      </w:r>
      <w:r w:rsidR="007432CB">
        <w:rPr>
          <w:rFonts w:ascii="Segoe UI" w:hAnsi="Segoe UI" w:cs="Segoe UI"/>
          <w:color w:val="156082" w:themeColor="accent1"/>
          <w:sz w:val="23"/>
          <w:szCs w:val="23"/>
        </w:rPr>
        <w:t>216</w:t>
      </w:r>
      <w:r>
        <w:rPr>
          <w:rFonts w:ascii="Segoe UI" w:hAnsi="Segoe UI" w:cs="Segoe UI"/>
          <w:color w:val="156082" w:themeColor="accent1"/>
          <w:sz w:val="23"/>
          <w:szCs w:val="23"/>
        </w:rPr>
        <w:t xml:space="preserve">: </w:t>
      </w:r>
    </w:p>
    <w:p w14:paraId="081993A9" w14:textId="4BE0403F" w:rsidR="00941204" w:rsidRP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w:t>
      </w:r>
      <w:ins w:id="35" w:author="Charlotte Devitre" w:date="2024-08-07T15:38:00Z">
        <w:r w:rsidR="007432CB" w:rsidRPr="007432CB">
          <w:rPr>
            <w:rFonts w:ascii="Segoe UI" w:hAnsi="Segoe UI" w:cs="Segoe UI"/>
            <w:color w:val="156082" w:themeColor="accent1"/>
            <w:sz w:val="23"/>
            <w:szCs w:val="23"/>
            <w:lang w:val="en-GB"/>
          </w:rPr>
          <w:t xml:space="preserve">Recent studies have speculated that fluid inclusion barometry, using either micro thermometry or Raman spectroscopy, could be performed quickly enough to be useful for near-real-time volcano monitoring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2024b)</w:t>
        </w:r>
      </w:ins>
      <w:ins w:id="36" w:author="Charlotte Devitre" w:date="2024-08-07T15:38:00Z" w16du:dateUtc="2024-08-07T22:38:00Z">
        <w:r w:rsidR="007432CB" w:rsidRPr="007432CB">
          <w:rPr>
            <w:rFonts w:ascii="Segoe UI" w:hAnsi="Segoe UI" w:cs="Segoe UI"/>
            <w:color w:val="156082" w:themeColor="accent1"/>
            <w:sz w:val="23"/>
            <w:szCs w:val="23"/>
            <w:lang w:val="en-GB"/>
          </w:rPr>
          <w:fldChar w:fldCharType="end"/>
        </w:r>
      </w:ins>
      <w:ins w:id="37" w:author="Charlotte Devitre" w:date="2024-08-07T15:38:00Z">
        <w:r w:rsidR="007432CB" w:rsidRPr="007432CB">
          <w:rPr>
            <w:rFonts w:ascii="Segoe UI" w:hAnsi="Segoe UI" w:cs="Segoe UI"/>
            <w:color w:val="156082" w:themeColor="accent1"/>
            <w:sz w:val="23"/>
            <w:szCs w:val="23"/>
          </w:rPr>
          <w:t>. Indeed, advances in the accuracy of Raman measurements from two decades of improvements in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w:t>
        </w:r>
        <w:proofErr w:type="spellStart"/>
        <w:r w:rsidR="007432CB" w:rsidRPr="007432CB">
          <w:rPr>
            <w:rFonts w:ascii="Segoe UI" w:hAnsi="Segoe UI" w:cs="Segoe UI"/>
            <w:color w:val="156082" w:themeColor="accent1"/>
            <w:sz w:val="23"/>
            <w:szCs w:val="23"/>
          </w:rPr>
          <w:t>densimetry</w:t>
        </w:r>
        <w:proofErr w:type="spellEnd"/>
        <w:r w:rsidR="007432CB" w:rsidRPr="007432CB">
          <w:rPr>
            <w:rFonts w:ascii="Segoe UI" w:hAnsi="Segoe UI" w:cs="Segoe UI"/>
            <w:color w:val="156082" w:themeColor="accent1"/>
            <w:sz w:val="23"/>
            <w:szCs w:val="23"/>
          </w:rPr>
          <w:t xml:space="preserve"> calibrations along with new capabilities to process data in a more streamlined and reproduceable way (e.g., </w:t>
        </w:r>
        <w:r w:rsidR="007432CB" w:rsidRPr="007432CB">
          <w:rPr>
            <w:rFonts w:ascii="Segoe UI" w:hAnsi="Segoe UI" w:cs="Segoe UI"/>
            <w:color w:val="156082" w:themeColor="accent1"/>
            <w:sz w:val="23"/>
            <w:szCs w:val="23"/>
          </w:rPr>
          <w:fldChar w:fldCharType="begin"/>
        </w:r>
        <w:r w:rsidR="007432CB" w:rsidRPr="007432CB">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7432CB" w:rsidRPr="007432CB">
          <w:rPr>
            <w:rFonts w:ascii="Segoe UI" w:hAnsi="Segoe UI" w:cs="Segoe UI"/>
            <w:color w:val="156082" w:themeColor="accent1"/>
            <w:sz w:val="23"/>
            <w:szCs w:val="23"/>
          </w:rPr>
          <w:fldChar w:fldCharType="separate"/>
        </w:r>
        <w:proofErr w:type="spellStart"/>
        <w:r w:rsidR="007432CB" w:rsidRPr="007432CB">
          <w:rPr>
            <w:rFonts w:ascii="Segoe UI" w:hAnsi="Segoe UI" w:cs="Segoe UI"/>
            <w:color w:val="156082" w:themeColor="accent1"/>
            <w:sz w:val="23"/>
            <w:szCs w:val="23"/>
          </w:rPr>
          <w:t>Wieser</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2024</w:t>
        </w:r>
      </w:ins>
      <w:ins w:id="38" w:author="Charlotte Devitre" w:date="2024-08-07T15:38:00Z" w16du:dateUtc="2024-08-07T22:38:00Z">
        <w:r w:rsidR="007432CB" w:rsidRPr="007432CB">
          <w:rPr>
            <w:rFonts w:ascii="Segoe UI" w:hAnsi="Segoe UI" w:cs="Segoe UI"/>
            <w:color w:val="156082" w:themeColor="accent1"/>
            <w:sz w:val="23"/>
            <w:szCs w:val="23"/>
            <w:lang w:val="en-GB"/>
          </w:rPr>
          <w:fldChar w:fldCharType="end"/>
        </w:r>
      </w:ins>
      <w:ins w:id="39" w:author="Charlotte Devitre" w:date="2024-08-07T15:38:00Z">
        <w:r w:rsidR="007432CB" w:rsidRPr="007432CB">
          <w:rPr>
            <w:rFonts w:ascii="Segoe UI" w:hAnsi="Segoe UI" w:cs="Segoe UI"/>
            <w:color w:val="156082" w:themeColor="accent1"/>
            <w:sz w:val="23"/>
            <w:szCs w:val="23"/>
          </w:rPr>
          <w:t>) show that Raman-based fluid inclusion barometry could now be fast-enough for this application. However, this has not been formally demonstrated</w:t>
        </w:r>
        <w:r w:rsidR="007432CB" w:rsidRPr="007432CB">
          <w:rPr>
            <w:rFonts w:ascii="Segoe UI" w:hAnsi="Segoe UI" w:cs="Segoe UI"/>
            <w:color w:val="156082" w:themeColor="accent1"/>
            <w:sz w:val="23"/>
            <w:szCs w:val="23"/>
            <w:lang w:val="en-GB"/>
          </w:rPr>
          <w:t>.</w:t>
        </w:r>
      </w:ins>
      <w:r w:rsidR="007432CB">
        <w:rPr>
          <w:rFonts w:ascii="Segoe UI" w:hAnsi="Segoe UI" w:cs="Segoe UI"/>
          <w:color w:val="156082" w:themeColor="accent1"/>
          <w:sz w:val="23"/>
          <w:szCs w:val="23"/>
          <w:lang w:val="en-GB"/>
        </w:rPr>
        <w:t>”</w:t>
      </w: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w:t>
      </w:r>
      <w:r>
        <w:rPr>
          <w:rFonts w:ascii="Segoe UI" w:hAnsi="Segoe UI" w:cs="Segoe UI"/>
          <w:color w:val="242424"/>
          <w:sz w:val="23"/>
          <w:szCs w:val="23"/>
          <w:shd w:val="clear" w:color="auto" w:fill="FFFFFF"/>
        </w:rPr>
        <w:lastRenderedPageBreak/>
        <w:t>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4A5DEBDA" w14:textId="42D96D2C"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3. Advantages and limitations of fluid inclusion barometry.</w:t>
      </w:r>
      <w:r w:rsidR="00941204">
        <w:rPr>
          <w:rFonts w:ascii="Segoe UI" w:hAnsi="Segoe UI" w:cs="Segoe UI"/>
          <w:color w:val="156082" w:themeColor="accent1"/>
          <w:sz w:val="23"/>
          <w:szCs w:val="23"/>
        </w:rPr>
        <w:t xml:space="preserve"> At line </w:t>
      </w:r>
      <w:r w:rsidR="00E04E6F">
        <w:rPr>
          <w:rFonts w:ascii="Segoe UI" w:hAnsi="Segoe UI" w:cs="Segoe UI"/>
          <w:color w:val="156082" w:themeColor="accent1"/>
          <w:sz w:val="23"/>
          <w:szCs w:val="23"/>
        </w:rPr>
        <w:t>619</w:t>
      </w:r>
      <w:r w:rsidR="00941204">
        <w:rPr>
          <w:rFonts w:ascii="Segoe UI" w:hAnsi="Segoe UI" w:cs="Segoe UI"/>
          <w:color w:val="156082" w:themeColor="accent1"/>
          <w:sz w:val="23"/>
          <w:szCs w:val="23"/>
        </w:rPr>
        <w:t xml:space="preserve">. </w:t>
      </w:r>
    </w:p>
    <w:p w14:paraId="2B5159E2" w14:textId="77777777" w:rsidR="00E04E6F" w:rsidRDefault="00E04E6F">
      <w:pPr>
        <w:rPr>
          <w:rFonts w:ascii="Segoe UI" w:hAnsi="Segoe UI" w:cs="Segoe UI"/>
          <w:color w:val="156082" w:themeColor="accent1"/>
          <w:sz w:val="23"/>
          <w:szCs w:val="23"/>
        </w:rPr>
      </w:pPr>
    </w:p>
    <w:p w14:paraId="54244632" w14:textId="44E4CDEF" w:rsidR="00941204" w:rsidRDefault="00E04E6F">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8BD2863" wp14:editId="77935679">
            <wp:extent cx="5800308" cy="1663430"/>
            <wp:effectExtent l="0" t="0" r="3810" b="635"/>
            <wp:docPr id="1324706375" name="Picture 2"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6375" name="Picture 2" descr="A black background with red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4736" cy="1670436"/>
                    </a:xfrm>
                    <a:prstGeom prst="rect">
                      <a:avLst/>
                    </a:prstGeom>
                  </pic:spPr>
                </pic:pic>
              </a:graphicData>
            </a:graphic>
          </wp:inline>
        </w:drawing>
      </w: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 xml:space="preserve">Devitre and </w:t>
      </w:r>
      <w:proofErr w:type="spellStart"/>
      <w:r w:rsidR="00DF65B9">
        <w:rPr>
          <w:rFonts w:ascii="Segoe UI" w:hAnsi="Segoe UI" w:cs="Segoe UI"/>
          <w:color w:val="156082" w:themeColor="accent1"/>
          <w:sz w:val="23"/>
          <w:szCs w:val="23"/>
        </w:rPr>
        <w:t>Wieser</w:t>
      </w:r>
      <w:proofErr w:type="spellEnd"/>
      <w:r w:rsidR="00DF65B9">
        <w:rPr>
          <w:rFonts w:ascii="Segoe UI" w:hAnsi="Segoe UI" w:cs="Segoe UI"/>
          <w:color w:val="156082" w:themeColor="accent1"/>
          <w:sz w:val="23"/>
          <w:szCs w:val="23"/>
        </w:rPr>
        <w:t xml:space="preserve">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lastRenderedPageBreak/>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lastRenderedPageBreak/>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2002. Fossil pressures of fluid inclusions in mantle xenoliths exhibiting rheology of mantle minerals: Implications for the geobarometry of mantle minerals using micro-Raman spectroscopy. Earth Planet. Sci. </w:t>
      </w:r>
      <w:r>
        <w:rPr>
          <w:rFonts w:ascii="Segoe UI" w:hAnsi="Segoe UI" w:cs="Segoe UI"/>
          <w:color w:val="242424"/>
          <w:sz w:val="23"/>
          <w:szCs w:val="23"/>
          <w:shd w:val="clear" w:color="auto" w:fill="FFFFFF"/>
        </w:rPr>
        <w:lastRenderedPageBreak/>
        <w:t>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lastRenderedPageBreak/>
        <w:t>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5B4DB921"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r w:rsidR="00E04E6F">
        <w:rPr>
          <w:rFonts w:ascii="Segoe UI" w:hAnsi="Segoe UI" w:cs="Segoe UI"/>
          <w:color w:val="156082" w:themeColor="accent1"/>
          <w:sz w:val="23"/>
          <w:szCs w:val="23"/>
          <w:shd w:val="clear" w:color="auto" w:fill="FFFFFF"/>
        </w:rPr>
        <w:t xml:space="preserve"> We added a new section for this purpose at lines 1024-1059</w:t>
      </w:r>
    </w:p>
    <w:p w14:paraId="3193A652" w14:textId="651AF696" w:rsidR="00E04E6F" w:rsidRDefault="00E04E6F" w:rsidP="00103DAC">
      <w:pPr>
        <w:jc w:val="both"/>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672B5ED" wp14:editId="391A90D8">
            <wp:extent cx="5750126" cy="1361872"/>
            <wp:effectExtent l="0" t="0" r="3175" b="0"/>
            <wp:docPr id="1428026637" name="Picture 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6637" name="Picture 3" descr="A black background with red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86972" cy="1370599"/>
                    </a:xfrm>
                    <a:prstGeom prst="rect">
                      <a:avLst/>
                    </a:prstGeom>
                  </pic:spPr>
                </pic:pic>
              </a:graphicData>
            </a:graphic>
          </wp:inline>
        </w:drawing>
      </w:r>
    </w:p>
    <w:p w14:paraId="450B2027" w14:textId="77777777" w:rsidR="00E04E6F" w:rsidRPr="00E04E6F" w:rsidRDefault="00103DAC" w:rsidP="00E04E6F">
      <w:pPr>
        <w:jc w:val="both"/>
        <w:rPr>
          <w:ins w:id="40" w:author="Charlotte Devitre" w:date="2024-08-07T15:38:00Z"/>
          <w:rFonts w:ascii="Segoe UI" w:hAnsi="Segoe UI" w:cs="Segoe UI"/>
          <w:bCs/>
          <w:color w:val="156082" w:themeColor="accent1"/>
          <w:sz w:val="23"/>
          <w:szCs w:val="23"/>
          <w:shd w:val="clear" w:color="auto" w:fill="FFFFFF"/>
        </w:rPr>
      </w:pPr>
      <w:r>
        <w:rPr>
          <w:rFonts w:ascii="Segoe UI" w:hAnsi="Segoe UI" w:cs="Segoe UI"/>
          <w:color w:val="156082" w:themeColor="accent1"/>
          <w:sz w:val="23"/>
          <w:szCs w:val="23"/>
          <w:shd w:val="clear" w:color="auto" w:fill="FFFFFF"/>
        </w:rPr>
        <w:t>“</w:t>
      </w:r>
      <w:ins w:id="41"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Our simulation demonstrated that rapid-response fluid inclusion barometry can be performed in near-real-time and such rapid-response work in collaboration with universities was not taxing on observatory or academic staff. This implies that in future eruptions, the method can be used to help observatories deduce the geometry of the plumbing system supplying magma and interpret activity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(Re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2021)</w:t>
        </w:r>
      </w:ins>
      <w:ins w:id="42"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3"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without detracting from other essential duties during eruption responses. </w:t>
        </w:r>
        <w:r w:rsidR="00E04E6F" w:rsidRPr="00E04E6F">
          <w:rPr>
            <w:rFonts w:ascii="Segoe UI" w:hAnsi="Segoe UI" w:cs="Segoe UI"/>
            <w:bCs/>
            <w:color w:val="156082" w:themeColor="accent1"/>
            <w:sz w:val="23"/>
            <w:szCs w:val="23"/>
            <w:shd w:val="clear" w:color="auto" w:fill="FFFFFF"/>
          </w:rPr>
          <w:t xml:space="preserve">For example, during the 2018 LERZ Kīlauea eruption, HVO’s near-real-time chemical monitoring with bulk rock ED-XRF identified the appearance and disappearance of many magma batches </w:t>
        </w:r>
        <w:r w:rsidR="00E04E6F" w:rsidRPr="00E04E6F">
          <w:rPr>
            <w:rFonts w:ascii="Segoe UI" w:hAnsi="Segoe UI" w:cs="Segoe UI"/>
            <w:bCs/>
            <w:color w:val="156082" w:themeColor="accent1"/>
            <w:sz w:val="23"/>
            <w:szCs w:val="23"/>
            <w:shd w:val="clear" w:color="auto" w:fill="FFFFFF"/>
          </w:rPr>
          <w:fldChar w:fldCharType="begin"/>
        </w:r>
        <w:r w:rsidR="00E04E6F" w:rsidRPr="00E04E6F">
          <w:rPr>
            <w:rFonts w:ascii="Segoe UI" w:hAnsi="Segoe UI" w:cs="Segoe UI"/>
            <w:bCs/>
            <w:color w:val="156082" w:themeColor="accent1"/>
            <w:sz w:val="23"/>
            <w:szCs w:val="23"/>
            <w:shd w:val="clear" w:color="auto" w:fill="FFFFFF"/>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rPr>
          <w:fldChar w:fldCharType="separate"/>
        </w:r>
        <w:r w:rsidR="00E04E6F" w:rsidRPr="00E04E6F">
          <w:rPr>
            <w:rFonts w:ascii="Segoe UI" w:hAnsi="Segoe UI" w:cs="Segoe UI"/>
            <w:bCs/>
            <w:color w:val="156082" w:themeColor="accent1"/>
            <w:sz w:val="23"/>
            <w:szCs w:val="23"/>
            <w:shd w:val="clear" w:color="auto" w:fill="FFFFFF"/>
          </w:rPr>
          <w:t>(</w:t>
        </w:r>
        <w:proofErr w:type="spellStart"/>
        <w:r w:rsidR="00E04E6F" w:rsidRPr="00E04E6F">
          <w:rPr>
            <w:rFonts w:ascii="Segoe UI" w:hAnsi="Segoe UI" w:cs="Segoe UI"/>
            <w:bCs/>
            <w:color w:val="156082" w:themeColor="accent1"/>
            <w:sz w:val="23"/>
            <w:szCs w:val="23"/>
            <w:shd w:val="clear" w:color="auto" w:fill="FFFFFF"/>
          </w:rPr>
          <w:t>Gansecki</w:t>
        </w:r>
        <w:proofErr w:type="spellEnd"/>
        <w:r w:rsidR="00E04E6F" w:rsidRPr="00E04E6F">
          <w:rPr>
            <w:rFonts w:ascii="Segoe UI" w:hAnsi="Segoe UI" w:cs="Segoe UI"/>
            <w:bCs/>
            <w:color w:val="156082" w:themeColor="accent1"/>
            <w:sz w:val="23"/>
            <w:szCs w:val="23"/>
            <w:shd w:val="clear" w:color="auto" w:fill="FFFFFF"/>
          </w:rPr>
          <w:t xml:space="preserv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2019)</w:t>
        </w:r>
      </w:ins>
      <w:ins w:id="44"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5" w:author="Charlotte Devitre" w:date="2024-08-07T15:38:00Z">
        <w:r w:rsidR="00E04E6F" w:rsidRPr="00E04E6F">
          <w:rPr>
            <w:rFonts w:ascii="Segoe UI" w:hAnsi="Segoe UI" w:cs="Segoe UI"/>
            <w:bCs/>
            <w:color w:val="156082" w:themeColor="accent1"/>
            <w:sz w:val="23"/>
            <w:szCs w:val="23"/>
            <w:shd w:val="clear" w:color="auto" w:fill="FFFFFF"/>
          </w:rPr>
          <w:t xml:space="preserve">. Fluid inclusion </w:t>
        </w:r>
        <w:r w:rsidR="00E04E6F" w:rsidRPr="00E04E6F">
          <w:rPr>
            <w:rFonts w:ascii="Segoe UI" w:hAnsi="Segoe UI" w:cs="Segoe UI"/>
            <w:bCs/>
            <w:color w:val="156082" w:themeColor="accent1"/>
            <w:sz w:val="23"/>
            <w:szCs w:val="23"/>
            <w:shd w:val="clear" w:color="auto" w:fill="FFFFFF"/>
          </w:rPr>
          <w:lastRenderedPageBreak/>
          <w:t xml:space="preserve">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E04E6F" w:rsidRPr="00E04E6F">
          <w:rPr>
            <w:rFonts w:ascii="Segoe UI" w:hAnsi="Segoe UI" w:cs="Segoe UI"/>
            <w:bCs/>
            <w:color w:val="156082" w:themeColor="accent1"/>
            <w:sz w:val="23"/>
            <w:szCs w:val="23"/>
            <w:shd w:val="clear" w:color="auto" w:fill="FFFFFF"/>
          </w:rPr>
          <w:fldChar w:fldCharType="begin"/>
        </w:r>
        <w:r w:rsidR="00E04E6F" w:rsidRPr="00E04E6F">
          <w:rPr>
            <w:rFonts w:ascii="Segoe UI" w:hAnsi="Segoe UI" w:cs="Segoe UI"/>
            <w:bCs/>
            <w:color w:val="156082" w:themeColor="accent1"/>
            <w:sz w:val="23"/>
            <w:szCs w:val="23"/>
            <w:shd w:val="clear" w:color="auto" w:fill="FFFFFF"/>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rPr>
          <w:fldChar w:fldCharType="separate"/>
        </w:r>
        <w:r w:rsidR="00E04E6F" w:rsidRPr="00E04E6F">
          <w:rPr>
            <w:rFonts w:ascii="Segoe UI" w:hAnsi="Segoe UI" w:cs="Segoe UI"/>
            <w:bCs/>
            <w:color w:val="156082" w:themeColor="accent1"/>
            <w:sz w:val="23"/>
            <w:szCs w:val="23"/>
            <w:shd w:val="clear" w:color="auto" w:fill="FFFFFF"/>
          </w:rPr>
          <w:t xml:space="preserve">(Lynn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2024)</w:t>
        </w:r>
      </w:ins>
      <w:ins w:id="46"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7" w:author="Charlotte Devitre" w:date="2024-08-07T15:38:00Z">
        <w:r w:rsidR="00E04E6F" w:rsidRPr="00E04E6F">
          <w:rPr>
            <w:rFonts w:ascii="Segoe UI" w:hAnsi="Segoe UI" w:cs="Segoe UI"/>
            <w:bCs/>
            <w:color w:val="156082" w:themeColor="accent1"/>
            <w:sz w:val="23"/>
            <w:szCs w:val="23"/>
            <w:shd w:val="clear" w:color="auto" w:fill="FFFFFF"/>
          </w:rPr>
          <w:t xml:space="preserve">. Fluid inclusion barometry would have allowed been a critical addition to understanding the eruption and the system.  </w:t>
        </w:r>
      </w:ins>
    </w:p>
    <w:p w14:paraId="5BD54BA7" w14:textId="2255B969" w:rsidR="00103DAC" w:rsidRDefault="00E04E6F" w:rsidP="00E04E6F">
      <w:pPr>
        <w:jc w:val="both"/>
        <w:rPr>
          <w:rFonts w:ascii="Segoe UI" w:hAnsi="Segoe UI" w:cs="Segoe UI"/>
          <w:color w:val="156082" w:themeColor="accent1"/>
          <w:sz w:val="23"/>
          <w:szCs w:val="23"/>
          <w:shd w:val="clear" w:color="auto" w:fill="FFFFFF"/>
        </w:rPr>
      </w:pPr>
      <w:ins w:id="48" w:author="Charlotte Devitre" w:date="2024-08-07T15:38:00Z">
        <w:r w:rsidRPr="00E04E6F">
          <w:rPr>
            <w:rFonts w:ascii="Segoe UI" w:hAnsi="Segoe UI" w:cs="Segoe UI"/>
            <w:bCs/>
            <w:color w:val="156082" w:themeColor="accent1"/>
            <w:sz w:val="23"/>
            <w:szCs w:val="23"/>
            <w:shd w:val="clear" w:color="auto" w:fill="FFFFFF"/>
          </w:rPr>
          <w:t xml:space="preserve">The case study presented here intentionally targeted a low-hazard eruption as a testbed for implementing near-real-time fluid inclusion barometry as a monitoring tool. This type of work, on low-hazard, short-lived eruptions, has a few advantages. First, it allows observatories 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context of a much longer eruption (e.g., Kīlauea 2018 LERZ). For instance, if FI barometry indicated depths of ≥5km, this data would be used by HVO to inform discussions with partners about the potential for a deeper source than seen in previous events and therefore an expectation for greater volume, increased duration, or potential waxing and waning if magma transport involves shallow sources along the way. In terms of regular near-real-time monitoring of a longer-lived eruption, FI barometric data could aid in understanding pre-eruptive deformation and unrest. Specifically, such data could be used to identify the reservoir being tapped by the eruption and how associated stresses could change. In the case of Kīlauea, if pressurization was observed in both the South Caldera and the </w:t>
        </w:r>
        <w:proofErr w:type="spellStart"/>
        <w:proofErr w:type="gramStart"/>
        <w:r w:rsidRPr="00E04E6F">
          <w:rPr>
            <w:rFonts w:ascii="Segoe UI" w:hAnsi="Segoe UI" w:cs="Segoe UI"/>
            <w:bCs/>
            <w:color w:val="156082" w:themeColor="accent1"/>
            <w:sz w:val="23"/>
            <w:szCs w:val="23"/>
            <w:shd w:val="clear" w:color="auto" w:fill="FFFFFF"/>
          </w:rPr>
          <w:t>Halema‘</w:t>
        </w:r>
        <w:proofErr w:type="gramEnd"/>
        <w:r w:rsidRPr="00E04E6F">
          <w:rPr>
            <w:rFonts w:ascii="Segoe UI" w:hAnsi="Segoe UI" w:cs="Segoe UI"/>
            <w:bCs/>
            <w:color w:val="156082" w:themeColor="accent1"/>
            <w:sz w:val="23"/>
            <w:szCs w:val="23"/>
            <w:shd w:val="clear" w:color="auto" w:fill="FFFFFF"/>
          </w:rPr>
          <w:t>uma‘u</w:t>
        </w:r>
        <w:proofErr w:type="spellEnd"/>
        <w:r w:rsidRPr="00E04E6F">
          <w:rPr>
            <w:rFonts w:ascii="Segoe UI" w:hAnsi="Segoe UI" w:cs="Segoe UI"/>
            <w:bCs/>
            <w:color w:val="156082" w:themeColor="accent1"/>
            <w:sz w:val="23"/>
            <w:szCs w:val="23"/>
            <w:shd w:val="clear" w:color="auto" w:fill="FFFFFF"/>
          </w:rPr>
          <w:t xml:space="preserve"> reservoirs, but the eruption primarily taps </w:t>
        </w:r>
        <w:proofErr w:type="spellStart"/>
        <w:r w:rsidRPr="00E04E6F">
          <w:rPr>
            <w:rFonts w:ascii="Segoe UI" w:hAnsi="Segoe UI" w:cs="Segoe UI"/>
            <w:bCs/>
            <w:color w:val="156082" w:themeColor="accent1"/>
            <w:sz w:val="23"/>
            <w:szCs w:val="23"/>
            <w:shd w:val="clear" w:color="auto" w:fill="FFFFFF"/>
          </w:rPr>
          <w:t>Halema‘uma‘u</w:t>
        </w:r>
        <w:proofErr w:type="spellEnd"/>
        <w:r w:rsidRPr="00E04E6F">
          <w:rPr>
            <w:rFonts w:ascii="Segoe UI" w:hAnsi="Segoe UI" w:cs="Segoe UI"/>
            <w:bCs/>
            <w:color w:val="156082" w:themeColor="accent1"/>
            <w:sz w:val="23"/>
            <w:szCs w:val="23"/>
            <w:shd w:val="clear" w:color="auto" w:fill="FFFFFF"/>
          </w:rPr>
          <w:t xml:space="preserve">, this could mean that the South Caldera reservoir could be primed to support eruption. This can change the expectations for developing activity at the </w:t>
        </w:r>
        <w:proofErr w:type="gramStart"/>
        <w:r w:rsidRPr="00E04E6F">
          <w:rPr>
            <w:rFonts w:ascii="Segoe UI" w:hAnsi="Segoe UI" w:cs="Segoe UI"/>
            <w:bCs/>
            <w:color w:val="156082" w:themeColor="accent1"/>
            <w:sz w:val="23"/>
            <w:szCs w:val="23"/>
            <w:shd w:val="clear" w:color="auto" w:fill="FFFFFF"/>
          </w:rPr>
          <w:t xml:space="preserve">volcano.  </w:t>
        </w:r>
      </w:ins>
      <w:r w:rsidR="00103DAC">
        <w:rPr>
          <w:rFonts w:ascii="Segoe UI" w:hAnsi="Segoe UI" w:cs="Segoe UI"/>
          <w:color w:val="156082" w:themeColor="accent1"/>
          <w:sz w:val="23"/>
          <w:szCs w:val="23"/>
          <w:shd w:val="clear" w:color="auto" w:fill="FFFFFF"/>
        </w:rPr>
        <w:t>”</w:t>
      </w:r>
      <w:proofErr w:type="gramEnd"/>
    </w:p>
    <w:p w14:paraId="752C1E88" w14:textId="77777777" w:rsidR="00E04E6F" w:rsidRPr="00E04E6F" w:rsidRDefault="00E04E6F" w:rsidP="00E04E6F">
      <w:pPr>
        <w:jc w:val="both"/>
        <w:rPr>
          <w:rFonts w:ascii="Segoe UI" w:hAnsi="Segoe UI" w:cs="Segoe UI"/>
          <w:bCs/>
          <w:color w:val="156082" w:themeColor="accent1"/>
          <w:sz w:val="23"/>
          <w:szCs w:val="23"/>
          <w:shd w:val="clear" w:color="auto" w:fill="FFFFFF"/>
        </w:rPr>
      </w:pP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8">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0">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7C3D008A" w14:textId="5AE01EE7" w:rsidR="00760FFE" w:rsidRP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1</w:t>
      </w:r>
      <w:r w:rsidR="00E04E6F">
        <w:rPr>
          <w:rFonts w:ascii="Segoe UI" w:hAnsi="Segoe UI" w:cs="Segoe UI"/>
          <w:color w:val="156082" w:themeColor="accent1"/>
          <w:sz w:val="23"/>
          <w:szCs w:val="23"/>
        </w:rPr>
        <w:t>91</w:t>
      </w:r>
      <w:r w:rsidR="00103DAC">
        <w:rPr>
          <w:rFonts w:ascii="Segoe UI" w:hAnsi="Segoe UI" w:cs="Segoe UI"/>
          <w:color w:val="156082" w:themeColor="accent1"/>
          <w:sz w:val="23"/>
          <w:szCs w:val="23"/>
        </w:rPr>
        <w:t>-</w:t>
      </w:r>
      <w:r w:rsidR="00E04E6F">
        <w:rPr>
          <w:rFonts w:ascii="Segoe UI" w:hAnsi="Segoe UI" w:cs="Segoe UI"/>
          <w:color w:val="156082" w:themeColor="accent1"/>
          <w:sz w:val="23"/>
          <w:szCs w:val="23"/>
        </w:rPr>
        <w:t>200</w:t>
      </w:r>
      <w:r w:rsidR="00103DAC">
        <w:rPr>
          <w:rFonts w:ascii="Segoe UI" w:hAnsi="Segoe UI" w:cs="Segoe UI"/>
          <w:color w:val="156082" w:themeColor="accent1"/>
          <w:sz w:val="23"/>
          <w:szCs w:val="23"/>
        </w:rPr>
        <w:t xml:space="preserve"> </w:t>
      </w:r>
      <w:r>
        <w:rPr>
          <w:rFonts w:ascii="Segoe UI" w:hAnsi="Segoe UI" w:cs="Segoe UI"/>
          <w:color w:val="156082" w:themeColor="accent1"/>
          <w:sz w:val="23"/>
          <w:szCs w:val="23"/>
        </w:rPr>
        <w:t>“</w:t>
      </w:r>
      <w:ins w:id="49" w:author="Charlotte Devitre" w:date="2024-08-07T15:38:00Z">
        <w:r w:rsidR="00E04E6F" w:rsidRPr="00E04E6F">
          <w:rPr>
            <w:rFonts w:ascii="Segoe UI" w:hAnsi="Segoe UI" w:cs="Segoe UI"/>
            <w:color w:val="156082" w:themeColor="accent1"/>
            <w:sz w:val="23"/>
            <w:szCs w:val="23"/>
            <w:lang w:val="en-GB"/>
          </w:rPr>
          <w:t xml:space="preserve">Developments in the past two decades in the accuracy and precision of Raman spectroscopy, which </w:t>
        </w:r>
        <w:r w:rsidR="00E04E6F" w:rsidRPr="00E04E6F">
          <w:rPr>
            <w:rFonts w:ascii="Segoe UI" w:hAnsi="Segoe UI" w:cs="Segoe UI"/>
            <w:color w:val="156082" w:themeColor="accent1"/>
            <w:sz w:val="23"/>
            <w:szCs w:val="23"/>
          </w:rPr>
          <w:t xml:space="preserve">uses spectral features of </w:t>
        </w:r>
        <w:r w:rsidR="00E04E6F" w:rsidRPr="00E04E6F">
          <w:rPr>
            <w:rFonts w:ascii="Segoe UI" w:hAnsi="Segoe UI" w:cs="Segoe UI"/>
            <w:color w:val="156082" w:themeColor="accent1"/>
            <w:sz w:val="23"/>
            <w:szCs w:val="23"/>
            <w:lang w:val="en-GB"/>
          </w:rPr>
          <w:t>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rPr>
          <w:t xml:space="preserve"> fluids to calculate a </w:t>
        </w:r>
        <w:r w:rsidR="00E04E6F" w:rsidRPr="00E04E6F">
          <w:rPr>
            <w:rFonts w:ascii="Segoe UI" w:hAnsi="Segoe UI" w:cs="Segoe UI"/>
            <w:color w:val="156082" w:themeColor="accent1"/>
            <w:sz w:val="23"/>
            <w:szCs w:val="23"/>
            <w:lang w:val="en-GB"/>
          </w:rPr>
          <w:t>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rPr>
          <w:t xml:space="preserve"> density using an instrument-specific calibration </w:t>
        </w:r>
        <w:r w:rsidR="00E04E6F" w:rsidRPr="00E04E6F">
          <w:rPr>
            <w:rFonts w:ascii="Segoe UI" w:hAnsi="Segoe UI" w:cs="Segoe UI"/>
            <w:color w:val="156082" w:themeColor="accent1"/>
            <w:sz w:val="23"/>
            <w:szCs w:val="23"/>
            <w:lang w:val="en-GB"/>
          </w:rPr>
          <w:t xml:space="preserve">  </w:t>
        </w:r>
        <w:r w:rsidR="00E04E6F" w:rsidRPr="00E04E6F">
          <w:rPr>
            <w:rFonts w:ascii="Segoe UI" w:hAnsi="Segoe UI" w:cs="Segoe UI"/>
            <w:color w:val="156082" w:themeColor="accent1"/>
            <w:sz w:val="23"/>
            <w:szCs w:val="23"/>
            <w:lang w:val="en-GB"/>
          </w:rPr>
          <w:fldChar w:fldCharType="begin"/>
        </w:r>
        <w:r w:rsidR="00E04E6F" w:rsidRPr="00E04E6F">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E04E6F" w:rsidRPr="00E04E6F">
          <w:rPr>
            <w:rFonts w:ascii="Segoe UI" w:hAnsi="Segoe UI" w:cs="Segoe UI"/>
            <w:color w:val="156082" w:themeColor="accent1"/>
            <w:sz w:val="23"/>
            <w:szCs w:val="23"/>
            <w:lang w:val="en-GB"/>
          </w:rPr>
          <w:fldChar w:fldCharType="separate"/>
        </w:r>
        <w:r w:rsidR="00E04E6F" w:rsidRPr="00E04E6F">
          <w:rPr>
            <w:rFonts w:ascii="Segoe UI" w:hAnsi="Segoe UI" w:cs="Segoe UI"/>
            <w:color w:val="156082" w:themeColor="accent1"/>
            <w:sz w:val="23"/>
            <w:szCs w:val="23"/>
          </w:rPr>
          <w:t xml:space="preserve">(e.g., Rosso and Bodnar, 1995; Kawakami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2003; Yamamoto and </w:t>
        </w:r>
        <w:proofErr w:type="spellStart"/>
        <w:r w:rsidR="00E04E6F" w:rsidRPr="00E04E6F">
          <w:rPr>
            <w:rFonts w:ascii="Segoe UI" w:hAnsi="Segoe UI" w:cs="Segoe UI"/>
            <w:color w:val="156082" w:themeColor="accent1"/>
            <w:sz w:val="23"/>
            <w:szCs w:val="23"/>
          </w:rPr>
          <w:t>Kagi</w:t>
        </w:r>
        <w:proofErr w:type="spellEnd"/>
        <w:r w:rsidR="00E04E6F" w:rsidRPr="00E04E6F">
          <w:rPr>
            <w:rFonts w:ascii="Segoe UI" w:hAnsi="Segoe UI" w:cs="Segoe UI"/>
            <w:color w:val="156082" w:themeColor="accent1"/>
            <w:sz w:val="23"/>
            <w:szCs w:val="23"/>
          </w:rPr>
          <w:t xml:space="preserve">, 2006; Fall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2011; Wang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2011, 2019; </w:t>
        </w:r>
        <w:proofErr w:type="spellStart"/>
        <w:r w:rsidR="00E04E6F" w:rsidRPr="00E04E6F">
          <w:rPr>
            <w:rFonts w:ascii="Segoe UI" w:hAnsi="Segoe UI" w:cs="Segoe UI"/>
            <w:color w:val="156082" w:themeColor="accent1"/>
            <w:sz w:val="23"/>
            <w:szCs w:val="23"/>
          </w:rPr>
          <w:t>Lamadrid</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2017; </w:t>
        </w:r>
        <w:proofErr w:type="spellStart"/>
        <w:r w:rsidR="00E04E6F" w:rsidRPr="00E04E6F">
          <w:rPr>
            <w:rFonts w:ascii="Segoe UI" w:hAnsi="Segoe UI" w:cs="Segoe UI"/>
            <w:color w:val="156082" w:themeColor="accent1"/>
            <w:sz w:val="23"/>
            <w:szCs w:val="23"/>
          </w:rPr>
          <w:t>Sublett</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2020; </w:t>
        </w:r>
        <w:proofErr w:type="spellStart"/>
        <w:r w:rsidR="00E04E6F" w:rsidRPr="00E04E6F">
          <w:rPr>
            <w:rFonts w:ascii="Segoe UI" w:hAnsi="Segoe UI" w:cs="Segoe UI"/>
            <w:color w:val="156082" w:themeColor="accent1"/>
            <w:sz w:val="23"/>
            <w:szCs w:val="23"/>
          </w:rPr>
          <w:t>DeVitre</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2021; Le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2021)</w:t>
        </w:r>
      </w:ins>
      <w:ins w:id="50" w:author="Charlotte Devitre" w:date="2024-08-07T15:38:00Z" w16du:dateUtc="2024-08-07T22:38:00Z">
        <w:r w:rsidR="00E04E6F" w:rsidRPr="00E04E6F">
          <w:rPr>
            <w:rFonts w:ascii="Segoe UI" w:hAnsi="Segoe UI" w:cs="Segoe UI"/>
            <w:color w:val="156082" w:themeColor="accent1"/>
            <w:sz w:val="23"/>
            <w:szCs w:val="23"/>
            <w:lang w:val="en-GB"/>
          </w:rPr>
          <w:fldChar w:fldCharType="end"/>
        </w:r>
      </w:ins>
      <w:ins w:id="51" w:author="Charlotte Devitre" w:date="2024-08-07T15:38:00Z">
        <w:r w:rsidR="00E04E6F" w:rsidRPr="00E04E6F">
          <w:rPr>
            <w:rFonts w:ascii="Segoe UI" w:hAnsi="Segoe UI" w:cs="Segoe UI"/>
            <w:color w:val="156082" w:themeColor="accent1"/>
            <w:sz w:val="23"/>
            <w:szCs w:val="23"/>
            <w:lang w:val="en-GB"/>
          </w:rPr>
          <w:t>, have made it possible to accurately measure lower 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00E04E6F" w:rsidRPr="00E04E6F">
          <w:rPr>
            <w:rFonts w:ascii="Segoe UI" w:hAnsi="Segoe UI" w:cs="Segoe UI"/>
            <w:color w:val="156082" w:themeColor="accent1"/>
            <w:sz w:val="23"/>
            <w:szCs w:val="23"/>
            <w:lang w:val="en-GB"/>
          </w:rPr>
          <w:fldChar w:fldCharType="begin"/>
        </w:r>
        <w:r w:rsidR="00E04E6F" w:rsidRPr="00E04E6F">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E04E6F" w:rsidRPr="00E04E6F">
          <w:rPr>
            <w:rFonts w:ascii="Segoe UI" w:hAnsi="Segoe UI" w:cs="Segoe UI"/>
            <w:color w:val="156082" w:themeColor="accent1"/>
            <w:sz w:val="23"/>
            <w:szCs w:val="23"/>
            <w:lang w:val="en-GB"/>
          </w:rPr>
          <w:fldChar w:fldCharType="separate"/>
        </w:r>
        <w:r w:rsidR="00E04E6F" w:rsidRPr="00E04E6F">
          <w:rPr>
            <w:rFonts w:ascii="Segoe UI" w:hAnsi="Segoe UI" w:cs="Segoe UI"/>
            <w:color w:val="156082" w:themeColor="accent1"/>
            <w:sz w:val="23"/>
            <w:szCs w:val="23"/>
          </w:rPr>
          <w:t xml:space="preserve">(Dayton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2024; </w:t>
        </w:r>
        <w:proofErr w:type="spellStart"/>
        <w:r w:rsidR="00E04E6F" w:rsidRPr="00E04E6F">
          <w:rPr>
            <w:rFonts w:ascii="Segoe UI" w:hAnsi="Segoe UI" w:cs="Segoe UI"/>
            <w:color w:val="156082" w:themeColor="accent1"/>
            <w:sz w:val="23"/>
            <w:szCs w:val="23"/>
          </w:rPr>
          <w:t>DeVitre</w:t>
        </w:r>
        <w:proofErr w:type="spellEnd"/>
        <w:r w:rsidR="00E04E6F" w:rsidRPr="00E04E6F">
          <w:rPr>
            <w:rFonts w:ascii="Segoe UI" w:hAnsi="Segoe UI" w:cs="Segoe UI"/>
            <w:color w:val="156082" w:themeColor="accent1"/>
            <w:sz w:val="23"/>
            <w:szCs w:val="23"/>
          </w:rPr>
          <w:t xml:space="preserve"> and </w:t>
        </w:r>
        <w:proofErr w:type="spellStart"/>
        <w:r w:rsidR="00E04E6F" w:rsidRPr="00E04E6F">
          <w:rPr>
            <w:rFonts w:ascii="Segoe UI" w:hAnsi="Segoe UI" w:cs="Segoe UI"/>
            <w:color w:val="156082" w:themeColor="accent1"/>
            <w:sz w:val="23"/>
            <w:szCs w:val="23"/>
          </w:rPr>
          <w:t>Wieser</w:t>
        </w:r>
        <w:proofErr w:type="spellEnd"/>
        <w:r w:rsidR="00E04E6F" w:rsidRPr="00E04E6F">
          <w:rPr>
            <w:rFonts w:ascii="Segoe UI" w:hAnsi="Segoe UI" w:cs="Segoe UI"/>
            <w:color w:val="156082" w:themeColor="accent1"/>
            <w:sz w:val="23"/>
            <w:szCs w:val="23"/>
          </w:rPr>
          <w:t xml:space="preserve">, 2024; Lerner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2024)</w:t>
        </w:r>
      </w:ins>
      <w:ins w:id="52" w:author="Charlotte Devitre" w:date="2024-08-07T15:38:00Z" w16du:dateUtc="2024-08-07T22:38:00Z">
        <w:r w:rsidR="00E04E6F" w:rsidRPr="00E04E6F">
          <w:rPr>
            <w:rFonts w:ascii="Segoe UI" w:hAnsi="Segoe UI" w:cs="Segoe UI"/>
            <w:color w:val="156082" w:themeColor="accent1"/>
            <w:sz w:val="23"/>
            <w:szCs w:val="23"/>
            <w:lang w:val="en-GB"/>
          </w:rPr>
          <w:fldChar w:fldCharType="end"/>
        </w:r>
      </w:ins>
      <w:ins w:id="53" w:author="Charlotte Devitre" w:date="2024-08-07T15:38:00Z">
        <w:r w:rsidR="00E04E6F" w:rsidRPr="00E04E6F">
          <w:rPr>
            <w:rFonts w:ascii="Segoe UI" w:hAnsi="Segoe UI" w:cs="Segoe UI"/>
            <w:color w:val="156082" w:themeColor="accent1"/>
            <w:sz w:val="23"/>
            <w:szCs w:val="23"/>
          </w:rPr>
          <w:t>.</w:t>
        </w:r>
      </w:ins>
      <w:r w:rsidR="00E04E6F">
        <w:rPr>
          <w:rFonts w:ascii="Segoe UI" w:hAnsi="Segoe UI" w:cs="Segoe UI"/>
          <w:color w:val="156082" w:themeColor="accent1"/>
          <w:sz w:val="23"/>
          <w:szCs w:val="23"/>
        </w:rPr>
        <w:t xml:space="preserve">” </w:t>
      </w: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2">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2C0F9465"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 </w:t>
      </w:r>
      <w:ins w:id="54" w:author="Charlotte Devitre" w:date="2024-08-07T15:38:00Z">
        <w:r w:rsidR="00E04E6F" w:rsidRPr="00E04E6F">
          <w:rPr>
            <w:rFonts w:ascii="Segoe UI" w:hAnsi="Segoe UI" w:cs="Segoe UI"/>
            <w:color w:val="156082" w:themeColor="accent1"/>
            <w:sz w:val="23"/>
            <w:szCs w:val="23"/>
            <w:shd w:val="clear" w:color="auto" w:fill="FFFFFF"/>
            <w:lang w:val="en-GB"/>
          </w:rPr>
          <w:t xml:space="preserve">Recent studies have speculated that fluid inclusion barometry, using either micro thermometry or Raman spectroscopy, could be performed quickly enough to be useful for near-real-time volcano monitoring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rPr>
          <w:t xml:space="preserve">(Dayton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xml:space="preserve">, 2023; </w:t>
        </w:r>
        <w:proofErr w:type="spellStart"/>
        <w:r w:rsidR="00E04E6F" w:rsidRPr="00E04E6F">
          <w:rPr>
            <w:rFonts w:ascii="Segoe UI" w:hAnsi="Segoe UI" w:cs="Segoe UI"/>
            <w:color w:val="156082" w:themeColor="accent1"/>
            <w:sz w:val="23"/>
            <w:szCs w:val="23"/>
            <w:shd w:val="clear" w:color="auto" w:fill="FFFFFF"/>
          </w:rPr>
          <w:t>Zanon</w:t>
        </w:r>
        <w:proofErr w:type="spellEnd"/>
        <w:r w:rsidR="00E04E6F" w:rsidRPr="00E04E6F">
          <w:rPr>
            <w:rFonts w:ascii="Segoe UI" w:hAnsi="Segoe UI" w:cs="Segoe UI"/>
            <w:color w:val="156082" w:themeColor="accent1"/>
            <w:sz w:val="23"/>
            <w:szCs w:val="23"/>
            <w:shd w:val="clear" w:color="auto" w:fill="FFFFFF"/>
          </w:rPr>
          <w:t xml:space="preserve">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2024b)</w:t>
        </w:r>
      </w:ins>
      <w:ins w:id="55"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56" w:author="Charlotte Devitre" w:date="2024-08-07T15:38:00Z">
        <w:r w:rsidR="00E04E6F" w:rsidRPr="00E04E6F">
          <w:rPr>
            <w:rFonts w:ascii="Segoe UI" w:hAnsi="Segoe UI" w:cs="Segoe UI"/>
            <w:color w:val="156082" w:themeColor="accent1"/>
            <w:sz w:val="23"/>
            <w:szCs w:val="23"/>
            <w:shd w:val="clear" w:color="auto" w:fill="FFFFFF"/>
          </w:rPr>
          <w:t>. Indeed, advances in the accuracy of Raman measurements from two decades of improvements in CO</w:t>
        </w:r>
        <w:r w:rsidR="00E04E6F" w:rsidRPr="00E04E6F">
          <w:rPr>
            <w:rFonts w:ascii="Segoe UI" w:hAnsi="Segoe UI" w:cs="Segoe UI"/>
            <w:color w:val="156082" w:themeColor="accent1"/>
            <w:sz w:val="23"/>
            <w:szCs w:val="23"/>
            <w:shd w:val="clear" w:color="auto" w:fill="FFFFFF"/>
            <w:vertAlign w:val="subscript"/>
          </w:rPr>
          <w:t>2</w:t>
        </w:r>
        <w:r w:rsidR="00E04E6F" w:rsidRPr="00E04E6F">
          <w:rPr>
            <w:rFonts w:ascii="Segoe UI" w:hAnsi="Segoe UI" w:cs="Segoe UI"/>
            <w:color w:val="156082" w:themeColor="accent1"/>
            <w:sz w:val="23"/>
            <w:szCs w:val="23"/>
            <w:shd w:val="clear" w:color="auto" w:fill="FFFFFF"/>
          </w:rPr>
          <w:t xml:space="preserve"> </w:t>
        </w:r>
        <w:proofErr w:type="spellStart"/>
        <w:r w:rsidR="00E04E6F" w:rsidRPr="00E04E6F">
          <w:rPr>
            <w:rFonts w:ascii="Segoe UI" w:hAnsi="Segoe UI" w:cs="Segoe UI"/>
            <w:color w:val="156082" w:themeColor="accent1"/>
            <w:sz w:val="23"/>
            <w:szCs w:val="23"/>
            <w:shd w:val="clear" w:color="auto" w:fill="FFFFFF"/>
          </w:rPr>
          <w:t>densimetry</w:t>
        </w:r>
        <w:proofErr w:type="spellEnd"/>
        <w:r w:rsidR="00E04E6F" w:rsidRPr="00E04E6F">
          <w:rPr>
            <w:rFonts w:ascii="Segoe UI" w:hAnsi="Segoe UI" w:cs="Segoe UI"/>
            <w:color w:val="156082" w:themeColor="accent1"/>
            <w:sz w:val="23"/>
            <w:szCs w:val="23"/>
            <w:shd w:val="clear" w:color="auto" w:fill="FFFFFF"/>
          </w:rPr>
          <w:t xml:space="preserve"> calibrations along with new capabilities to process data in a more streamlined and reproduceable way (e.g., </w:t>
        </w:r>
        <w:r w:rsidR="00E04E6F" w:rsidRPr="00E04E6F">
          <w:rPr>
            <w:rFonts w:ascii="Segoe UI" w:hAnsi="Segoe UI" w:cs="Segoe UI"/>
            <w:color w:val="156082" w:themeColor="accent1"/>
            <w:sz w:val="23"/>
            <w:szCs w:val="23"/>
            <w:shd w:val="clear" w:color="auto" w:fill="FFFFFF"/>
          </w:rPr>
          <w:fldChar w:fldCharType="begin"/>
        </w:r>
        <w:r w:rsidR="00E04E6F" w:rsidRPr="00E04E6F">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04E6F" w:rsidRPr="00E04E6F">
          <w:rPr>
            <w:rFonts w:ascii="Segoe UI" w:hAnsi="Segoe UI" w:cs="Segoe UI"/>
            <w:color w:val="156082" w:themeColor="accent1"/>
            <w:sz w:val="23"/>
            <w:szCs w:val="23"/>
            <w:shd w:val="clear" w:color="auto" w:fill="FFFFFF"/>
          </w:rPr>
          <w:fldChar w:fldCharType="separate"/>
        </w:r>
        <w:proofErr w:type="spellStart"/>
        <w:r w:rsidR="00E04E6F" w:rsidRPr="00E04E6F">
          <w:rPr>
            <w:rFonts w:ascii="Segoe UI" w:hAnsi="Segoe UI" w:cs="Segoe UI"/>
            <w:color w:val="156082" w:themeColor="accent1"/>
            <w:sz w:val="23"/>
            <w:szCs w:val="23"/>
            <w:shd w:val="clear" w:color="auto" w:fill="FFFFFF"/>
          </w:rPr>
          <w:t>Wieser</w:t>
        </w:r>
        <w:proofErr w:type="spellEnd"/>
        <w:r w:rsidR="00E04E6F" w:rsidRPr="00E04E6F">
          <w:rPr>
            <w:rFonts w:ascii="Segoe UI" w:hAnsi="Segoe UI" w:cs="Segoe UI"/>
            <w:color w:val="156082" w:themeColor="accent1"/>
            <w:sz w:val="23"/>
            <w:szCs w:val="23"/>
            <w:shd w:val="clear" w:color="auto" w:fill="FFFFFF"/>
          </w:rPr>
          <w:t xml:space="preserve"> and </w:t>
        </w:r>
        <w:proofErr w:type="spellStart"/>
        <w:r w:rsidR="00E04E6F" w:rsidRPr="00E04E6F">
          <w:rPr>
            <w:rFonts w:ascii="Segoe UI" w:hAnsi="Segoe UI" w:cs="Segoe UI"/>
            <w:color w:val="156082" w:themeColor="accent1"/>
            <w:sz w:val="23"/>
            <w:szCs w:val="23"/>
            <w:shd w:val="clear" w:color="auto" w:fill="FFFFFF"/>
          </w:rPr>
          <w:t>DeVitre</w:t>
        </w:r>
        <w:proofErr w:type="spellEnd"/>
        <w:r w:rsidR="00E04E6F" w:rsidRPr="00E04E6F">
          <w:rPr>
            <w:rFonts w:ascii="Segoe UI" w:hAnsi="Segoe UI" w:cs="Segoe UI"/>
            <w:color w:val="156082" w:themeColor="accent1"/>
            <w:sz w:val="23"/>
            <w:szCs w:val="23"/>
            <w:shd w:val="clear" w:color="auto" w:fill="FFFFFF"/>
          </w:rPr>
          <w:t>, 2024</w:t>
        </w:r>
      </w:ins>
      <w:ins w:id="57"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58" w:author="Charlotte Devitre" w:date="2024-08-07T15:38:00Z">
        <w:r w:rsidR="00E04E6F" w:rsidRPr="00E04E6F">
          <w:rPr>
            <w:rFonts w:ascii="Segoe UI" w:hAnsi="Segoe UI" w:cs="Segoe UI"/>
            <w:color w:val="156082" w:themeColor="accent1"/>
            <w:sz w:val="23"/>
            <w:szCs w:val="23"/>
            <w:shd w:val="clear" w:color="auto" w:fill="FFFFFF"/>
          </w:rPr>
          <w:t>) show that Raman-based fluid inclusion barometry could now be fast-enough for this application. However, this has not been formally demonstrated</w:t>
        </w:r>
        <w:r w:rsidR="00E04E6F" w:rsidRPr="00E04E6F">
          <w:rPr>
            <w:rFonts w:ascii="Segoe UI" w:hAnsi="Segoe UI" w:cs="Segoe UI"/>
            <w:color w:val="156082" w:themeColor="accent1"/>
            <w:sz w:val="23"/>
            <w:szCs w:val="23"/>
            <w:shd w:val="clear" w:color="auto" w:fill="FFFFFF"/>
            <w:lang w:val="en-GB"/>
          </w:rPr>
          <w:t xml:space="preserve">. </w:t>
        </w:r>
        <w:bookmarkStart w:id="59" w:name="_Hlk172806679"/>
        <w:r w:rsidR="00E04E6F" w:rsidRPr="00E04E6F">
          <w:rPr>
            <w:rFonts w:ascii="Segoe UI" w:hAnsi="Segoe UI" w:cs="Segoe UI"/>
            <w:color w:val="156082" w:themeColor="accent1"/>
            <w:sz w:val="23"/>
            <w:szCs w:val="23"/>
            <w:shd w:val="clear" w:color="auto" w:fill="FFFFFF"/>
            <w:lang w:val="en-GB"/>
          </w:rPr>
          <w:t xml:space="preserve">The </w:t>
        </w:r>
        <w:r w:rsidR="00E04E6F" w:rsidRPr="00E04E6F">
          <w:rPr>
            <w:rFonts w:ascii="Segoe UI" w:hAnsi="Segoe UI" w:cs="Segoe UI"/>
            <w:color w:val="156082" w:themeColor="accent1"/>
            <w:sz w:val="23"/>
            <w:szCs w:val="23"/>
            <w:shd w:val="clear" w:color="auto" w:fill="FFFFFF"/>
          </w:rPr>
          <w:t xml:space="preserve">CONVERSE Hawai‘i Scientific Advisory Committee </w:t>
        </w:r>
        <w:r w:rsidR="00E04E6F" w:rsidRPr="00E04E6F">
          <w:rPr>
            <w:rFonts w:ascii="Segoe UI" w:hAnsi="Segoe UI" w:cs="Segoe UI"/>
            <w:color w:val="156082" w:themeColor="accent1"/>
            <w:sz w:val="23"/>
            <w:szCs w:val="23"/>
            <w:shd w:val="clear" w:color="auto" w:fill="FFFFFF"/>
          </w:rPr>
          <w:fldChar w:fldCharType="begin"/>
        </w:r>
        <w:r w:rsidR="00E04E6F" w:rsidRPr="00E04E6F">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04E6F" w:rsidRPr="00E04E6F">
          <w:rPr>
            <w:rFonts w:ascii="Segoe UI" w:hAnsi="Segoe UI" w:cs="Segoe UI"/>
            <w:color w:val="156082" w:themeColor="accent1"/>
            <w:sz w:val="23"/>
            <w:szCs w:val="23"/>
            <w:shd w:val="clear" w:color="auto" w:fill="FFFFFF"/>
          </w:rPr>
          <w:fldChar w:fldCharType="separate"/>
        </w:r>
        <w:r w:rsidR="00E04E6F" w:rsidRPr="00E04E6F">
          <w:rPr>
            <w:rFonts w:ascii="Segoe UI" w:hAnsi="Segoe UI" w:cs="Segoe UI"/>
            <w:color w:val="156082" w:themeColor="accent1"/>
            <w:sz w:val="23"/>
            <w:szCs w:val="23"/>
            <w:shd w:val="clear" w:color="auto" w:fill="FFFFFF"/>
          </w:rPr>
          <w:t xml:space="preserve">(Cooper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2023)</w:t>
        </w:r>
      </w:ins>
      <w:ins w:id="60"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61" w:author="Charlotte Devitre" w:date="2024-08-07T15:38:00Z">
        <w:r w:rsidR="00E04E6F" w:rsidRPr="00E04E6F">
          <w:rPr>
            <w:rFonts w:ascii="Segoe UI" w:hAnsi="Segoe UI" w:cs="Segoe UI"/>
            <w:color w:val="156082" w:themeColor="accent1"/>
            <w:sz w:val="23"/>
            <w:szCs w:val="23"/>
            <w:shd w:val="clear" w:color="auto" w:fill="FFFFFF"/>
          </w:rPr>
          <w:t xml:space="preserve"> specifically recommended that key science questions should be identified, and pre-planning science activities performed, to facilitate more rapid implementation across a broader scientific group during hazardous eruptions. </w:t>
        </w:r>
        <w:bookmarkEnd w:id="59"/>
        <w:r w:rsidR="00E04E6F" w:rsidRPr="00E04E6F">
          <w:rPr>
            <w:rFonts w:ascii="Segoe UI" w:hAnsi="Segoe UI" w:cs="Segoe UI"/>
            <w:color w:val="156082" w:themeColor="accent1"/>
            <w:sz w:val="23"/>
            <w:szCs w:val="23"/>
            <w:shd w:val="clear" w:color="auto" w:fill="FFFFFF"/>
            <w:lang w:val="en-GB"/>
          </w:rPr>
          <w:t xml:space="preserve">Here, we performed a near-real-time simulation to rigorously assess how quickly fluid inclusion depths can be obtained from erupted material using Raman spectroscopy, and whether these timescales are short enough to have utility as a petrological monitoring </w:t>
        </w:r>
        <w:proofErr w:type="gramStart"/>
        <w:r w:rsidR="00E04E6F" w:rsidRPr="00E04E6F">
          <w:rPr>
            <w:rFonts w:ascii="Segoe UI" w:hAnsi="Segoe UI" w:cs="Segoe UI"/>
            <w:color w:val="156082" w:themeColor="accent1"/>
            <w:sz w:val="23"/>
            <w:szCs w:val="23"/>
            <w:shd w:val="clear" w:color="auto" w:fill="FFFFFF"/>
            <w:lang w:val="en-GB"/>
          </w:rPr>
          <w:t>tool.</w:t>
        </w:r>
      </w:ins>
      <w:r w:rsidRPr="00BB412A">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4A07BB1B"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added a reference to DiadFit earlier in the text, </w:t>
      </w:r>
      <w:r w:rsidR="00E04E6F">
        <w:rPr>
          <w:rFonts w:ascii="Segoe UI" w:hAnsi="Segoe UI" w:cs="Segoe UI"/>
          <w:color w:val="156082" w:themeColor="accent1"/>
          <w:sz w:val="23"/>
          <w:szCs w:val="23"/>
          <w:shd w:val="clear" w:color="auto" w:fill="FFFFFF"/>
        </w:rPr>
        <w:t>lines 255-261</w:t>
      </w:r>
      <w:r>
        <w:rPr>
          <w:rFonts w:ascii="Segoe UI" w:hAnsi="Segoe UI" w:cs="Segoe UI"/>
          <w:color w:val="156082" w:themeColor="accent1"/>
          <w:sz w:val="23"/>
          <w:szCs w:val="23"/>
          <w:shd w:val="clear" w:color="auto" w:fill="FFFFFF"/>
        </w:rPr>
        <w:t>: “</w:t>
      </w:r>
      <w:ins w:id="62" w:author="Charlotte Devitre" w:date="2024-08-07T15:38:00Z">
        <w:r w:rsidR="00E04E6F" w:rsidRPr="00E04E6F">
          <w:rPr>
            <w:rFonts w:ascii="Segoe UI" w:hAnsi="Segoe UI" w:cs="Segoe UI"/>
            <w:color w:val="156082" w:themeColor="accent1"/>
            <w:sz w:val="23"/>
            <w:szCs w:val="23"/>
            <w:shd w:val="clear" w:color="auto" w:fill="FFFFFF"/>
            <w:lang w:val="en-GB"/>
          </w:rPr>
          <w:t xml:space="preserve">All spectra processing and subsequent calculations were performed using </w:t>
        </w:r>
        <w:proofErr w:type="spellStart"/>
        <w:r w:rsidR="00E04E6F" w:rsidRPr="00E04E6F">
          <w:rPr>
            <w:rFonts w:ascii="Segoe UI" w:hAnsi="Segoe UI" w:cs="Segoe UI"/>
            <w:color w:val="156082" w:themeColor="accent1"/>
            <w:sz w:val="23"/>
            <w:szCs w:val="23"/>
            <w:shd w:val="clear" w:color="auto" w:fill="FFFFFF"/>
            <w:lang w:val="en-GB"/>
          </w:rPr>
          <w:t>DiadFit</w:t>
        </w:r>
        <w:proofErr w:type="spellEnd"/>
        <w:r w:rsidR="00E04E6F" w:rsidRPr="00E04E6F">
          <w:rPr>
            <w:rFonts w:ascii="Segoe UI" w:hAnsi="Segoe UI" w:cs="Segoe UI"/>
            <w:color w:val="156082" w:themeColor="accent1"/>
            <w:sz w:val="23"/>
            <w:szCs w:val="23"/>
            <w:shd w:val="clear" w:color="auto" w:fill="FFFFFF"/>
            <w:lang w:val="en-GB"/>
          </w:rPr>
          <w:t xml:space="preserve">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lang w:val="en-GB"/>
          </w:rPr>
          <w:t>(</w:t>
        </w:r>
        <w:proofErr w:type="spellStart"/>
        <w:r w:rsidR="00E04E6F" w:rsidRPr="00E04E6F">
          <w:rPr>
            <w:rFonts w:ascii="Segoe UI" w:hAnsi="Segoe UI" w:cs="Segoe UI"/>
            <w:color w:val="156082" w:themeColor="accent1"/>
            <w:sz w:val="23"/>
            <w:szCs w:val="23"/>
            <w:shd w:val="clear" w:color="auto" w:fill="FFFFFF"/>
            <w:lang w:val="en-GB"/>
          </w:rPr>
          <w:t>Wieser</w:t>
        </w:r>
        <w:proofErr w:type="spellEnd"/>
        <w:r w:rsidR="00E04E6F" w:rsidRPr="00E04E6F">
          <w:rPr>
            <w:rFonts w:ascii="Segoe UI" w:hAnsi="Segoe UI" w:cs="Segoe UI"/>
            <w:color w:val="156082" w:themeColor="accent1"/>
            <w:sz w:val="23"/>
            <w:szCs w:val="23"/>
            <w:shd w:val="clear" w:color="auto" w:fill="FFFFFF"/>
            <w:lang w:val="en-GB"/>
          </w:rPr>
          <w:t xml:space="preserve"> and </w:t>
        </w:r>
        <w:proofErr w:type="spellStart"/>
        <w:r w:rsidR="00E04E6F" w:rsidRPr="00E04E6F">
          <w:rPr>
            <w:rFonts w:ascii="Segoe UI" w:hAnsi="Segoe UI" w:cs="Segoe UI"/>
            <w:color w:val="156082" w:themeColor="accent1"/>
            <w:sz w:val="23"/>
            <w:szCs w:val="23"/>
            <w:shd w:val="clear" w:color="auto" w:fill="FFFFFF"/>
            <w:lang w:val="en-GB"/>
          </w:rPr>
          <w:t>DeVitre</w:t>
        </w:r>
        <w:proofErr w:type="spellEnd"/>
        <w:r w:rsidR="00E04E6F" w:rsidRPr="00E04E6F">
          <w:rPr>
            <w:rFonts w:ascii="Segoe UI" w:hAnsi="Segoe UI" w:cs="Segoe UI"/>
            <w:color w:val="156082" w:themeColor="accent1"/>
            <w:sz w:val="23"/>
            <w:szCs w:val="23"/>
            <w:shd w:val="clear" w:color="auto" w:fill="FFFFFF"/>
            <w:lang w:val="en-GB"/>
          </w:rPr>
          <w:t>, 2024)</w:t>
        </w:r>
      </w:ins>
      <w:ins w:id="63" w:author="Charlotte Devitre" w:date="2024-08-07T15:38:00Z" w16du:dateUtc="2024-08-07T22:38:00Z">
        <w:r w:rsidR="00E04E6F" w:rsidRPr="00E04E6F">
          <w:rPr>
            <w:rFonts w:ascii="Segoe UI" w:hAnsi="Segoe UI" w:cs="Segoe UI"/>
            <w:color w:val="156082" w:themeColor="accent1"/>
            <w:sz w:val="23"/>
            <w:szCs w:val="23"/>
            <w:shd w:val="clear" w:color="auto" w:fill="FFFFFF"/>
          </w:rPr>
          <w:fldChar w:fldCharType="end"/>
        </w:r>
      </w:ins>
      <w:ins w:id="64" w:author="Charlotte Devitre" w:date="2024-08-07T15:38:00Z">
        <w:r w:rsidR="00E04E6F" w:rsidRPr="00E04E6F">
          <w:rPr>
            <w:rFonts w:ascii="Segoe UI" w:hAnsi="Segoe UI" w:cs="Segoe UI"/>
            <w:color w:val="156082" w:themeColor="accent1"/>
            <w:sz w:val="23"/>
            <w:szCs w:val="23"/>
            <w:shd w:val="clear" w:color="auto" w:fill="FFFFFF"/>
            <w:lang w:val="en-GB"/>
          </w:rPr>
          <w:t>, allowing for a conversion of raw spectra to CO</w:t>
        </w:r>
        <w:r w:rsidR="00E04E6F" w:rsidRPr="00E04E6F">
          <w:rPr>
            <w:rFonts w:ascii="Segoe UI" w:hAnsi="Segoe UI" w:cs="Segoe UI"/>
            <w:color w:val="156082" w:themeColor="accent1"/>
            <w:sz w:val="23"/>
            <w:szCs w:val="23"/>
            <w:shd w:val="clear" w:color="auto" w:fill="FFFFFF"/>
            <w:vertAlign w:val="subscript"/>
            <w:lang w:val="en-GB"/>
          </w:rPr>
          <w:t>2</w:t>
        </w:r>
        <w:r w:rsidR="00E04E6F" w:rsidRPr="00E04E6F">
          <w:rPr>
            <w:rFonts w:ascii="Segoe UI" w:hAnsi="Segoe UI" w:cs="Segoe UI"/>
            <w:color w:val="156082" w:themeColor="accent1"/>
            <w:sz w:val="23"/>
            <w:szCs w:val="23"/>
            <w:shd w:val="clear" w:color="auto" w:fill="FFFFFF"/>
            <w:lang w:val="en-GB"/>
          </w:rPr>
          <w:t xml:space="preserve"> densities within ~15 minutes. Pressures were calculated using the pure CO</w:t>
        </w:r>
        <w:r w:rsidR="00E04E6F" w:rsidRPr="00E04E6F">
          <w:rPr>
            <w:rFonts w:ascii="Segoe UI" w:hAnsi="Segoe UI" w:cs="Segoe UI"/>
            <w:color w:val="156082" w:themeColor="accent1"/>
            <w:sz w:val="23"/>
            <w:szCs w:val="23"/>
            <w:shd w:val="clear" w:color="auto" w:fill="FFFFFF"/>
            <w:vertAlign w:val="subscript"/>
            <w:lang w:val="en-GB"/>
          </w:rPr>
          <w:t>2</w:t>
        </w:r>
        <w:r w:rsidR="00E04E6F" w:rsidRPr="00E04E6F">
          <w:rPr>
            <w:rFonts w:ascii="Segoe UI" w:hAnsi="Segoe UI" w:cs="Segoe UI"/>
            <w:color w:val="156082" w:themeColor="accent1"/>
            <w:sz w:val="23"/>
            <w:szCs w:val="23"/>
            <w:shd w:val="clear" w:color="auto" w:fill="FFFFFF"/>
            <w:lang w:val="en-GB"/>
          </w:rPr>
          <w:t xml:space="preserve"> EOS of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rPr>
          <w:t>Span &amp; Wagner (1996)</w:t>
        </w:r>
      </w:ins>
      <w:ins w:id="65" w:author="Charlotte Devitre" w:date="2024-08-07T15:38:00Z" w16du:dateUtc="2024-08-07T22:38:00Z">
        <w:r w:rsidR="00E04E6F" w:rsidRPr="00E04E6F">
          <w:rPr>
            <w:rFonts w:ascii="Segoe UI" w:hAnsi="Segoe UI" w:cs="Segoe UI"/>
            <w:color w:val="156082" w:themeColor="accent1"/>
            <w:sz w:val="23"/>
            <w:szCs w:val="23"/>
            <w:shd w:val="clear" w:color="auto" w:fill="FFFFFF"/>
          </w:rPr>
          <w:fldChar w:fldCharType="end"/>
        </w:r>
      </w:ins>
      <w:ins w:id="66" w:author="Charlotte Devitre" w:date="2024-08-07T15:38:00Z">
        <w:r w:rsidR="00E04E6F" w:rsidRPr="00E04E6F">
          <w:rPr>
            <w:rFonts w:ascii="Segoe UI" w:hAnsi="Segoe UI" w:cs="Segoe UI"/>
            <w:color w:val="156082" w:themeColor="accent1"/>
            <w:sz w:val="23"/>
            <w:szCs w:val="23"/>
            <w:shd w:val="clear" w:color="auto" w:fill="FFFFFF"/>
          </w:rPr>
          <w:t xml:space="preserve"> implemented in </w:t>
        </w:r>
        <w:proofErr w:type="spellStart"/>
        <w:r w:rsidR="00E04E6F" w:rsidRPr="00E04E6F">
          <w:rPr>
            <w:rFonts w:ascii="Segoe UI" w:hAnsi="Segoe UI" w:cs="Segoe UI"/>
            <w:color w:val="156082" w:themeColor="accent1"/>
            <w:sz w:val="23"/>
            <w:szCs w:val="23"/>
            <w:shd w:val="clear" w:color="auto" w:fill="FFFFFF"/>
          </w:rPr>
          <w:t>DiadFit</w:t>
        </w:r>
        <w:proofErr w:type="spellEnd"/>
        <w:r w:rsidR="00E04E6F" w:rsidRPr="00E04E6F">
          <w:rPr>
            <w:rFonts w:ascii="Segoe UI" w:hAnsi="Segoe UI" w:cs="Segoe UI"/>
            <w:color w:val="156082" w:themeColor="accent1"/>
            <w:sz w:val="23"/>
            <w:szCs w:val="23"/>
            <w:shd w:val="clear" w:color="auto" w:fill="FFFFFF"/>
            <w:lang w:val="en-GB"/>
          </w:rPr>
          <w:t xml:space="preserve">. At the time of our simulation, it was challenging to perform EOS calculations considering the possible presence of </w:t>
        </w:r>
        <w:r w:rsidR="00E04E6F" w:rsidRPr="00E04E6F">
          <w:rPr>
            <w:rFonts w:ascii="Segoe UI" w:hAnsi="Segoe UI" w:cs="Segoe UI"/>
            <w:bCs/>
            <w:color w:val="156082" w:themeColor="accent1"/>
            <w:sz w:val="23"/>
            <w:szCs w:val="23"/>
            <w:shd w:val="clear" w:color="auto" w:fill="FFFFFF"/>
            <w:lang w:val="en-GB"/>
          </w:rPr>
          <w:t>H</w:t>
        </w:r>
        <w:r w:rsidR="00E04E6F" w:rsidRPr="00E04E6F">
          <w:rPr>
            <w:rFonts w:ascii="Segoe UI" w:hAnsi="Segoe UI" w:cs="Segoe UI"/>
            <w:bCs/>
            <w:color w:val="156082" w:themeColor="accent1"/>
            <w:sz w:val="23"/>
            <w:szCs w:val="23"/>
            <w:shd w:val="clear" w:color="auto" w:fill="FFFFFF"/>
            <w:vertAlign w:val="subscript"/>
            <w:lang w:val="en-GB"/>
          </w:rPr>
          <w:t>2</w:t>
        </w:r>
        <w:r w:rsidR="00E04E6F" w:rsidRPr="00E04E6F">
          <w:rPr>
            <w:rFonts w:ascii="Segoe UI" w:hAnsi="Segoe UI" w:cs="Segoe UI"/>
            <w:bCs/>
            <w:color w:val="156082" w:themeColor="accent1"/>
            <w:sz w:val="23"/>
            <w:szCs w:val="23"/>
            <w:shd w:val="clear" w:color="auto" w:fill="FFFFFF"/>
            <w:lang w:val="en-GB"/>
          </w:rPr>
          <w:t>O</w:t>
        </w:r>
        <w:r w:rsidR="00E04E6F" w:rsidRPr="00E04E6F">
          <w:rPr>
            <w:rFonts w:ascii="Segoe UI" w:hAnsi="Segoe UI" w:cs="Segoe UI"/>
            <w:color w:val="156082" w:themeColor="accent1"/>
            <w:sz w:val="23"/>
            <w:szCs w:val="23"/>
            <w:shd w:val="clear" w:color="auto" w:fill="FFFFFF"/>
            <w:lang w:val="en-GB"/>
          </w:rPr>
          <w:t xml:space="preserve"> in the exsolved fluid due to a lack of publicly available software that could run on modern operating systems.</w:t>
        </w:r>
      </w:ins>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23DD998F">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7"/>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6C5B58B9" w:rsidR="006E5F38" w:rsidRPr="006E5F38" w:rsidRDefault="00E04E6F"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7679CE2" wp14:editId="53E47226">
            <wp:extent cx="5871886" cy="1225685"/>
            <wp:effectExtent l="0" t="0" r="0" b="6350"/>
            <wp:docPr id="1646645015"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5015" name="Picture 4" descr="A black and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15515" cy="1234792"/>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2803A297"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 xml:space="preserve">near lines </w:t>
      </w:r>
      <w:r w:rsidR="00E04E6F">
        <w:rPr>
          <w:rFonts w:ascii="Segoe UI" w:hAnsi="Segoe UI" w:cs="Segoe UI"/>
          <w:color w:val="156082" w:themeColor="accent1"/>
          <w:sz w:val="23"/>
          <w:szCs w:val="23"/>
          <w:shd w:val="clear" w:color="auto" w:fill="FFFFFF"/>
        </w:rPr>
        <w:t>216-229</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103DAC" w:rsidRPr="00103DAC">
        <w:rPr>
          <w:color w:val="156082" w:themeColor="accent1"/>
          <w:lang w:val="en-GB"/>
        </w:rPr>
        <w:t xml:space="preserve">The </w:t>
      </w:r>
      <w:r w:rsidR="00103DAC" w:rsidRPr="00103DAC">
        <w:rPr>
          <w:color w:val="156082" w:themeColor="accent1"/>
        </w:rPr>
        <w:t xml:space="preserve">CONVERSE Hawai‘i Scientific Advisory Committee </w:t>
      </w:r>
      <w:r w:rsidR="00103DAC" w:rsidRPr="00103DAC">
        <w:rPr>
          <w:color w:val="156082" w:themeColor="accent1"/>
        </w:rPr>
        <w:fldChar w:fldCharType="begin"/>
      </w:r>
      <w:r w:rsidR="00103DAC" w:rsidRPr="00103DAC">
        <w:rPr>
          <w:color w:val="156082" w:themeColor="accent1"/>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color w:val="156082" w:themeColor="accent1"/>
        </w:rPr>
        <w:fldChar w:fldCharType="separate"/>
      </w:r>
      <w:r w:rsidR="00103DAC" w:rsidRPr="00103DAC">
        <w:rPr>
          <w:color w:val="156082" w:themeColor="accent1"/>
        </w:rPr>
        <w:t xml:space="preserve">(Cooper </w:t>
      </w:r>
      <w:r w:rsidR="00103DAC" w:rsidRPr="00103DAC">
        <w:rPr>
          <w:i/>
          <w:iCs/>
          <w:color w:val="156082" w:themeColor="accent1"/>
        </w:rPr>
        <w:t>et al.</w:t>
      </w:r>
      <w:r w:rsidR="00103DAC" w:rsidRPr="00103DAC">
        <w:rPr>
          <w:color w:val="156082" w:themeColor="accent1"/>
        </w:rPr>
        <w:t>, 2023)</w:t>
      </w:r>
      <w:r w:rsidR="00103DAC" w:rsidRPr="00103DAC">
        <w:rPr>
          <w:color w:val="156082" w:themeColor="accent1"/>
          <w:lang w:val="en-GB"/>
        </w:rPr>
        <w:fldChar w:fldCharType="end"/>
      </w:r>
      <w:r w:rsidR="00103DAC" w:rsidRPr="00103DAC">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 </w:t>
      </w:r>
      <w:r w:rsidR="00103DAC">
        <w:rPr>
          <w:color w:val="156082" w:themeColor="accent1"/>
          <w:lang w:val="en-GB"/>
        </w:rPr>
        <w:t>[…]</w:t>
      </w:r>
      <w:r w:rsidR="00103DAC" w:rsidRPr="00103DAC">
        <w:rPr>
          <w:color w:val="156082" w:themeColor="accent1"/>
          <w:lang w:val="en-GB"/>
        </w:rPr>
        <w:t xml:space="preserve"> </w:t>
      </w:r>
      <w:bookmarkStart w:id="67" w:name="_Hlk172806765"/>
      <w:r w:rsidR="00103DAC" w:rsidRPr="00103DAC">
        <w:rPr>
          <w:color w:val="156082" w:themeColor="accent1"/>
          <w:lang w:val="en-GB"/>
        </w:rPr>
        <w:t xml:space="preserve">Performing these simulations during relatively small, low-hazard eruptions (as here) or as hypothetical simulations (e.g.,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 xml:space="preserve">(Andrews </w:t>
      </w:r>
      <w:r w:rsidR="00103DAC" w:rsidRPr="00103DAC">
        <w:rPr>
          <w:i/>
          <w:iCs/>
          <w:color w:val="156082" w:themeColor="accent1"/>
        </w:rPr>
        <w:t>et al.</w:t>
      </w:r>
      <w:r w:rsidR="00103DAC" w:rsidRPr="00103DAC">
        <w:rPr>
          <w:color w:val="156082" w:themeColor="accent1"/>
        </w:rPr>
        <w:t>, 2019)</w:t>
      </w:r>
      <w:r w:rsidR="00103DAC" w:rsidRPr="00103DAC">
        <w:rPr>
          <w:color w:val="156082" w:themeColor="accent1"/>
          <w:lang w:val="en-GB"/>
        </w:rPr>
        <w:fldChar w:fldCharType="end"/>
      </w:r>
      <w:r w:rsidR="00103DAC" w:rsidRPr="00103DAC">
        <w:rPr>
          <w:color w:val="156082" w:themeColor="accent1"/>
          <w:lang w:val="en-GB"/>
        </w:rPr>
        <w:t xml:space="preserve">) is vital to iron-out bottlenecks so that we are as prepared as possible for the next large volcanic crisis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00103DAC" w:rsidRPr="00103DAC">
        <w:rPr>
          <w:rFonts w:ascii="Arial" w:hAnsi="Arial" w:cs="Arial"/>
          <w:color w:val="156082" w:themeColor="accent1"/>
          <w:lang w:val="en-GB"/>
        </w:rPr>
        <w:instrText>ʻ</w:instrText>
      </w:r>
      <w:r w:rsidR="00103DAC" w:rsidRPr="00103DAC">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(Dietterich and Neal, 2022)</w:t>
      </w:r>
      <w:r w:rsidR="00103DAC" w:rsidRPr="00103DAC">
        <w:rPr>
          <w:color w:val="156082" w:themeColor="accent1"/>
          <w:lang w:val="en-GB"/>
        </w:rPr>
        <w:fldChar w:fldCharType="end"/>
      </w:r>
      <w:r w:rsidR="00103DAC" w:rsidRPr="00103DAC">
        <w:rPr>
          <w:color w:val="156082" w:themeColor="accent1"/>
          <w:lang w:val="en-GB"/>
        </w:rPr>
        <w:t>.</w:t>
      </w:r>
      <w:bookmarkEnd w:id="67"/>
      <w:r w:rsidRPr="006E5F38">
        <w:rPr>
          <w:color w:val="156082" w:themeColor="accent1"/>
        </w:rPr>
        <w:t>”</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61CAE834" w14:textId="5540F9ED" w:rsidR="00E04E6F" w:rsidRPr="00E04E6F" w:rsidRDefault="008A213C" w:rsidP="00E04E6F">
      <w:pPr>
        <w:rPr>
          <w:ins w:id="68" w:author="Charlotte Devitre" w:date="2024-08-07T15:38:00Z"/>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lastRenderedPageBreak/>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w:t>
      </w:r>
      <w:r w:rsidR="00E04E6F">
        <w:rPr>
          <w:rFonts w:ascii="Segoe UI" w:hAnsi="Segoe UI" w:cs="Segoe UI"/>
          <w:color w:val="156082" w:themeColor="accent1"/>
          <w:sz w:val="23"/>
          <w:szCs w:val="23"/>
          <w:shd w:val="clear" w:color="auto" w:fill="FFFFFF"/>
        </w:rPr>
        <w:t>896-935</w:t>
      </w:r>
      <w:r w:rsidR="00FF574B">
        <w:rPr>
          <w:rFonts w:ascii="Segoe UI" w:hAnsi="Segoe UI" w:cs="Segoe UI"/>
          <w:color w:val="156082" w:themeColor="accent1"/>
          <w:sz w:val="23"/>
          <w:szCs w:val="23"/>
          <w:shd w:val="clear" w:color="auto" w:fill="FFFFFF"/>
        </w:rPr>
        <w:t>: “</w:t>
      </w:r>
      <w:moveToRangeStart w:id="69" w:author="Charlotte Devitre" w:date="2024-08-07T15:38:00Z" w:name="move173937531"/>
      <w:r w:rsidR="00E04E6F" w:rsidRPr="00E04E6F">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E04E6F" w:rsidRPr="00E04E6F">
        <w:rPr>
          <w:rFonts w:ascii="Segoe UI" w:hAnsi="Segoe UI" w:cs="Segoe UI"/>
          <w:bCs/>
          <w:color w:val="156082" w:themeColor="accent1"/>
          <w:sz w:val="23"/>
          <w:szCs w:val="23"/>
          <w:shd w:val="clear" w:color="auto" w:fill="FFFFFF"/>
          <w:lang w:val="en-GB"/>
        </w:rPr>
        <w:t xml:space="preserve"> values than regions with more </w:t>
      </w:r>
      <w:moveToRangeEnd w:id="69"/>
      <w:ins w:id="70"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alkalic magmas (e.g., Canary Islands, Azores, Cabo Verde, Fig. 5). This likely represents the lower melt extents in alkalic settings, and the possibility of more volatile-rich sources (e.g.,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proofErr w:type="spellStart"/>
        <w:r w:rsidR="00E04E6F" w:rsidRPr="00E04E6F">
          <w:rPr>
            <w:rFonts w:ascii="Segoe UI" w:hAnsi="Segoe UI" w:cs="Segoe UI"/>
            <w:bCs/>
            <w:color w:val="156082" w:themeColor="accent1"/>
            <w:sz w:val="23"/>
            <w:szCs w:val="23"/>
            <w:shd w:val="clear" w:color="auto" w:fill="FFFFFF"/>
          </w:rPr>
          <w:t>DeVitre</w:t>
        </w:r>
        <w:proofErr w:type="spellEnd"/>
        <w:r w:rsidR="00E04E6F" w:rsidRPr="00E04E6F">
          <w:rPr>
            <w:rFonts w:ascii="Segoe UI" w:hAnsi="Segoe UI" w:cs="Segoe UI"/>
            <w:bCs/>
            <w:color w:val="156082" w:themeColor="accent1"/>
            <w:sz w:val="23"/>
            <w:szCs w:val="23"/>
            <w:shd w:val="clear" w:color="auto" w:fill="FFFFFF"/>
          </w:rPr>
          <w:t xml:space="preserv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xml:space="preserve"> 2023)</w:t>
        </w:r>
      </w:ins>
      <w:ins w:id="71"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72"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Overall, this compilation indicates that rapid-response fluid inclusion barometry is highly applicable to active volcanic regions such as Hawai’i, Iceland, East African Rift, Galápagos, Réunion, Cabo Verde, and the Canary Islands (Fig. 5). However, it is not appropriate in subduction zones such as Alaska, Kamchatka, or Central America where </w:t>
        </w:r>
      </w:ins>
      <m:oMath>
        <m:sSub>
          <m:sSubPr>
            <m:ctrlPr>
              <w:ins w:id="73" w:author="Charlotte Devitre" w:date="2024-08-07T15:38:00Z">
                <w:rPr>
                  <w:rFonts w:ascii="Cambria Math" w:hAnsi="Cambria Math" w:cs="Segoe UI"/>
                  <w:bCs/>
                  <w:iCs/>
                  <w:color w:val="156082" w:themeColor="accent1"/>
                  <w:sz w:val="23"/>
                  <w:szCs w:val="23"/>
                  <w:shd w:val="clear" w:color="auto" w:fill="FFFFFF"/>
                  <w:lang w:val="en-GB"/>
                </w:rPr>
              </w:ins>
            </m:ctrlPr>
          </m:sSubPr>
          <m:e>
            <m:r>
              <w:ins w:id="74"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75" w:author="Charlotte Devitre" w:date="2024-08-07T15:38:00Z">
                    <w:rPr>
                      <w:rFonts w:ascii="Cambria Math" w:hAnsi="Cambria Math" w:cs="Segoe UI"/>
                      <w:bCs/>
                      <w:iCs/>
                      <w:color w:val="156082" w:themeColor="accent1"/>
                      <w:sz w:val="23"/>
                      <w:szCs w:val="23"/>
                      <w:shd w:val="clear" w:color="auto" w:fill="FFFFFF"/>
                      <w:lang w:val="en-GB"/>
                    </w:rPr>
                  </w:ins>
                </m:ctrlPr>
              </m:sSubPr>
              <m:e>
                <m:r>
                  <w:ins w:id="76"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77"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78"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79"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is very high. Interestingly, although there are only two studies with Raman data in the Cascades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(Aster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xml:space="preserve">, 2016; Venugopal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2020)</w:t>
        </w:r>
      </w:ins>
      <w:ins w:id="80"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81"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and one in Kamchatka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(Moore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2018)</w:t>
        </w:r>
      </w:ins>
      <w:ins w:id="82"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83"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in both cases the inclusions with highest pressures have </w:t>
        </w:r>
      </w:ins>
      <m:oMath>
        <m:sSub>
          <m:sSubPr>
            <m:ctrlPr>
              <w:ins w:id="84" w:author="Charlotte Devitre" w:date="2024-08-07T15:38:00Z">
                <w:rPr>
                  <w:rFonts w:ascii="Cambria Math" w:hAnsi="Cambria Math" w:cs="Segoe UI"/>
                  <w:bCs/>
                  <w:iCs/>
                  <w:color w:val="156082" w:themeColor="accent1"/>
                  <w:sz w:val="23"/>
                  <w:szCs w:val="23"/>
                  <w:shd w:val="clear" w:color="auto" w:fill="FFFFFF"/>
                  <w:lang w:val="en-GB"/>
                </w:rPr>
              </w:ins>
            </m:ctrlPr>
          </m:sSubPr>
          <m:e>
            <m:r>
              <w:ins w:id="85"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86" w:author="Charlotte Devitre" w:date="2024-08-07T15:38:00Z">
                    <w:rPr>
                      <w:rFonts w:ascii="Cambria Math" w:hAnsi="Cambria Math" w:cs="Segoe UI"/>
                      <w:bCs/>
                      <w:iCs/>
                      <w:color w:val="156082" w:themeColor="accent1"/>
                      <w:sz w:val="23"/>
                      <w:szCs w:val="23"/>
                      <w:shd w:val="clear" w:color="auto" w:fill="FFFFFF"/>
                      <w:lang w:val="en-GB"/>
                    </w:rPr>
                  </w:ins>
                </m:ctrlPr>
              </m:sSubPr>
              <m:e>
                <m:r>
                  <w:ins w:id="87"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88"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89"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90"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values &lt;0.2. This may indicate that in drier subduction zones, fluid inclusions may have some utility for the most mafic, CO</w:t>
        </w:r>
        <w:r w:rsidR="00E04E6F" w:rsidRPr="00E04E6F">
          <w:rPr>
            <w:rFonts w:ascii="Segoe UI" w:hAnsi="Segoe UI" w:cs="Segoe UI"/>
            <w:bCs/>
            <w:color w:val="156082" w:themeColor="accent1"/>
            <w:sz w:val="23"/>
            <w:szCs w:val="23"/>
            <w:shd w:val="clear" w:color="auto" w:fill="FFFFFF"/>
            <w:vertAlign w:val="subscript"/>
            <w:lang w:val="en-GB"/>
          </w:rPr>
          <w:t>2</w:t>
        </w:r>
        <w:r w:rsidR="00E04E6F" w:rsidRPr="00E04E6F">
          <w:rPr>
            <w:rFonts w:ascii="Segoe UI" w:hAnsi="Segoe UI" w:cs="Segoe UI"/>
            <w:bCs/>
            <w:color w:val="156082" w:themeColor="accent1"/>
            <w:sz w:val="23"/>
            <w:szCs w:val="23"/>
            <w:shd w:val="clear" w:color="auto" w:fill="FFFFFF"/>
            <w:lang w:val="en-GB"/>
          </w:rPr>
          <w:t>-rich magmas.</w:t>
        </w:r>
      </w:ins>
    </w:p>
    <w:p w14:paraId="519A4FC6" w14:textId="70586471" w:rsidR="008A213C" w:rsidRDefault="00E04E6F" w:rsidP="00E04E6F">
      <w:pPr>
        <w:rPr>
          <w:rFonts w:ascii="Segoe UI" w:hAnsi="Segoe UI" w:cs="Segoe UI"/>
          <w:color w:val="156082" w:themeColor="accent1"/>
          <w:sz w:val="23"/>
          <w:szCs w:val="23"/>
          <w:shd w:val="clear" w:color="auto" w:fill="FFFFFF"/>
        </w:rPr>
      </w:pPr>
      <w:ins w:id="91" w:author="Charlotte Devitre" w:date="2024-08-07T15:38:00Z">
        <w:r w:rsidRPr="00E04E6F">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w:ins>
      <m:oMath>
        <m:sSub>
          <m:sSubPr>
            <m:ctrlPr>
              <w:ins w:id="92" w:author="Charlotte Devitre" w:date="2024-08-07T15:38:00Z">
                <w:rPr>
                  <w:rFonts w:ascii="Cambria Math" w:hAnsi="Cambria Math" w:cs="Segoe UI"/>
                  <w:bCs/>
                  <w:iCs/>
                  <w:color w:val="156082" w:themeColor="accent1"/>
                  <w:sz w:val="23"/>
                  <w:szCs w:val="23"/>
                  <w:shd w:val="clear" w:color="auto" w:fill="FFFFFF"/>
                  <w:lang w:val="en-GB"/>
                </w:rPr>
              </w:ins>
            </m:ctrlPr>
          </m:sSubPr>
          <m:e>
            <m:r>
              <w:ins w:id="93"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94" w:author="Charlotte Devitre" w:date="2024-08-07T15:38:00Z">
                    <w:rPr>
                      <w:rFonts w:ascii="Cambria Math" w:hAnsi="Cambria Math" w:cs="Segoe UI"/>
                      <w:bCs/>
                      <w:iCs/>
                      <w:color w:val="156082" w:themeColor="accent1"/>
                      <w:sz w:val="23"/>
                      <w:szCs w:val="23"/>
                      <w:shd w:val="clear" w:color="auto" w:fill="FFFFFF"/>
                      <w:lang w:val="en-GB"/>
                    </w:rPr>
                  </w:ins>
                </m:ctrlPr>
              </m:sSubPr>
              <m:e>
                <m:r>
                  <w:ins w:id="95"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96"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97"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98" w:author="Charlotte Devitre" w:date="2024-08-07T15:38:00Z">
        <w:r w:rsidRPr="00E04E6F">
          <w:rPr>
            <w:rFonts w:ascii="Segoe UI" w:hAnsi="Segoe UI" w:cs="Segoe UI"/>
            <w:bCs/>
            <w:color w:val="156082" w:themeColor="accent1"/>
            <w:sz w:val="23"/>
            <w:szCs w:val="23"/>
            <w:shd w:val="clear" w:color="auto" w:fill="FFFFFF"/>
            <w:lang w:val="en-GB"/>
          </w:rPr>
          <w:t xml:space="preserve"> (particularly given the paucity of studies worldwide measuring both the bubble and glass phase of melt inclusions, </w:t>
        </w:r>
        <w:r w:rsidRPr="00E04E6F">
          <w:rPr>
            <w:rFonts w:ascii="Segoe UI" w:hAnsi="Segoe UI" w:cs="Segoe UI"/>
            <w:bCs/>
            <w:color w:val="156082" w:themeColor="accent1"/>
            <w:sz w:val="23"/>
            <w:szCs w:val="23"/>
            <w:shd w:val="clear" w:color="auto" w:fill="FFFFFF"/>
            <w:lang w:val="en-GB"/>
          </w:rPr>
          <w:fldChar w:fldCharType="begin"/>
        </w:r>
        <w:r w:rsidRPr="00E04E6F">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E04E6F">
          <w:rPr>
            <w:rFonts w:ascii="Segoe UI" w:hAnsi="Segoe UI" w:cs="Segoe UI"/>
            <w:bCs/>
            <w:color w:val="156082" w:themeColor="accent1"/>
            <w:sz w:val="23"/>
            <w:szCs w:val="23"/>
            <w:shd w:val="clear" w:color="auto" w:fill="FFFFFF"/>
            <w:lang w:val="en-GB"/>
          </w:rPr>
          <w:fldChar w:fldCharType="separate"/>
        </w:r>
        <w:proofErr w:type="spellStart"/>
        <w:r w:rsidRPr="00E04E6F">
          <w:rPr>
            <w:rFonts w:ascii="Segoe UI" w:hAnsi="Segoe UI" w:cs="Segoe UI"/>
            <w:bCs/>
            <w:color w:val="156082" w:themeColor="accent1"/>
            <w:sz w:val="23"/>
            <w:szCs w:val="23"/>
            <w:shd w:val="clear" w:color="auto" w:fill="FFFFFF"/>
          </w:rPr>
          <w:t>Wieser</w:t>
        </w:r>
        <w:proofErr w:type="spellEnd"/>
        <w:r w:rsidRPr="00E04E6F">
          <w:rPr>
            <w:rFonts w:ascii="Segoe UI" w:hAnsi="Segoe UI" w:cs="Segoe UI"/>
            <w:bCs/>
            <w:color w:val="156082" w:themeColor="accent1"/>
            <w:sz w:val="23"/>
            <w:szCs w:val="23"/>
            <w:shd w:val="clear" w:color="auto" w:fill="FFFFFF"/>
          </w:rPr>
          <w:t xml:space="preserve"> </w:t>
        </w:r>
        <w:r w:rsidRPr="00E04E6F">
          <w:rPr>
            <w:rFonts w:ascii="Segoe UI" w:hAnsi="Segoe UI" w:cs="Segoe UI"/>
            <w:bCs/>
            <w:i/>
            <w:iCs/>
            <w:color w:val="156082" w:themeColor="accent1"/>
            <w:sz w:val="23"/>
            <w:szCs w:val="23"/>
            <w:shd w:val="clear" w:color="auto" w:fill="FFFFFF"/>
          </w:rPr>
          <w:t>et al.</w:t>
        </w:r>
        <w:r w:rsidRPr="00E04E6F">
          <w:rPr>
            <w:rFonts w:ascii="Segoe UI" w:hAnsi="Segoe UI" w:cs="Segoe UI"/>
            <w:bCs/>
            <w:color w:val="156082" w:themeColor="accent1"/>
            <w:sz w:val="23"/>
            <w:szCs w:val="23"/>
            <w:shd w:val="clear" w:color="auto" w:fill="FFFFFF"/>
          </w:rPr>
          <w:t>, 2024)</w:t>
        </w:r>
      </w:ins>
      <w:ins w:id="99" w:author="Charlotte Devitre" w:date="2024-08-07T15:38:00Z" w16du:dateUtc="2024-08-07T22:38:00Z">
        <w:r w:rsidRPr="00E04E6F">
          <w:rPr>
            <w:rFonts w:ascii="Segoe UI" w:hAnsi="Segoe UI" w:cs="Segoe UI"/>
            <w:bCs/>
            <w:color w:val="156082" w:themeColor="accent1"/>
            <w:sz w:val="23"/>
            <w:szCs w:val="23"/>
            <w:shd w:val="clear" w:color="auto" w:fill="FFFFFF"/>
            <w:lang w:val="en-GB"/>
          </w:rPr>
          <w:fldChar w:fldCharType="end"/>
        </w:r>
      </w:ins>
      <w:ins w:id="100" w:author="Charlotte Devitre" w:date="2024-08-07T15:38:00Z">
        <w:r w:rsidRPr="00E04E6F">
          <w:rPr>
            <w:rFonts w:ascii="Segoe UI" w:hAnsi="Segoe UI" w:cs="Segoe UI"/>
            <w:bCs/>
            <w:color w:val="156082" w:themeColor="accent1"/>
            <w:sz w:val="23"/>
            <w:szCs w:val="23"/>
            <w:shd w:val="clear" w:color="auto" w:fill="FFFFFF"/>
            <w:lang w:val="en-GB"/>
          </w:rPr>
          <w:t>.  However, we believe that the knowledge of the tectonic setting of a volcano and its phase assemblage, alongside this database, can be used to assess the potential for fluid inclusion barometry. Clearly, unless detailed melt inclusion measurements have been performed demonstrating high CO</w:t>
        </w:r>
        <w:r w:rsidRPr="00E04E6F">
          <w:rPr>
            <w:rFonts w:ascii="Segoe UI" w:hAnsi="Segoe UI" w:cs="Segoe UI"/>
            <w:bCs/>
            <w:color w:val="156082" w:themeColor="accent1"/>
            <w:sz w:val="23"/>
            <w:szCs w:val="23"/>
            <w:shd w:val="clear" w:color="auto" w:fill="FFFFFF"/>
            <w:vertAlign w:val="subscript"/>
            <w:lang w:val="en-GB"/>
          </w:rPr>
          <w:t>2</w:t>
        </w:r>
        <w:r w:rsidRPr="00E04E6F">
          <w:rPr>
            <w:rFonts w:ascii="Segoe UI" w:hAnsi="Segoe UI" w:cs="Segoe UI"/>
            <w:bCs/>
            <w:color w:val="156082" w:themeColor="accent1"/>
            <w:sz w:val="23"/>
            <w:szCs w:val="23"/>
            <w:shd w:val="clear" w:color="auto" w:fill="FFFFFF"/>
            <w:lang w:val="en-GB"/>
          </w:rPr>
          <w:t>, low H</w:t>
        </w:r>
        <w:r w:rsidRPr="00E04E6F">
          <w:rPr>
            <w:rFonts w:ascii="Segoe UI" w:hAnsi="Segoe UI" w:cs="Segoe UI"/>
            <w:bCs/>
            <w:color w:val="156082" w:themeColor="accent1"/>
            <w:sz w:val="23"/>
            <w:szCs w:val="23"/>
            <w:shd w:val="clear" w:color="auto" w:fill="FFFFFF"/>
            <w:vertAlign w:val="subscript"/>
            <w:lang w:val="en-GB"/>
          </w:rPr>
          <w:t>2</w:t>
        </w:r>
        <w:r w:rsidRPr="00E04E6F">
          <w:rPr>
            <w:rFonts w:ascii="Segoe UI" w:hAnsi="Segoe UI" w:cs="Segoe UI"/>
            <w:bCs/>
            <w:color w:val="156082" w:themeColor="accent1"/>
            <w:sz w:val="23"/>
            <w:szCs w:val="23"/>
            <w:shd w:val="clear" w:color="auto" w:fill="FFFFFF"/>
            <w:lang w:val="en-GB"/>
          </w:rPr>
          <w:t xml:space="preserve">O magmas, fluid inclusion barometry should not be applied to arc volcanoes during an eruptive crisis.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within uncertainty to better pinpoint magma storage depths. For volcanoes that are not currently erupting but have had historic eruptions, an informed guess on a likely </w:t>
        </w:r>
      </w:ins>
      <m:oMath>
        <m:sSub>
          <m:sSubPr>
            <m:ctrlPr>
              <w:ins w:id="101" w:author="Charlotte Devitre" w:date="2024-08-07T15:38:00Z">
                <w:rPr>
                  <w:rFonts w:ascii="Cambria Math" w:hAnsi="Cambria Math" w:cs="Segoe UI"/>
                  <w:bCs/>
                  <w:iCs/>
                  <w:color w:val="156082" w:themeColor="accent1"/>
                  <w:sz w:val="23"/>
                  <w:szCs w:val="23"/>
                  <w:shd w:val="clear" w:color="auto" w:fill="FFFFFF"/>
                  <w:lang w:val="en-GB"/>
                </w:rPr>
              </w:ins>
            </m:ctrlPr>
          </m:sSubPr>
          <m:e>
            <m:r>
              <w:ins w:id="102"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03" w:author="Charlotte Devitre" w:date="2024-08-07T15:38:00Z">
                    <w:rPr>
                      <w:rFonts w:ascii="Cambria Math" w:hAnsi="Cambria Math" w:cs="Segoe UI"/>
                      <w:bCs/>
                      <w:iCs/>
                      <w:color w:val="156082" w:themeColor="accent1"/>
                      <w:sz w:val="23"/>
                      <w:szCs w:val="23"/>
                      <w:shd w:val="clear" w:color="auto" w:fill="FFFFFF"/>
                      <w:lang w:val="en-GB"/>
                    </w:rPr>
                  </w:ins>
                </m:ctrlPr>
              </m:sSubPr>
              <m:e>
                <m:r>
                  <w:ins w:id="104"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05"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06"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07" w:author="Charlotte Devitre" w:date="2024-08-07T15:38:00Z">
        <w:r w:rsidRPr="00E04E6F">
          <w:rPr>
            <w:rFonts w:ascii="Segoe UI" w:hAnsi="Segoe UI" w:cs="Segoe UI"/>
            <w:bCs/>
            <w:color w:val="156082" w:themeColor="accent1"/>
            <w:sz w:val="23"/>
            <w:szCs w:val="23"/>
            <w:shd w:val="clear" w:color="auto" w:fill="FFFFFF"/>
            <w:lang w:val="en-GB"/>
          </w:rPr>
          <w:t xml:space="preserve">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108" w:author="Charlotte Devitre" w:date="2024-08-07T15:38:00Z">
                <w:rPr>
                  <w:rFonts w:ascii="Cambria Math" w:hAnsi="Cambria Math" w:cs="Segoe UI"/>
                  <w:bCs/>
                  <w:iCs/>
                  <w:color w:val="156082" w:themeColor="accent1"/>
                  <w:sz w:val="23"/>
                  <w:szCs w:val="23"/>
                  <w:shd w:val="clear" w:color="auto" w:fill="FFFFFF"/>
                  <w:lang w:val="en-GB"/>
                </w:rPr>
              </w:ins>
            </m:ctrlPr>
          </m:sSubPr>
          <m:e>
            <m:r>
              <w:ins w:id="109"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10" w:author="Charlotte Devitre" w:date="2024-08-07T15:38:00Z">
                    <w:rPr>
                      <w:rFonts w:ascii="Cambria Math" w:hAnsi="Cambria Math" w:cs="Segoe UI"/>
                      <w:bCs/>
                      <w:iCs/>
                      <w:color w:val="156082" w:themeColor="accent1"/>
                      <w:sz w:val="23"/>
                      <w:szCs w:val="23"/>
                      <w:shd w:val="clear" w:color="auto" w:fill="FFFFFF"/>
                      <w:lang w:val="en-GB"/>
                    </w:rPr>
                  </w:ins>
                </m:ctrlPr>
              </m:sSubPr>
              <m:e>
                <m:r>
                  <w:ins w:id="111"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12"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13"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14" w:author="Charlotte Devitre" w:date="2024-08-07T15:38:00Z">
        <w:r w:rsidRPr="00E04E6F">
          <w:rPr>
            <w:rFonts w:ascii="Segoe UI" w:hAnsi="Segoe UI" w:cs="Segoe UI"/>
            <w:bCs/>
            <w:color w:val="156082" w:themeColor="accent1"/>
            <w:sz w:val="23"/>
            <w:szCs w:val="23"/>
            <w:shd w:val="clear" w:color="auto" w:fill="FFFFFF"/>
            <w:lang w:val="en-GB"/>
          </w:rPr>
          <w:t xml:space="preserve"> relationships from neighbouring Kīlauea could be </w:t>
        </w:r>
        <w:proofErr w:type="gramStart"/>
        <w:r w:rsidRPr="00E04E6F">
          <w:rPr>
            <w:rFonts w:ascii="Segoe UI" w:hAnsi="Segoe UI" w:cs="Segoe UI"/>
            <w:bCs/>
            <w:color w:val="156082" w:themeColor="accent1"/>
            <w:sz w:val="23"/>
            <w:szCs w:val="23"/>
            <w:shd w:val="clear" w:color="auto" w:fill="FFFFFF"/>
            <w:lang w:val="en-GB"/>
          </w:rPr>
          <w:t xml:space="preserve">used.  </w:t>
        </w:r>
      </w:ins>
      <w:r w:rsidR="00FF574B">
        <w:rPr>
          <w:rFonts w:ascii="Segoe UI" w:hAnsi="Segoe UI" w:cs="Segoe UI"/>
          <w:color w:val="156082" w:themeColor="accent1"/>
          <w:sz w:val="23"/>
          <w:szCs w:val="23"/>
          <w:shd w:val="clear" w:color="auto" w:fill="FFFFFF"/>
        </w:rPr>
        <w:t>”</w:t>
      </w:r>
      <w:proofErr w:type="gramEnd"/>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proofErr w:type="spellStart"/>
      <w:r w:rsidR="002811A6">
        <w:rPr>
          <w:rFonts w:ascii="Segoe UI" w:hAnsi="Segoe UI" w:cs="Segoe UI"/>
          <w:color w:val="156082" w:themeColor="accent1"/>
          <w:sz w:val="23"/>
          <w:szCs w:val="23"/>
          <w:shd w:val="clear" w:color="auto" w:fill="FFFFFF"/>
        </w:rPr>
        <w:t>worIk</w:t>
      </w:r>
      <w:proofErr w:type="spellEnd"/>
      <w:r w:rsidR="002811A6">
        <w:rPr>
          <w:rFonts w:ascii="Segoe UI" w:hAnsi="Segoe UI" w:cs="Segoe UI"/>
          <w:color w:val="156082" w:themeColor="accent1"/>
          <w:sz w:val="23"/>
          <w:szCs w:val="23"/>
          <w:shd w:val="clear" w:color="auto" w:fill="FFFFFF"/>
        </w:rPr>
        <w:t xml:space="preserve">. </w:t>
      </w:r>
    </w:p>
    <w:p w14:paraId="4D44AB0C" w14:textId="5628523E" w:rsidR="00FF574B" w:rsidRDefault="00FF574B" w:rsidP="006E5F38">
      <w:pPr>
        <w:rPr>
          <w:rFonts w:ascii="Segoe UI" w:hAnsi="Segoe UI" w:cs="Segoe UI"/>
          <w:color w:val="156082" w:themeColor="accent1"/>
          <w:sz w:val="23"/>
          <w:szCs w:val="23"/>
          <w:shd w:val="clear" w:color="auto" w:fill="FFFFFF"/>
        </w:rPr>
      </w:pPr>
    </w:p>
    <w:p w14:paraId="21B5145A" w14:textId="1319E1E5" w:rsidR="000410E8" w:rsidRPr="005069F2" w:rsidRDefault="00A61F3D"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62FBD572" wp14:editId="3D068F01">
            <wp:extent cx="5981836" cy="1118681"/>
            <wp:effectExtent l="0" t="0" r="0" b="0"/>
            <wp:docPr id="844270038" name="Picture 5"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0038" name="Picture 5" descr="A black background with red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1589" cy="1124245"/>
                    </a:xfrm>
                    <a:prstGeom prst="rect">
                      <a:avLst/>
                    </a:prstGeom>
                  </pic:spPr>
                </pic:pic>
              </a:graphicData>
            </a:graphic>
          </wp:inline>
        </w:drawing>
      </w: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CA774CF"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sidR="000410E8">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C1D0AE1" w14:textId="77777777" w:rsidR="00A61F3D" w:rsidRDefault="00A61F3D" w:rsidP="006E5F38">
      <w:pPr>
        <w:rPr>
          <w:rFonts w:ascii="Segoe UI" w:hAnsi="Segoe UI" w:cs="Segoe UI"/>
          <w:color w:val="156082" w:themeColor="accent1"/>
          <w:sz w:val="23"/>
          <w:szCs w:val="23"/>
          <w:shd w:val="clear" w:color="auto" w:fill="FFFFFF"/>
        </w:rPr>
      </w:pPr>
    </w:p>
    <w:p w14:paraId="480895E2" w14:textId="6BC9DE9A"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we appreciate that this may not have been clear enough and have expanded on this at lines </w:t>
      </w:r>
      <w:r w:rsidR="00A61F3D">
        <w:rPr>
          <w:rFonts w:ascii="Segoe UI" w:hAnsi="Segoe UI" w:cs="Segoe UI"/>
          <w:color w:val="156082" w:themeColor="accent1"/>
          <w:sz w:val="23"/>
          <w:szCs w:val="23"/>
          <w:shd w:val="clear" w:color="auto" w:fill="FFFFFF"/>
        </w:rPr>
        <w:t>896-938</w:t>
      </w:r>
      <w:r>
        <w:rPr>
          <w:rFonts w:ascii="Segoe UI" w:hAnsi="Segoe UI" w:cs="Segoe UI"/>
          <w:color w:val="156082" w:themeColor="accent1"/>
          <w:sz w:val="23"/>
          <w:szCs w:val="23"/>
          <w:shd w:val="clear" w:color="auto" w:fill="FFFFFF"/>
        </w:rPr>
        <w:t xml:space="preserve"> for example:</w:t>
      </w:r>
    </w:p>
    <w:p w14:paraId="2670CB04" w14:textId="3B927977" w:rsidR="00A61F3D" w:rsidRPr="00A61F3D" w:rsidRDefault="00FF574B" w:rsidP="00A61F3D">
      <w:pPr>
        <w:rPr>
          <w:ins w:id="115" w:author="Charlotte Devitre" w:date="2024-08-07T15:38:00Z"/>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ins w:id="116"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w:ins>
      <m:oMath>
        <m:sSub>
          <m:sSubPr>
            <m:ctrlPr>
              <w:ins w:id="117" w:author="Charlotte Devitre" w:date="2024-08-07T15:38:00Z">
                <w:rPr>
                  <w:rFonts w:ascii="Cambria Math" w:hAnsi="Cambria Math" w:cs="Segoe UI"/>
                  <w:bCs/>
                  <w:iCs/>
                  <w:color w:val="156082" w:themeColor="accent1"/>
                  <w:sz w:val="23"/>
                  <w:szCs w:val="23"/>
                  <w:shd w:val="clear" w:color="auto" w:fill="FFFFFF"/>
                  <w:lang w:val="en-GB"/>
                </w:rPr>
              </w:ins>
            </m:ctrlPr>
          </m:sSubPr>
          <m:e>
            <m:r>
              <w:ins w:id="118"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19" w:author="Charlotte Devitre" w:date="2024-08-07T15:38:00Z">
                    <w:rPr>
                      <w:rFonts w:ascii="Cambria Math" w:hAnsi="Cambria Math" w:cs="Segoe UI"/>
                      <w:bCs/>
                      <w:iCs/>
                      <w:color w:val="156082" w:themeColor="accent1"/>
                      <w:sz w:val="23"/>
                      <w:szCs w:val="23"/>
                      <w:shd w:val="clear" w:color="auto" w:fill="FFFFFF"/>
                      <w:lang w:val="en-GB"/>
                    </w:rPr>
                  </w:ins>
                </m:ctrlPr>
              </m:sSubPr>
              <m:e>
                <m:r>
                  <w:ins w:id="120"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21"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22"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23"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(particularly given the paucity of studies worldwide measuring both the bubble and glass phase of melt inclusions, </w:t>
        </w:r>
        <w:r w:rsidR="00A61F3D" w:rsidRPr="00A61F3D">
          <w:rPr>
            <w:rFonts w:ascii="Segoe UI" w:hAnsi="Segoe UI" w:cs="Segoe UI"/>
            <w:bCs/>
            <w:color w:val="156082" w:themeColor="accent1"/>
            <w:sz w:val="23"/>
            <w:szCs w:val="23"/>
            <w:shd w:val="clear" w:color="auto" w:fill="FFFFFF"/>
            <w:lang w:val="en-GB"/>
          </w:rPr>
          <w:fldChar w:fldCharType="begin"/>
        </w:r>
        <w:r w:rsidR="00A61F3D" w:rsidRPr="00A61F3D">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A61F3D" w:rsidRPr="00A61F3D">
          <w:rPr>
            <w:rFonts w:ascii="Segoe UI" w:hAnsi="Segoe UI" w:cs="Segoe UI"/>
            <w:bCs/>
            <w:color w:val="156082" w:themeColor="accent1"/>
            <w:sz w:val="23"/>
            <w:szCs w:val="23"/>
            <w:shd w:val="clear" w:color="auto" w:fill="FFFFFF"/>
            <w:lang w:val="en-GB"/>
          </w:rPr>
          <w:fldChar w:fldCharType="separate"/>
        </w:r>
        <w:proofErr w:type="spellStart"/>
        <w:r w:rsidR="00A61F3D" w:rsidRPr="00A61F3D">
          <w:rPr>
            <w:rFonts w:ascii="Segoe UI" w:hAnsi="Segoe UI" w:cs="Segoe UI"/>
            <w:bCs/>
            <w:color w:val="156082" w:themeColor="accent1"/>
            <w:sz w:val="23"/>
            <w:szCs w:val="23"/>
            <w:shd w:val="clear" w:color="auto" w:fill="FFFFFF"/>
          </w:rPr>
          <w:t>Wieser</w:t>
        </w:r>
        <w:proofErr w:type="spellEnd"/>
        <w:r w:rsidR="00A61F3D" w:rsidRPr="00A61F3D">
          <w:rPr>
            <w:rFonts w:ascii="Segoe UI" w:hAnsi="Segoe UI" w:cs="Segoe UI"/>
            <w:bCs/>
            <w:color w:val="156082" w:themeColor="accent1"/>
            <w:sz w:val="23"/>
            <w:szCs w:val="23"/>
            <w:shd w:val="clear" w:color="auto" w:fill="FFFFFF"/>
          </w:rPr>
          <w:t xml:space="preserve"> </w:t>
        </w:r>
        <w:r w:rsidR="00A61F3D" w:rsidRPr="00A61F3D">
          <w:rPr>
            <w:rFonts w:ascii="Segoe UI" w:hAnsi="Segoe UI" w:cs="Segoe UI"/>
            <w:bCs/>
            <w:i/>
            <w:iCs/>
            <w:color w:val="156082" w:themeColor="accent1"/>
            <w:sz w:val="23"/>
            <w:szCs w:val="23"/>
            <w:shd w:val="clear" w:color="auto" w:fill="FFFFFF"/>
          </w:rPr>
          <w:t>et al.</w:t>
        </w:r>
        <w:r w:rsidR="00A61F3D" w:rsidRPr="00A61F3D">
          <w:rPr>
            <w:rFonts w:ascii="Segoe UI" w:hAnsi="Segoe UI" w:cs="Segoe UI"/>
            <w:bCs/>
            <w:color w:val="156082" w:themeColor="accent1"/>
            <w:sz w:val="23"/>
            <w:szCs w:val="23"/>
            <w:shd w:val="clear" w:color="auto" w:fill="FFFFFF"/>
          </w:rPr>
          <w:t>, 2024)</w:t>
        </w:r>
      </w:ins>
      <w:ins w:id="124" w:author="Charlotte Devitre" w:date="2024-08-07T15:38:00Z" w16du:dateUtc="2024-08-07T22:38:00Z">
        <w:r w:rsidR="00A61F3D" w:rsidRPr="00A61F3D">
          <w:rPr>
            <w:rFonts w:ascii="Segoe UI" w:hAnsi="Segoe UI" w:cs="Segoe UI"/>
            <w:bCs/>
            <w:color w:val="156082" w:themeColor="accent1"/>
            <w:sz w:val="23"/>
            <w:szCs w:val="23"/>
            <w:shd w:val="clear" w:color="auto" w:fill="FFFFFF"/>
            <w:lang w:val="en-GB"/>
          </w:rPr>
          <w:fldChar w:fldCharType="end"/>
        </w:r>
      </w:ins>
      <w:ins w:id="125" w:author="Charlotte Devitre" w:date="2024-08-07T15:38:00Z">
        <w:r w:rsidR="00A61F3D" w:rsidRPr="00A61F3D">
          <w:rPr>
            <w:rFonts w:ascii="Segoe UI" w:hAnsi="Segoe UI" w:cs="Segoe UI"/>
            <w:bCs/>
            <w:color w:val="156082" w:themeColor="accent1"/>
            <w:sz w:val="23"/>
            <w:szCs w:val="23"/>
            <w:shd w:val="clear" w:color="auto" w:fill="FFFFFF"/>
            <w:lang w:val="en-GB"/>
          </w:rPr>
          <w:t>.  However, we believe that the knowledge of the tectonic setting of a volcano and its phase assemblage, alongside this database, can be used to assess the potential for fluid inclusion barometry. Clearly, unless detailed melt inclusion measurements have been performed demonstrating high CO</w:t>
        </w:r>
        <w:r w:rsidR="00A61F3D" w:rsidRPr="00A61F3D">
          <w:rPr>
            <w:rFonts w:ascii="Segoe UI" w:hAnsi="Segoe UI" w:cs="Segoe UI"/>
            <w:bCs/>
            <w:color w:val="156082" w:themeColor="accent1"/>
            <w:sz w:val="23"/>
            <w:szCs w:val="23"/>
            <w:shd w:val="clear" w:color="auto" w:fill="FFFFFF"/>
            <w:vertAlign w:val="subscript"/>
            <w:lang w:val="en-GB"/>
          </w:rPr>
          <w:t>2</w:t>
        </w:r>
        <w:r w:rsidR="00A61F3D" w:rsidRPr="00A61F3D">
          <w:rPr>
            <w:rFonts w:ascii="Segoe UI" w:hAnsi="Segoe UI" w:cs="Segoe UI"/>
            <w:bCs/>
            <w:color w:val="156082" w:themeColor="accent1"/>
            <w:sz w:val="23"/>
            <w:szCs w:val="23"/>
            <w:shd w:val="clear" w:color="auto" w:fill="FFFFFF"/>
            <w:lang w:val="en-GB"/>
          </w:rPr>
          <w:t>, low H</w:t>
        </w:r>
        <w:r w:rsidR="00A61F3D" w:rsidRPr="00A61F3D">
          <w:rPr>
            <w:rFonts w:ascii="Segoe UI" w:hAnsi="Segoe UI" w:cs="Segoe UI"/>
            <w:bCs/>
            <w:color w:val="156082" w:themeColor="accent1"/>
            <w:sz w:val="23"/>
            <w:szCs w:val="23"/>
            <w:shd w:val="clear" w:color="auto" w:fill="FFFFFF"/>
            <w:vertAlign w:val="subscript"/>
            <w:lang w:val="en-GB"/>
          </w:rPr>
          <w:t>2</w:t>
        </w:r>
        <w:r w:rsidR="00A61F3D" w:rsidRPr="00A61F3D">
          <w:rPr>
            <w:rFonts w:ascii="Segoe UI" w:hAnsi="Segoe UI" w:cs="Segoe UI"/>
            <w:bCs/>
            <w:color w:val="156082" w:themeColor="accent1"/>
            <w:sz w:val="23"/>
            <w:szCs w:val="23"/>
            <w:shd w:val="clear" w:color="auto" w:fill="FFFFFF"/>
            <w:lang w:val="en-GB"/>
          </w:rPr>
          <w:t xml:space="preserve">O magmas, fluid inclusion barometry should not be applied to arc volcanoes during an eruptive crisis.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within uncertainty to better </w:t>
        </w:r>
        <w:r w:rsidR="00A61F3D" w:rsidRPr="00A61F3D">
          <w:rPr>
            <w:rFonts w:ascii="Segoe UI" w:hAnsi="Segoe UI" w:cs="Segoe UI"/>
            <w:bCs/>
            <w:color w:val="156082" w:themeColor="accent1"/>
            <w:sz w:val="23"/>
            <w:szCs w:val="23"/>
            <w:shd w:val="clear" w:color="auto" w:fill="FFFFFF"/>
            <w:lang w:val="en-GB"/>
          </w:rPr>
          <w:lastRenderedPageBreak/>
          <w:t xml:space="preserve">pinpoint magma storage depths. For volcanoes that are not currently erupting but have had historic eruptions, an informed guess on a likely </w:t>
        </w:r>
      </w:ins>
      <m:oMath>
        <m:sSub>
          <m:sSubPr>
            <m:ctrlPr>
              <w:ins w:id="126" w:author="Charlotte Devitre" w:date="2024-08-07T15:38:00Z">
                <w:rPr>
                  <w:rFonts w:ascii="Cambria Math" w:hAnsi="Cambria Math" w:cs="Segoe UI"/>
                  <w:bCs/>
                  <w:iCs/>
                  <w:color w:val="156082" w:themeColor="accent1"/>
                  <w:sz w:val="23"/>
                  <w:szCs w:val="23"/>
                  <w:shd w:val="clear" w:color="auto" w:fill="FFFFFF"/>
                  <w:lang w:val="en-GB"/>
                </w:rPr>
              </w:ins>
            </m:ctrlPr>
          </m:sSubPr>
          <m:e>
            <m:r>
              <w:ins w:id="127"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28" w:author="Charlotte Devitre" w:date="2024-08-07T15:38:00Z">
                    <w:rPr>
                      <w:rFonts w:ascii="Cambria Math" w:hAnsi="Cambria Math" w:cs="Segoe UI"/>
                      <w:bCs/>
                      <w:iCs/>
                      <w:color w:val="156082" w:themeColor="accent1"/>
                      <w:sz w:val="23"/>
                      <w:szCs w:val="23"/>
                      <w:shd w:val="clear" w:color="auto" w:fill="FFFFFF"/>
                      <w:lang w:val="en-GB"/>
                    </w:rPr>
                  </w:ins>
                </m:ctrlPr>
              </m:sSubPr>
              <m:e>
                <m:r>
                  <w:ins w:id="129"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30"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31"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32"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133" w:author="Charlotte Devitre" w:date="2024-08-07T15:38:00Z">
                <w:rPr>
                  <w:rFonts w:ascii="Cambria Math" w:hAnsi="Cambria Math" w:cs="Segoe UI"/>
                  <w:bCs/>
                  <w:iCs/>
                  <w:color w:val="156082" w:themeColor="accent1"/>
                  <w:sz w:val="23"/>
                  <w:szCs w:val="23"/>
                  <w:shd w:val="clear" w:color="auto" w:fill="FFFFFF"/>
                  <w:lang w:val="en-GB"/>
                </w:rPr>
              </w:ins>
            </m:ctrlPr>
          </m:sSubPr>
          <m:e>
            <m:r>
              <w:ins w:id="134"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35" w:author="Charlotte Devitre" w:date="2024-08-07T15:38:00Z">
                    <w:rPr>
                      <w:rFonts w:ascii="Cambria Math" w:hAnsi="Cambria Math" w:cs="Segoe UI"/>
                      <w:bCs/>
                      <w:iCs/>
                      <w:color w:val="156082" w:themeColor="accent1"/>
                      <w:sz w:val="23"/>
                      <w:szCs w:val="23"/>
                      <w:shd w:val="clear" w:color="auto" w:fill="FFFFFF"/>
                      <w:lang w:val="en-GB"/>
                    </w:rPr>
                  </w:ins>
                </m:ctrlPr>
              </m:sSubPr>
              <m:e>
                <m:r>
                  <w:ins w:id="136"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37"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38"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39"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relationships from neighbouring Kīlauea could be used.  </w:t>
        </w:r>
      </w:ins>
      <w:moveToRangeStart w:id="140" w:author="Charlotte Devitre" w:date="2024-08-07T15:38:00Z" w:name="move173937532"/>
      <w:r w:rsidR="00A61F3D" w:rsidRPr="00A61F3D">
        <w:rPr>
          <w:rFonts w:ascii="Segoe UI" w:hAnsi="Segoe UI" w:cs="Segoe UI"/>
          <w:bCs/>
          <w:color w:val="156082" w:themeColor="accent1"/>
          <w:sz w:val="23"/>
          <w:szCs w:val="23"/>
          <w:shd w:val="clear" w:color="auto" w:fill="FFFFFF"/>
          <w:lang w:val="en-GB"/>
        </w:rPr>
        <w:t xml:space="preserve">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A61F3D" w:rsidRPr="00A61F3D">
        <w:rPr>
          <w:rFonts w:ascii="Segoe UI" w:hAnsi="Segoe UI" w:cs="Segoe UI"/>
          <w:bCs/>
          <w:color w:val="156082" w:themeColor="accent1"/>
          <w:sz w:val="23"/>
          <w:szCs w:val="23"/>
          <w:shd w:val="clear" w:color="auto" w:fill="FFFFFF"/>
          <w:lang w:val="en-GB"/>
        </w:rPr>
        <w:t xml:space="preserve"> </w:t>
      </w:r>
      <w:moveToRangeEnd w:id="140"/>
      <w:del w:id="141" w:author="Charlotte Devitre" w:date="2024-08-07T15:38:00Z">
        <w:r w:rsidR="00A61F3D" w:rsidRPr="00A61F3D">
          <w:rPr>
            <w:rFonts w:ascii="Segoe UI" w:hAnsi="Segoe UI" w:cs="Segoe UI"/>
            <w:bCs/>
            <w:color w:val="156082" w:themeColor="accent1"/>
            <w:sz w:val="23"/>
            <w:szCs w:val="23"/>
            <w:shd w:val="clear" w:color="auto" w:fill="FFFFFF"/>
            <w:lang w:val="en-GB"/>
          </w:rPr>
          <w:delText>Noteworthy, most melt-inclusion suites in this</w:delText>
        </w:r>
      </w:del>
      <w:ins w:id="142"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is entirely unconstrained, fluid inclusion barometry is still more accurate than other methods such as mineral-melt thermobarometry in recovering magma storage pressures. </w:t>
        </w:r>
      </w:ins>
      <w:r w:rsidR="00A61F3D">
        <w:rPr>
          <w:rFonts w:ascii="Segoe UI" w:hAnsi="Segoe UI" w:cs="Segoe UI"/>
          <w:bCs/>
          <w:color w:val="156082" w:themeColor="accent1"/>
          <w:sz w:val="23"/>
          <w:szCs w:val="23"/>
          <w:shd w:val="clear" w:color="auto" w:fill="FFFFFF"/>
          <w:lang w:val="en-GB"/>
        </w:rPr>
        <w:t>“</w:t>
      </w:r>
    </w:p>
    <w:p w14:paraId="6B6BE305" w14:textId="502915AB"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7110B930" w14:textId="5350C801"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w:t>
      </w:r>
      <w:r w:rsidR="00AA6E2E">
        <w:rPr>
          <w:rFonts w:ascii="Segoe UI" w:hAnsi="Segoe UI" w:cs="Segoe UI"/>
          <w:color w:val="156082" w:themeColor="accent1"/>
          <w:sz w:val="23"/>
          <w:szCs w:val="23"/>
          <w:shd w:val="clear" w:color="auto" w:fill="FFFFFF"/>
        </w:rPr>
        <w:lastRenderedPageBreak/>
        <w:t xml:space="preserve">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A61F3D">
        <w:rPr>
          <w:rFonts w:ascii="Segoe UI" w:hAnsi="Segoe UI" w:cs="Segoe UI"/>
          <w:color w:val="156082" w:themeColor="accent1"/>
          <w:sz w:val="23"/>
          <w:szCs w:val="23"/>
          <w:shd w:val="clear" w:color="auto" w:fill="FFFFFF"/>
        </w:rPr>
        <w:t>896-938</w:t>
      </w:r>
      <w:r w:rsidR="00FF574B">
        <w:rPr>
          <w:rFonts w:ascii="Segoe UI" w:hAnsi="Segoe UI" w:cs="Segoe UI"/>
          <w:color w:val="156082" w:themeColor="accent1"/>
          <w:sz w:val="23"/>
          <w:szCs w:val="23"/>
          <w:shd w:val="clear" w:color="auto" w:fill="FFFFFF"/>
        </w:rPr>
        <w:t xml:space="preserve">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F88E6F2"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XH2O</w:t>
      </w:r>
      <w:r w:rsidR="00A61F3D">
        <w:rPr>
          <w:rFonts w:ascii="Segoe UI" w:hAnsi="Segoe UI" w:cs="Segoe UI"/>
          <w:color w:val="156082" w:themeColor="accent1"/>
          <w:sz w:val="23"/>
          <w:szCs w:val="23"/>
          <w:shd w:val="clear" w:color="auto" w:fill="FFFFFF"/>
        </w:rPr>
        <w:t xml:space="preserve"> in the new section 3 on advantages and disadvantages of the method (starting at line 619; XH2O discussion at lines 703-735</w:t>
      </w:r>
      <w:r>
        <w:rPr>
          <w:rFonts w:ascii="Segoe UI" w:hAnsi="Segoe UI" w:cs="Segoe UI"/>
          <w:color w:val="156082" w:themeColor="accent1"/>
          <w:sz w:val="23"/>
          <w:szCs w:val="23"/>
          <w:shd w:val="clear" w:color="auto" w:fill="FFFFFF"/>
        </w:rPr>
        <w:t xml:space="preserve">.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375DF8E3"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w:t>
      </w:r>
      <w:r w:rsidR="00A61F3D">
        <w:rPr>
          <w:rFonts w:ascii="Segoe UI" w:hAnsi="Segoe UI" w:cs="Segoe UI"/>
          <w:color w:val="156082" w:themeColor="accent1"/>
          <w:sz w:val="23"/>
          <w:szCs w:val="23"/>
          <w:shd w:val="clear" w:color="auto" w:fill="FFFFFF"/>
        </w:rPr>
        <w:t>896-938</w:t>
      </w:r>
      <w:r>
        <w:rPr>
          <w:rFonts w:ascii="Segoe UI" w:hAnsi="Segoe UI" w:cs="Segoe UI"/>
          <w:color w:val="156082" w:themeColor="accent1"/>
          <w:sz w:val="23"/>
          <w:szCs w:val="23"/>
          <w:shd w:val="clear" w:color="auto" w:fill="FFFFFF"/>
        </w:rPr>
        <w:t xml:space="preserve"> expand on how to approach volcanic systems with little data. </w:t>
      </w:r>
    </w:p>
    <w:p w14:paraId="47298C75" w14:textId="77777777" w:rsidR="00A61F3D" w:rsidRDefault="00A61F3D" w:rsidP="006E5F38">
      <w:pPr>
        <w:rPr>
          <w:rFonts w:ascii="Segoe UI" w:hAnsi="Segoe UI" w:cs="Segoe UI"/>
          <w:color w:val="156082" w:themeColor="accent1"/>
          <w:sz w:val="23"/>
          <w:szCs w:val="23"/>
          <w:shd w:val="clear" w:color="auto" w:fill="FFFFFF"/>
        </w:rPr>
      </w:pP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DB72E5F"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0AAA1315"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information.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is beneficial and therefore we have expanded this </w:t>
      </w:r>
      <w:r w:rsidR="0075401D">
        <w:rPr>
          <w:rFonts w:ascii="Segoe UI" w:hAnsi="Segoe UI" w:cs="Segoe UI"/>
          <w:color w:val="156082" w:themeColor="accent1"/>
          <w:sz w:val="23"/>
          <w:szCs w:val="23"/>
          <w:shd w:val="clear" w:color="auto" w:fill="FFFFFF"/>
        </w:rPr>
        <w:t>see lines 8</w:t>
      </w:r>
      <w:r w:rsidR="00A61F3D">
        <w:rPr>
          <w:rFonts w:ascii="Segoe UI" w:hAnsi="Segoe UI" w:cs="Segoe UI"/>
          <w:color w:val="156082" w:themeColor="accent1"/>
          <w:sz w:val="23"/>
          <w:szCs w:val="23"/>
          <w:shd w:val="clear" w:color="auto" w:fill="FFFFFF"/>
        </w:rPr>
        <w:t>96</w:t>
      </w:r>
      <w:r w:rsidR="0075401D">
        <w:rPr>
          <w:rFonts w:ascii="Segoe UI" w:hAnsi="Segoe UI" w:cs="Segoe UI"/>
          <w:color w:val="156082" w:themeColor="accent1"/>
          <w:sz w:val="23"/>
          <w:szCs w:val="23"/>
          <w:shd w:val="clear" w:color="auto" w:fill="FFFFFF"/>
        </w:rPr>
        <w:t>-9</w:t>
      </w:r>
      <w:r w:rsidR="00A61F3D">
        <w:rPr>
          <w:rFonts w:ascii="Segoe UI" w:hAnsi="Segoe UI" w:cs="Segoe UI"/>
          <w:color w:val="156082" w:themeColor="accent1"/>
          <w:sz w:val="23"/>
          <w:szCs w:val="23"/>
          <w:shd w:val="clear" w:color="auto" w:fill="FFFFFF"/>
        </w:rPr>
        <w:t>38</w:t>
      </w:r>
      <w:r w:rsidR="0075401D">
        <w:rPr>
          <w:rFonts w:ascii="Segoe UI" w:hAnsi="Segoe UI" w:cs="Segoe UI"/>
          <w:color w:val="156082" w:themeColor="accent1"/>
          <w:sz w:val="23"/>
          <w:szCs w:val="23"/>
          <w:shd w:val="clear" w:color="auto" w:fill="FFFFFF"/>
        </w:rPr>
        <w:t xml:space="preserve">. We also discuss the advantages and limitations of the method in much more detail in the new section 3 Advantages and limitations of fluid inclusion barometry. </w:t>
      </w:r>
    </w:p>
    <w:p w14:paraId="44330EC5" w14:textId="268192F2" w:rsidR="0075401D" w:rsidRPr="00E52679" w:rsidRDefault="00A61F3D" w:rsidP="0053091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3EF0702" wp14:editId="7FB5E1C2">
            <wp:extent cx="5295900" cy="1460500"/>
            <wp:effectExtent l="0" t="0" r="0" b="0"/>
            <wp:docPr id="942139751" name="Picture 6"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9751" name="Picture 6" descr="A black background with red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95900" cy="1460500"/>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67874D53"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 xml:space="preserve">new section 3 (line 560) on the limitations of the method </w:t>
      </w:r>
      <w:r w:rsidR="0053091E">
        <w:rPr>
          <w:rFonts w:ascii="Segoe UI" w:hAnsi="Segoe UI" w:cs="Segoe UI"/>
          <w:color w:val="156082" w:themeColor="accent1"/>
          <w:sz w:val="23"/>
          <w:szCs w:val="23"/>
          <w:shd w:val="clear" w:color="auto" w:fill="FFFFFF"/>
        </w:rPr>
        <w:t xml:space="preserve">that 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p>
    <w:p w14:paraId="54D115FF" w14:textId="5BD87DFE"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Lines </w:t>
      </w:r>
      <w:r w:rsidR="00A61F3D">
        <w:rPr>
          <w:rFonts w:ascii="Segoe UI" w:hAnsi="Segoe UI" w:cs="Segoe UI"/>
          <w:color w:val="156082" w:themeColor="accent1"/>
          <w:sz w:val="23"/>
          <w:szCs w:val="23"/>
          <w:shd w:val="clear" w:color="auto" w:fill="FFFFFF"/>
        </w:rPr>
        <w:t>761-776</w:t>
      </w:r>
    </w:p>
    <w:p w14:paraId="3F471ABB" w14:textId="41F7AC7D"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w:t>
      </w:r>
      <w:ins w:id="143" w:author="Charlotte Devitre" w:date="2024-08-07T15:38:00Z">
        <w:r w:rsidR="00A61F3D" w:rsidRPr="00A61F3D">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found in lava flow samples may re-equilibrate more readily than those found in tephra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rPr>
          <w:t>(</w:t>
        </w:r>
        <w:proofErr w:type="spellStart"/>
        <w:r w:rsidR="00A61F3D" w:rsidRPr="00A61F3D">
          <w:rPr>
            <w:rFonts w:ascii="Segoe UI" w:hAnsi="Segoe UI" w:cs="Segoe UI"/>
            <w:color w:val="156082" w:themeColor="accent1"/>
            <w:sz w:val="23"/>
            <w:szCs w:val="23"/>
            <w:shd w:val="clear" w:color="auto" w:fill="FFFFFF"/>
          </w:rPr>
          <w:t>Hildner</w:t>
        </w:r>
        <w:proofErr w:type="spellEnd"/>
        <w:r w:rsidR="00A61F3D" w:rsidRPr="00A61F3D">
          <w:rPr>
            <w:rFonts w:ascii="Segoe UI" w:hAnsi="Segoe UI" w:cs="Segoe UI"/>
            <w:color w:val="156082" w:themeColor="accent1"/>
            <w:sz w:val="23"/>
            <w:szCs w:val="23"/>
            <w:shd w:val="clear" w:color="auto" w:fill="FFFFFF"/>
          </w:rPr>
          <w:t xml:space="preserve"> </w:t>
        </w:r>
        <w:r w:rsidR="00A61F3D" w:rsidRPr="00A61F3D">
          <w:rPr>
            <w:rFonts w:ascii="Segoe UI" w:hAnsi="Segoe UI" w:cs="Segoe UI"/>
            <w:i/>
            <w:iCs/>
            <w:color w:val="156082" w:themeColor="accent1"/>
            <w:sz w:val="23"/>
            <w:szCs w:val="23"/>
            <w:shd w:val="clear" w:color="auto" w:fill="FFFFFF"/>
          </w:rPr>
          <w:t>et al.</w:t>
        </w:r>
        <w:r w:rsidR="00A61F3D" w:rsidRPr="00A61F3D">
          <w:rPr>
            <w:rFonts w:ascii="Segoe UI" w:hAnsi="Segoe UI" w:cs="Segoe UI"/>
            <w:color w:val="156082" w:themeColor="accent1"/>
            <w:sz w:val="23"/>
            <w:szCs w:val="23"/>
            <w:shd w:val="clear" w:color="auto" w:fill="FFFFFF"/>
          </w:rPr>
          <w:t>, 2012)</w:t>
        </w:r>
      </w:ins>
      <w:ins w:id="144"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5" w:author="Charlotte Devitre" w:date="2024-08-07T15:38:00Z">
        <w:r w:rsidR="00A61F3D" w:rsidRPr="00A61F3D">
          <w:rPr>
            <w:rFonts w:ascii="Segoe UI" w:hAnsi="Segoe UI" w:cs="Segoe UI"/>
            <w:color w:val="156082" w:themeColor="accent1"/>
            <w:sz w:val="23"/>
            <w:szCs w:val="23"/>
            <w:shd w:val="clear" w:color="auto" w:fill="FFFFFF"/>
            <w:lang w:val="en-GB"/>
          </w:rPr>
          <w:t xml:space="preserve"> as they cool slower upon eruption. However, as for the stalling in the crust scenario, this re-equilibration effect will be more significant for fluid inclusions trapped at high-pressures. In shallower systems, no significant difference is observed between naturally quenched lava flow samples and those rapidly quenched in water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lang w:val="en-GB"/>
          </w:rPr>
          <w:t>(</w:t>
        </w:r>
        <w:proofErr w:type="spellStart"/>
        <w:r w:rsidR="00A61F3D" w:rsidRPr="00A61F3D">
          <w:rPr>
            <w:rFonts w:ascii="Segoe UI" w:hAnsi="Segoe UI" w:cs="Segoe UI"/>
            <w:color w:val="156082" w:themeColor="accent1"/>
            <w:sz w:val="23"/>
            <w:szCs w:val="23"/>
            <w:shd w:val="clear" w:color="auto" w:fill="FFFFFF"/>
            <w:lang w:val="en-GB"/>
          </w:rPr>
          <w:t>DeVitre</w:t>
        </w:r>
        <w:proofErr w:type="spellEnd"/>
        <w:r w:rsidR="00A61F3D" w:rsidRPr="00A61F3D">
          <w:rPr>
            <w:rFonts w:ascii="Segoe UI" w:hAnsi="Segoe UI" w:cs="Segoe UI"/>
            <w:color w:val="156082" w:themeColor="accent1"/>
            <w:sz w:val="23"/>
            <w:szCs w:val="23"/>
            <w:shd w:val="clear" w:color="auto" w:fill="FFFFFF"/>
            <w:lang w:val="en-GB"/>
          </w:rPr>
          <w:t xml:space="preserve"> and </w:t>
        </w:r>
        <w:proofErr w:type="spellStart"/>
        <w:r w:rsidR="00A61F3D" w:rsidRPr="00A61F3D">
          <w:rPr>
            <w:rFonts w:ascii="Segoe UI" w:hAnsi="Segoe UI" w:cs="Segoe UI"/>
            <w:color w:val="156082" w:themeColor="accent1"/>
            <w:sz w:val="23"/>
            <w:szCs w:val="23"/>
            <w:shd w:val="clear" w:color="auto" w:fill="FFFFFF"/>
            <w:lang w:val="en-GB"/>
          </w:rPr>
          <w:t>Wieser</w:t>
        </w:r>
        <w:proofErr w:type="spellEnd"/>
        <w:r w:rsidR="00A61F3D" w:rsidRPr="00A61F3D">
          <w:rPr>
            <w:rFonts w:ascii="Segoe UI" w:hAnsi="Segoe UI" w:cs="Segoe UI"/>
            <w:color w:val="156082" w:themeColor="accent1"/>
            <w:sz w:val="23"/>
            <w:szCs w:val="23"/>
            <w:shd w:val="clear" w:color="auto" w:fill="FFFFFF"/>
            <w:lang w:val="en-GB"/>
          </w:rPr>
          <w:t>, 2024)</w:t>
        </w:r>
      </w:ins>
      <w:ins w:id="146"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7" w:author="Charlotte Devitre" w:date="2024-08-07T15:38:00Z">
        <w:r w:rsidR="00A61F3D" w:rsidRPr="00A61F3D">
          <w:rPr>
            <w:rFonts w:ascii="Segoe UI" w:hAnsi="Segoe UI" w:cs="Segoe UI"/>
            <w:color w:val="156082" w:themeColor="accent1"/>
            <w:sz w:val="23"/>
            <w:szCs w:val="23"/>
            <w:shd w:val="clear" w:color="auto" w:fill="FFFFFF"/>
            <w:lang w:val="en-GB"/>
          </w:rPr>
          <w:t xml:space="preserve">, and re-equilibration models do not predict any changes in density outside analytical uncertainty. For a given fluid inclusion density, size, and ascent path, it is possible to model the predicted re-equilibration scenario using a plastic deformation model, allowing assessment of the possible influence of equilibration on the measured density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100</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and slower along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001</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and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010</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rPr>
          <w:t xml:space="preserve">(Wanamaker and Evans, 1989; Yamamoto </w:t>
        </w:r>
        <w:r w:rsidR="00A61F3D" w:rsidRPr="00A61F3D">
          <w:rPr>
            <w:rFonts w:ascii="Segoe UI" w:hAnsi="Segoe UI" w:cs="Segoe UI"/>
            <w:i/>
            <w:iCs/>
            <w:color w:val="156082" w:themeColor="accent1"/>
            <w:sz w:val="23"/>
            <w:szCs w:val="23"/>
            <w:shd w:val="clear" w:color="auto" w:fill="FFFFFF"/>
          </w:rPr>
          <w:t>et al.</w:t>
        </w:r>
        <w:r w:rsidR="00A61F3D" w:rsidRPr="00A61F3D">
          <w:rPr>
            <w:rFonts w:ascii="Segoe UI" w:hAnsi="Segoe UI" w:cs="Segoe UI"/>
            <w:color w:val="156082" w:themeColor="accent1"/>
            <w:sz w:val="23"/>
            <w:szCs w:val="23"/>
            <w:shd w:val="clear" w:color="auto" w:fill="FFFFFF"/>
          </w:rPr>
          <w:t xml:space="preserve">, 2007; </w:t>
        </w:r>
        <w:proofErr w:type="spellStart"/>
        <w:r w:rsidR="00A61F3D" w:rsidRPr="00A61F3D">
          <w:rPr>
            <w:rFonts w:ascii="Segoe UI" w:hAnsi="Segoe UI" w:cs="Segoe UI"/>
            <w:color w:val="156082" w:themeColor="accent1"/>
            <w:sz w:val="23"/>
            <w:szCs w:val="23"/>
            <w:shd w:val="clear" w:color="auto" w:fill="FFFFFF"/>
          </w:rPr>
          <w:t>DeVitre</w:t>
        </w:r>
        <w:proofErr w:type="spellEnd"/>
        <w:r w:rsidR="00A61F3D" w:rsidRPr="00A61F3D">
          <w:rPr>
            <w:rFonts w:ascii="Segoe UI" w:hAnsi="Segoe UI" w:cs="Segoe UI"/>
            <w:color w:val="156082" w:themeColor="accent1"/>
            <w:sz w:val="23"/>
            <w:szCs w:val="23"/>
            <w:shd w:val="clear" w:color="auto" w:fill="FFFFFF"/>
          </w:rPr>
          <w:t xml:space="preserve"> and </w:t>
        </w:r>
        <w:proofErr w:type="spellStart"/>
        <w:r w:rsidR="00A61F3D" w:rsidRPr="00A61F3D">
          <w:rPr>
            <w:rFonts w:ascii="Segoe UI" w:hAnsi="Segoe UI" w:cs="Segoe UI"/>
            <w:color w:val="156082" w:themeColor="accent1"/>
            <w:sz w:val="23"/>
            <w:szCs w:val="23"/>
            <w:shd w:val="clear" w:color="auto" w:fill="FFFFFF"/>
          </w:rPr>
          <w:t>Wieser</w:t>
        </w:r>
        <w:proofErr w:type="spellEnd"/>
        <w:r w:rsidR="00A61F3D" w:rsidRPr="00A61F3D">
          <w:rPr>
            <w:rFonts w:ascii="Segoe UI" w:hAnsi="Segoe UI" w:cs="Segoe UI"/>
            <w:color w:val="156082" w:themeColor="accent1"/>
            <w:sz w:val="23"/>
            <w:szCs w:val="23"/>
            <w:shd w:val="clear" w:color="auto" w:fill="FFFFFF"/>
          </w:rPr>
          <w:t>, 2024)</w:t>
        </w:r>
      </w:ins>
      <w:ins w:id="148"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9" w:author="Charlotte Devitre" w:date="2024-08-07T15:38:00Z">
        <w:r w:rsidR="00A61F3D" w:rsidRPr="00A61F3D">
          <w:rPr>
            <w:rFonts w:ascii="Segoe UI" w:hAnsi="Segoe UI" w:cs="Segoe UI"/>
            <w:color w:val="156082" w:themeColor="accent1"/>
            <w:sz w:val="23"/>
            <w:szCs w:val="23"/>
            <w:shd w:val="clear" w:color="auto" w:fill="FFFFFF"/>
            <w:lang w:val="en-GB"/>
          </w:rPr>
          <w:t xml:space="preserve">. We suggest that such models are run when evaluating a suite of samples for rapid response barometry. Once the first few densities are obtained on the Raman and the inclusion sizes measured, models for different re-equilibration scenarios should be considered (e.g. </w:t>
        </w:r>
        <w:proofErr w:type="spellStart"/>
        <w:r w:rsidR="00A61F3D" w:rsidRPr="00A61F3D">
          <w:rPr>
            <w:rFonts w:ascii="Segoe UI" w:hAnsi="Segoe UI" w:cs="Segoe UI"/>
            <w:color w:val="156082" w:themeColor="accent1"/>
            <w:sz w:val="23"/>
            <w:szCs w:val="23"/>
            <w:shd w:val="clear" w:color="auto" w:fill="FFFFFF"/>
            <w:lang w:val="en-GB"/>
          </w:rPr>
          <w:t>syn</w:t>
        </w:r>
        <w:proofErr w:type="spellEnd"/>
        <w:r w:rsidR="00A61F3D" w:rsidRPr="00A61F3D">
          <w:rPr>
            <w:rFonts w:ascii="Segoe UI" w:hAnsi="Segoe UI" w:cs="Segoe UI"/>
            <w:color w:val="156082" w:themeColor="accent1"/>
            <w:sz w:val="23"/>
            <w:szCs w:val="23"/>
            <w:shd w:val="clear" w:color="auto" w:fill="FFFFFF"/>
            <w:lang w:val="en-GB"/>
          </w:rPr>
          <w:t>-eruptive quenching, crustal stalling) before interpreting and reporting results</w:t>
        </w:r>
        <w:proofErr w:type="gramStart"/>
        <w:r w:rsidR="00A61F3D" w:rsidRPr="00A61F3D">
          <w:rPr>
            <w:rFonts w:ascii="Segoe UI" w:hAnsi="Segoe UI" w:cs="Segoe UI"/>
            <w:color w:val="156082" w:themeColor="accent1"/>
            <w:sz w:val="23"/>
            <w:szCs w:val="23"/>
            <w:shd w:val="clear" w:color="auto" w:fill="FFFFFF"/>
            <w:lang w:val="en-GB"/>
          </w:rPr>
          <w:t xml:space="preserve">. </w:t>
        </w:r>
      </w:ins>
      <w:r w:rsidRPr="0075401D">
        <w:rPr>
          <w:rFonts w:ascii="Segoe UI" w:hAnsi="Segoe UI" w:cs="Segoe UI"/>
          <w:color w:val="156082" w:themeColor="accent1"/>
          <w:sz w:val="23"/>
          <w:szCs w:val="23"/>
          <w:shd w:val="clear" w:color="auto" w:fill="FFFFFF"/>
          <w:lang w:val="en-GB"/>
        </w:rPr>
        <w:t>.</w:t>
      </w:r>
      <w:proofErr w:type="gramEnd"/>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7BE1EB74"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w:t>
      </w:r>
      <w:r w:rsidR="00A61F3D">
        <w:rPr>
          <w:rFonts w:ascii="Segoe UI" w:hAnsi="Segoe UI" w:cs="Segoe UI"/>
          <w:color w:val="156082" w:themeColor="accent1"/>
          <w:sz w:val="23"/>
          <w:szCs w:val="23"/>
          <w:shd w:val="clear" w:color="auto" w:fill="FFFFFF"/>
        </w:rPr>
        <w:t xml:space="preserve">likely </w:t>
      </w:r>
      <w:r>
        <w:rPr>
          <w:rFonts w:ascii="Segoe UI" w:hAnsi="Segoe UI" w:cs="Segoe UI"/>
          <w:color w:val="156082" w:themeColor="accent1"/>
          <w:sz w:val="23"/>
          <w:szCs w:val="23"/>
          <w:shd w:val="clear" w:color="auto" w:fill="FFFFFF"/>
        </w:rPr>
        <w:t xml:space="preserve">be applicable as </w:t>
      </w:r>
      <w:r w:rsidR="000A677A">
        <w:rPr>
          <w:rFonts w:ascii="Segoe UI" w:hAnsi="Segoe UI" w:cs="Segoe UI"/>
          <w:color w:val="156082" w:themeColor="accent1"/>
          <w:sz w:val="23"/>
          <w:szCs w:val="23"/>
          <w:shd w:val="clear" w:color="auto" w:fill="FFFFFF"/>
        </w:rPr>
        <w:t>shown on Fig</w:t>
      </w:r>
      <w:r w:rsidR="00A61F3D">
        <w:rPr>
          <w:rFonts w:ascii="Segoe UI" w:hAnsi="Segoe UI" w:cs="Segoe UI"/>
          <w:color w:val="156082" w:themeColor="accent1"/>
          <w:sz w:val="23"/>
          <w:szCs w:val="23"/>
          <w:shd w:val="clear" w:color="auto" w:fill="FFFFFF"/>
        </w:rPr>
        <w:t>4</w:t>
      </w:r>
      <w:r w:rsidR="000A677A">
        <w:rPr>
          <w:rFonts w:ascii="Segoe UI" w:hAnsi="Segoe UI" w:cs="Segoe UI"/>
          <w:color w:val="156082" w:themeColor="accent1"/>
          <w:sz w:val="23"/>
          <w:szCs w:val="23"/>
          <w:shd w:val="clear" w:color="auto" w:fill="FFFFFF"/>
        </w:rPr>
        <w:t xml:space="preserve">. The Aeolian arc is in general much too wet, </w:t>
      </w:r>
      <w:r w:rsidR="00A61F3D">
        <w:rPr>
          <w:rFonts w:ascii="Segoe UI" w:hAnsi="Segoe UI" w:cs="Segoe UI"/>
          <w:color w:val="156082" w:themeColor="accent1"/>
          <w:sz w:val="23"/>
          <w:szCs w:val="23"/>
          <w:shd w:val="clear" w:color="auto" w:fill="FFFFFF"/>
        </w:rPr>
        <w:t xml:space="preserve">thus </w:t>
      </w:r>
      <w:r w:rsidR="000A677A">
        <w:rPr>
          <w:rFonts w:ascii="Segoe UI" w:hAnsi="Segoe UI" w:cs="Segoe UI"/>
          <w:color w:val="156082" w:themeColor="accent1"/>
          <w:sz w:val="23"/>
          <w:szCs w:val="23"/>
          <w:shd w:val="clear" w:color="auto" w:fill="FFFFFF"/>
        </w:rPr>
        <w:t>XH2O in the fluid is very elevated</w:t>
      </w:r>
      <w:r w:rsidR="00A61F3D">
        <w:rPr>
          <w:rFonts w:ascii="Segoe UI" w:hAnsi="Segoe UI" w:cs="Segoe UI"/>
          <w:color w:val="156082" w:themeColor="accent1"/>
          <w:sz w:val="23"/>
          <w:szCs w:val="23"/>
          <w:shd w:val="clear" w:color="auto" w:fill="FFFFFF"/>
        </w:rPr>
        <w:t xml:space="preserve"> as is the case of many arc volcanoes around the world</w:t>
      </w:r>
      <w:r w:rsidR="000A677A">
        <w:rPr>
          <w:rFonts w:ascii="Segoe UI" w:hAnsi="Segoe UI" w:cs="Segoe UI"/>
          <w:color w:val="156082" w:themeColor="accent1"/>
          <w:sz w:val="23"/>
          <w:szCs w:val="23"/>
          <w:shd w:val="clear" w:color="auto" w:fill="FFFFFF"/>
        </w:rPr>
        <w:t xml:space="preserve">.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this technique is at lower XH2O volcanoes, which tend to display more lava-flow or fire fountain dominated eruptions, which are </w:t>
      </w:r>
      <w:r w:rsidR="00A61F3D">
        <w:rPr>
          <w:rFonts w:ascii="Segoe UI" w:hAnsi="Segoe UI" w:cs="Segoe UI"/>
          <w:color w:val="156082" w:themeColor="accent1"/>
          <w:sz w:val="23"/>
          <w:szCs w:val="23"/>
          <w:shd w:val="clear" w:color="auto" w:fill="FFFFFF"/>
        </w:rPr>
        <w:t>easier</w:t>
      </w:r>
      <w:r w:rsidR="002811A6">
        <w:rPr>
          <w:rFonts w:ascii="Segoe UI" w:hAnsi="Segoe UI" w:cs="Segoe UI"/>
          <w:color w:val="156082" w:themeColor="accent1"/>
          <w:sz w:val="23"/>
          <w:szCs w:val="23"/>
          <w:shd w:val="clear" w:color="auto" w:fill="FFFFFF"/>
        </w:rPr>
        <w:t xml:space="preserve"> to sample.  </w:t>
      </w:r>
    </w:p>
    <w:p w14:paraId="58B8DF5C" w14:textId="650334CB" w:rsidR="00A61F3D" w:rsidRDefault="00A61F3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t>
      </w:r>
      <w:r w:rsidR="002E16F3">
        <w:rPr>
          <w:rFonts w:ascii="Segoe UI" w:hAnsi="Segoe UI" w:cs="Segoe UI"/>
          <w:color w:val="156082" w:themeColor="accent1"/>
          <w:sz w:val="23"/>
          <w:szCs w:val="23"/>
          <w:shd w:val="clear" w:color="auto" w:fill="FFFFFF"/>
        </w:rPr>
        <w:t xml:space="preserve">note that sometimes it is possible to collect tephra from explosive events. For example, during </w:t>
      </w:r>
      <w:r>
        <w:rPr>
          <w:rFonts w:ascii="Segoe UI" w:hAnsi="Segoe UI" w:cs="Segoe UI"/>
          <w:color w:val="156082" w:themeColor="accent1"/>
          <w:sz w:val="23"/>
          <w:szCs w:val="23"/>
          <w:shd w:val="clear" w:color="auto" w:fill="FFFFFF"/>
        </w:rPr>
        <w:t xml:space="preserve">the explosive </w:t>
      </w:r>
      <w:r w:rsidR="002E16F3">
        <w:rPr>
          <w:rFonts w:ascii="Segoe UI" w:hAnsi="Segoe UI" w:cs="Segoe UI"/>
          <w:color w:val="156082" w:themeColor="accent1"/>
          <w:sz w:val="23"/>
          <w:szCs w:val="23"/>
          <w:shd w:val="clear" w:color="auto" w:fill="FFFFFF"/>
        </w:rPr>
        <w:t xml:space="preserve">2016-2017 </w:t>
      </w:r>
      <w:r>
        <w:rPr>
          <w:rFonts w:ascii="Segoe UI" w:hAnsi="Segoe UI" w:cs="Segoe UI"/>
          <w:color w:val="156082" w:themeColor="accent1"/>
          <w:sz w:val="23"/>
          <w:szCs w:val="23"/>
          <w:shd w:val="clear" w:color="auto" w:fill="FFFFFF"/>
        </w:rPr>
        <w:t>eruptions of Turrialba volcano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et al., 2019) we sampled </w:t>
      </w:r>
      <w:r w:rsidR="002E16F3">
        <w:rPr>
          <w:rFonts w:ascii="Segoe UI" w:hAnsi="Segoe UI" w:cs="Segoe UI"/>
          <w:color w:val="156082" w:themeColor="accent1"/>
          <w:sz w:val="23"/>
          <w:szCs w:val="23"/>
          <w:shd w:val="clear" w:color="auto" w:fill="FFFFFF"/>
        </w:rPr>
        <w:t>tephra that deposited on pre-existing solar panels of seismic stations and/or clean buckets as well as made use of community sampling for more distal tephra (away from the 5km exclusion zone around the volcano). We would collect, when possible, between eruptive phases. Certainly, this is not always possible, but again not every method I useful everywhere!</w:t>
      </w:r>
    </w:p>
    <w:p w14:paraId="0F763C04" w14:textId="77777777" w:rsidR="002E16F3" w:rsidRPr="00054EAA" w:rsidRDefault="002E16F3" w:rsidP="006E5F38">
      <w:pPr>
        <w:rPr>
          <w:rFonts w:ascii="Segoe UI" w:hAnsi="Segoe UI" w:cs="Segoe UI"/>
          <w:color w:val="156082" w:themeColor="accent1"/>
          <w:sz w:val="23"/>
          <w:szCs w:val="23"/>
          <w:shd w:val="clear" w:color="auto" w:fill="FFFFFF"/>
        </w:rPr>
      </w:pP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74D8B5C7"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62B14AB9" w:rsidR="00A83870" w:rsidRPr="00A83870" w:rsidRDefault="00A83870" w:rsidP="006E5F38">
      <w:pPr>
        <w:rPr>
          <w:color w:val="156082" w:themeColor="accent1"/>
        </w:rPr>
      </w:pPr>
      <w:r w:rsidRPr="00B22248">
        <w:rPr>
          <w:color w:val="156082" w:themeColor="accent1"/>
        </w:rPr>
        <w:t xml:space="preserve">In accordance with reviewer#1 and #3, we extended the paper and now include </w:t>
      </w:r>
      <w:r w:rsidR="0053091E" w:rsidRPr="00B22248">
        <w:rPr>
          <w:color w:val="156082" w:themeColor="accent1"/>
        </w:rPr>
        <w:t>more</w:t>
      </w:r>
      <w:r w:rsidR="0053091E">
        <w:rPr>
          <w:color w:val="156082" w:themeColor="accent1"/>
        </w:rPr>
        <w:t xml:space="preserve"> specifics on </w:t>
      </w:r>
      <w:r w:rsidR="00B22248">
        <w:rPr>
          <w:color w:val="156082" w:themeColor="accent1"/>
        </w:rPr>
        <w:t>applying</w:t>
      </w:r>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w:t>
      </w:r>
      <w:r w:rsidR="00B22248">
        <w:rPr>
          <w:color w:val="156082" w:themeColor="accent1"/>
        </w:rPr>
        <w:t xml:space="preserve"> (line 619) and a section on the</w:t>
      </w:r>
      <w:r w:rsidR="00B22248" w:rsidRPr="00B22248">
        <w:rPr>
          <w:color w:val="156082" w:themeColor="accent1"/>
        </w:rPr>
        <w:t xml:space="preserve"> Relevance of near-real-time data for observatories</w:t>
      </w:r>
      <w:r w:rsidR="00B22248">
        <w:rPr>
          <w:color w:val="156082" w:themeColor="accent1"/>
        </w:rPr>
        <w:t xml:space="preserve"> (line 1024).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03DAC"/>
    <w:rsid w:val="001116C4"/>
    <w:rsid w:val="00111B01"/>
    <w:rsid w:val="0019556C"/>
    <w:rsid w:val="002471A4"/>
    <w:rsid w:val="00256EAB"/>
    <w:rsid w:val="002811A6"/>
    <w:rsid w:val="002C089A"/>
    <w:rsid w:val="002C1AC8"/>
    <w:rsid w:val="002C1DAB"/>
    <w:rsid w:val="002E16F3"/>
    <w:rsid w:val="002F58CD"/>
    <w:rsid w:val="003500C9"/>
    <w:rsid w:val="00364418"/>
    <w:rsid w:val="003B2E62"/>
    <w:rsid w:val="003D356C"/>
    <w:rsid w:val="00482D87"/>
    <w:rsid w:val="00494E99"/>
    <w:rsid w:val="004C5BBD"/>
    <w:rsid w:val="005069F2"/>
    <w:rsid w:val="0053091E"/>
    <w:rsid w:val="00603281"/>
    <w:rsid w:val="006218E0"/>
    <w:rsid w:val="00631A0F"/>
    <w:rsid w:val="00660D80"/>
    <w:rsid w:val="00661CB3"/>
    <w:rsid w:val="0067056E"/>
    <w:rsid w:val="006B7FBB"/>
    <w:rsid w:val="006E5F38"/>
    <w:rsid w:val="006F49AC"/>
    <w:rsid w:val="00703532"/>
    <w:rsid w:val="007432CB"/>
    <w:rsid w:val="0075401D"/>
    <w:rsid w:val="00760FFE"/>
    <w:rsid w:val="00766B41"/>
    <w:rsid w:val="007A28AA"/>
    <w:rsid w:val="007B137F"/>
    <w:rsid w:val="007E5502"/>
    <w:rsid w:val="008A213C"/>
    <w:rsid w:val="008D0B33"/>
    <w:rsid w:val="00906B16"/>
    <w:rsid w:val="00941204"/>
    <w:rsid w:val="00A61F3D"/>
    <w:rsid w:val="00A83870"/>
    <w:rsid w:val="00AA6E2E"/>
    <w:rsid w:val="00AC2B10"/>
    <w:rsid w:val="00B22248"/>
    <w:rsid w:val="00B66CF9"/>
    <w:rsid w:val="00BB412A"/>
    <w:rsid w:val="00C55F83"/>
    <w:rsid w:val="00C661CA"/>
    <w:rsid w:val="00CB227C"/>
    <w:rsid w:val="00D04C69"/>
    <w:rsid w:val="00D121E2"/>
    <w:rsid w:val="00D56DF9"/>
    <w:rsid w:val="00D677F9"/>
    <w:rsid w:val="00D72C1F"/>
    <w:rsid w:val="00D91247"/>
    <w:rsid w:val="00DC51EB"/>
    <w:rsid w:val="00DE4B43"/>
    <w:rsid w:val="00DF65B9"/>
    <w:rsid w:val="00E04E6F"/>
    <w:rsid w:val="00E36C6B"/>
    <w:rsid w:val="00E52679"/>
    <w:rsid w:val="00EB2C9B"/>
    <w:rsid w:val="00EB6C5C"/>
    <w:rsid w:val="00EC32D1"/>
    <w:rsid w:val="00EE72F0"/>
    <w:rsid w:val="00F06D94"/>
    <w:rsid w:val="00F81AB1"/>
    <w:rsid w:val="00FD3793"/>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microsoft.com/office/2011/relationships/people" Target="peop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51929</Words>
  <Characters>295999</Characters>
  <Application>Microsoft Office Word</Application>
  <DocSecurity>0</DocSecurity>
  <Lines>2466</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2</cp:revision>
  <dcterms:created xsi:type="dcterms:W3CDTF">2024-08-07T23:12:00Z</dcterms:created>
  <dcterms:modified xsi:type="dcterms:W3CDTF">2024-08-07T23:12:00Z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