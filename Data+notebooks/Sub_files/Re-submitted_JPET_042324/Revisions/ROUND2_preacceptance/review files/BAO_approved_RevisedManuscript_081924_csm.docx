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3E43A182"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commentRangeStart w:id="0"/>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commentRangeEnd w:id="0"/>
      <w:r w:rsidR="009A0BAF">
        <w:rPr>
          <w:rStyle w:val="CommentReference"/>
          <w:rFonts w:ascii="Times New Roman" w:eastAsia="Times New Roman" w:hAnsi="Times New Roman" w:cs="Times New Roman"/>
        </w:rPr>
        <w:commentReference w:id="0"/>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4397BFA2"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15"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2F9F87AA"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679003B6">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8" w:history="1">
        <w:r w:rsidR="006877AF" w:rsidRPr="001F7D93">
          <w:rPr>
            <w:rStyle w:val="Hyperlink"/>
            <w:rFonts w:ascii="Times New Roman" w:hAnsi="Times New Roman" w:cs="Times New Roman"/>
          </w:rPr>
          <w:t>0000-0002-7167-7997</w:t>
        </w:r>
      </w:hyperlink>
    </w:p>
    <w:p w14:paraId="0E5FDE91" w14:textId="54568710"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699A8292">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6DB8E79E">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672539F2"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207BBB5">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0EF2914">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B956B52"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7C0E0553">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D233DFD">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41E0EE50">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C9A68F5"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w:t>
      </w:r>
      <w:r w:rsidR="007C701A">
        <w:rPr>
          <w:rFonts w:ascii="Times New Roman" w:hAnsi="Times New Roman" w:cs="Times New Roman"/>
        </w:rPr>
        <w:t>3</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05B00608"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8"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 xml:space="preserve">rapid-response simulation for the September 2023 eruption of </w:t>
      </w:r>
      <w:proofErr w:type="spellStart"/>
      <w:r w:rsidRPr="00B90F91">
        <w:rPr>
          <w:rFonts w:ascii="Times New Roman" w:hAnsi="Times New Roman" w:cs="Times New Roman"/>
          <w:color w:val="000000"/>
          <w:sz w:val="24"/>
          <w:lang w:val="en-GB"/>
        </w:rPr>
        <w:t>Kīlauea</w:t>
      </w:r>
      <w:proofErr w:type="spellEnd"/>
      <w:del w:id="9" w:author="Magirl, Christopher S" w:date="2024-08-22T15:35:00Z">
        <w:r w:rsidR="005371BB" w:rsidDel="00AB5843">
          <w:rPr>
            <w:rFonts w:ascii="Times New Roman" w:hAnsi="Times New Roman" w:cs="Times New Roman"/>
            <w:color w:val="000000"/>
            <w:sz w:val="24"/>
            <w:lang w:val="en-GB"/>
          </w:rPr>
          <w:delText xml:space="preserve"> </w:delText>
        </w:r>
        <w:commentRangeStart w:id="10"/>
        <w:r w:rsidR="005371BB" w:rsidDel="00AB5843">
          <w:rPr>
            <w:rFonts w:ascii="Times New Roman" w:hAnsi="Times New Roman" w:cs="Times New Roman"/>
            <w:color w:val="000000"/>
            <w:sz w:val="24"/>
            <w:lang w:val="en-GB"/>
          </w:rPr>
          <w:delText>volcano</w:delText>
        </w:r>
      </w:del>
      <w:commentRangeEnd w:id="10"/>
      <w:r w:rsidR="003E16B6">
        <w:rPr>
          <w:rStyle w:val="CommentReference"/>
          <w:rFonts w:ascii="Times New Roman" w:eastAsia="Times New Roman" w:hAnsi="Times New Roman" w:cs="Times New Roman"/>
        </w:rPr>
        <w:commentReference w:id="10"/>
      </w:r>
      <w:r w:rsidR="005371BB">
        <w:rPr>
          <w:rFonts w:ascii="Times New Roman" w:hAnsi="Times New Roman" w:cs="Times New Roman"/>
          <w:color w:val="000000"/>
          <w:sz w:val="24"/>
          <w:lang w:val="en-GB"/>
        </w:rPr>
        <w:t xml:space="preserve">,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Galápagos</w:t>
      </w:r>
      <w:ins w:id="11" w:author="Magirl, Christopher S" w:date="2024-08-22T15:38:00Z">
        <w:r w:rsidR="007B0229">
          <w:rPr>
            <w:rFonts w:ascii="Times New Roman" w:hAnsi="Times New Roman" w:cs="Times New Roman"/>
            <w:color w:val="000000"/>
            <w:sz w:val="24"/>
            <w:lang w:val="en-GB"/>
          </w:rPr>
          <w:t xml:space="preserve"> Islands</w:t>
        </w:r>
      </w:ins>
      <w:r w:rsidRPr="00B90F91">
        <w:rPr>
          <w:rFonts w:ascii="Times New Roman" w:hAnsi="Times New Roman" w:cs="Times New Roman"/>
          <w:color w:val="000000"/>
          <w:sz w:val="24"/>
          <w:lang w:val="en-GB"/>
        </w:rPr>
        <w:t xml:space="preserve">, East African Rift, Réunion, Canary Islands, Azores, Cabo Verde).  </w:t>
      </w:r>
    </w:p>
    <w:bookmarkEnd w:id="8"/>
    <w:p w14:paraId="2947AB14" w14:textId="70CAAA9E"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7E3B432C"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787CA5">
        <w:rPr>
          <w:lang w:val="en-GB"/>
        </w:rPr>
        <w:instrText xml:space="preserve"> ADDIN ZOTERO_ITEM CSL_CITATION {"citationID":"m6t22j26","properties":{"formattedCitation":"(Gansecki {\\i{}et al.}, 2019; Re {\\i{}et al.}, 2021; Pankhurst {\\i{}et al.}, 2022)","plainCitation":"(Gansecki et al., 2019; Re et al., 2021; Pankhurst et al., 2022)","noteIndex":0},"citationItems":[{"id":"nUaFBjpZ/2rjtlWL7","uris":["http://zotero.org/users/9451925/items/3MFT747E"],"itemData":{"id":2026,"type":"article-journal","abstract":"Changes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787CA5">
        <w:rPr>
          <w:lang w:val="en-GB"/>
        </w:rPr>
        <w:instrText xml:space="preserve"> ADDIN ZOTERO_ITEM CSL_CITATION {"citationID":"xInzlsTa","properties":{"formattedCitation":"(Pankhurst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787CA5">
        <w:rPr>
          <w:lang w:val="en-GB"/>
        </w:rPr>
        <w:instrText xml:space="preserve"> ADDIN ZOTERO_ITEM CSL_CITATION {"citationID":"d6PoOAOW","properties":{"formattedCitation":"(Gansecki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87CA5">
        <w:rPr>
          <w:lang w:val="en-GB"/>
        </w:rPr>
        <w:instrText xml:space="preserve"> ADDIN ZOTERO_ITEM CSL_CITATION {"citationID":"QOjMjbJ4","properties":{"formattedCitation":"(Re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787CA5">
        <w:rPr>
          <w:lang w:val="en-GB"/>
        </w:rPr>
        <w:instrText xml:space="preserve"> ADDIN ZOTERO_ITEM CSL_CITATION {"citationID":"Jja7Xexh","properties":{"formattedCitation":"(Wieser {\\i{}et al.}, 2023b)","plainCitation":"(Wieser et al., 2023b)","noteIndex":0},"citationItems":[{"id":"nUaFBjpZ/UvIEToWT","uris":["http://zotero.org/users/9451925/items/VKWQXY2G"],"itemData":{"id":2028,"type":"article","abstract":"The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87CA5">
        <w:rPr>
          <w:lang w:val="en-GB"/>
        </w:rPr>
        <w:instrText xml:space="preserve"> ADDIN ZOTERO_ITEM CSL_CITATION {"citationID":"eyqjPFqG","properties":{"formattedCitation":"(Pritchard {\\i{}et al.}, 2019)","plainCitation":"(Pritchard et al., 2019)","noteIndex":0},"citationItems":[{"id":"nUaFBjpZ/mi7L1TfG","uris":["http://zotero.org/users/9451925/items/6CM3IF68"],"itemData":{"id":2113,"type":"article-journal","abstract":"As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w:t>
      </w:r>
      <w:proofErr w:type="spellStart"/>
      <w:r w:rsidRPr="007B522C">
        <w:t>Kīlauea</w:t>
      </w:r>
      <w:proofErr w:type="spellEnd"/>
      <w:r w:rsidRPr="007B522C">
        <w:t xml:space="preserve">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87CA5">
        <w:instrText xml:space="preserve"> ADDIN ZOTERO_ITEM CSL_CITATION {"citationID":"ECbTTtQs","properties":{"formattedCitation":"(Lynn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6FEEBBAB"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87CA5">
        <w:rPr>
          <w:lang w:val="en-GB"/>
        </w:rPr>
        <w:instrText xml:space="preserve"> ADDIN ZOTERO_ITEM CSL_CITATION {"citationID":"SMcLjzCz","properties":{"formattedCitation":"(Re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787CA5">
        <w:rPr>
          <w:lang w:val="en-GB"/>
        </w:rPr>
        <w:instrText xml:space="preserve"> ADDIN ZOTERO_ITEM CSL_CITATION {"citationID":"OpoJftvE","properties":{"formattedCitation":"(Lerner {\\i{}et al.}, 2021; Wieser {\\i{}et al.}, 2021)","plainCitation":"(Lerner et al., 2021; Wieser et al., 2021)","dontUpdate":true,"noteIndex":0},"citationItems":[{"id":"nUaFBjpZ/hWOj8ur1","uris":["http://zotero.org/users/9451925/items/MK6E7YHU"],"itemData":{"id":"YRNO6Sw0/bjZ2y9Ld","type":"article-journal","container-title":"Bulletin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 xml:space="preserve">ower East Rift Zone </w:t>
      </w:r>
      <w:del w:id="12" w:author="Magirl, Christopher S" w:date="2024-08-22T16:54:00Z">
        <w:r w:rsidR="00B62359" w:rsidDel="007C041D">
          <w:rPr>
            <w:lang w:val="en-GB"/>
          </w:rPr>
          <w:delText>(</w:delText>
        </w:r>
        <w:commentRangeStart w:id="13"/>
        <w:r w:rsidR="00B62359" w:rsidDel="007C041D">
          <w:rPr>
            <w:lang w:val="en-GB"/>
          </w:rPr>
          <w:delText>L</w:delText>
        </w:r>
        <w:r w:rsidR="007C554B" w:rsidDel="007C041D">
          <w:rPr>
            <w:lang w:val="en-GB"/>
          </w:rPr>
          <w:delText>ERZ</w:delText>
        </w:r>
      </w:del>
      <w:commentRangeEnd w:id="13"/>
      <w:r w:rsidR="007C041D">
        <w:rPr>
          <w:rStyle w:val="CommentReference"/>
        </w:rPr>
        <w:commentReference w:id="13"/>
      </w:r>
      <w:del w:id="14" w:author="Magirl, Christopher S" w:date="2024-08-22T16:54:00Z">
        <w:r w:rsidR="00B62359" w:rsidDel="007C041D">
          <w:rPr>
            <w:lang w:val="en-GB"/>
          </w:rPr>
          <w:delText>)</w:delText>
        </w:r>
        <w:r w:rsidR="007C554B" w:rsidDel="007C041D">
          <w:rPr>
            <w:lang w:val="en-GB"/>
          </w:rPr>
          <w:delText xml:space="preserve"> </w:delText>
        </w:r>
      </w:del>
      <w:r w:rsidR="007C554B">
        <w:rPr>
          <w:lang w:val="en-GB"/>
        </w:rPr>
        <w:t xml:space="preserve">eruption of </w:t>
      </w:r>
      <w:proofErr w:type="spellStart"/>
      <w:r w:rsidR="007C554B">
        <w:rPr>
          <w:lang w:val="en-GB"/>
        </w:rPr>
        <w:t>Kīlauea</w:t>
      </w:r>
      <w:proofErr w:type="spellEnd"/>
      <w:r w:rsidR="007C554B">
        <w:rPr>
          <w:lang w:val="en-GB"/>
        </w:rPr>
        <w:t xml:space="preserve"> </w:t>
      </w:r>
      <w:r w:rsidR="007C554B">
        <w:rPr>
          <w:lang w:val="en-GB"/>
        </w:rPr>
        <w:lastRenderedPageBreak/>
        <w:t>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787CA5">
        <w:rPr>
          <w:lang w:val="en-GB"/>
        </w:rPr>
        <w:instrText xml:space="preserve"> ADDIN ZOTERO_ITEM CSL_CITATION {"citationID":"AV8E5NeI","properties":{"formattedCitation":"(Wieser {\\i{}et al.}, 2023a)","plainCitation":"(Wieser et al., 2023a)","noteIndex":0},"citationItems":[{"id":"nUaFBjpZ/cOOAAyja","uris":["http://zotero.org/users/9451925/items/W4LHA48G"],"itemData":{"id":2030,"type":"article-journal","abstract":"The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w:t>
      </w:r>
      <w:proofErr w:type="spellStart"/>
      <w:r w:rsidR="00B90F91" w:rsidRPr="00E92B49">
        <w:rPr>
          <w:lang w:val="en-GB"/>
        </w:rPr>
        <w:t>Kīlauea</w:t>
      </w:r>
      <w:proofErr w:type="spellEnd"/>
      <w:r w:rsidR="00B90F91" w:rsidRPr="00E92B49">
        <w:rPr>
          <w:lang w:val="en-GB"/>
        </w:rPr>
        <w:t xml:space="preserve"> or Mauna Loa</w:t>
      </w:r>
      <w:ins w:id="15" w:author="Magirl, Christopher S" w:date="2024-08-22T16:56:00Z">
        <w:r w:rsidR="00BA5D6D">
          <w:rPr>
            <w:lang w:val="en-GB"/>
          </w:rPr>
          <w:t>,</w:t>
        </w:r>
      </w:ins>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6F6FE1">
        <w:rPr>
          <w:lang w:val="en-GB"/>
        </w:rPr>
        <w:t xml:space="preserve">identified by geophysics </w:t>
      </w:r>
      <w:r w:rsidR="00B90F91" w:rsidRPr="00E92B49">
        <w:rPr>
          <w:lang w:val="en-GB"/>
        </w:rPr>
        <w:fldChar w:fldCharType="begin"/>
      </w:r>
      <w:r w:rsidR="00787CA5">
        <w:rPr>
          <w:lang w:val="en-GB"/>
        </w:rPr>
        <w:instrText xml:space="preserve"> ADDIN ZOTERO_ITEM CSL_CITATION {"citationID":"XblM5Ymy","properties":{"formattedCitation":"(Baker and Amelung, 2012; Anderson and Poland, 2016)","plainCitation":"(Baker and Amelung, 2012; Anderson and Poland, 2016)","noteIndex":0},"citationItems":[{"id":"nUaFBjpZ/vErEuont","uris":["http://zotero.org/users/9451925/items/AVM9PSS7"],"itemData":{"id":2004,"type":"article-journal","abstract":"Estimating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230F044A"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787CA5">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87CA5">
        <w:rPr>
          <w:rFonts w:ascii="Cambria Math" w:hAnsi="Cambria Math" w:cs="Cambria Math"/>
          <w:lang w:val="en-GB"/>
        </w:rPr>
        <w:instrText>∼</w:instrText>
      </w:r>
      <w:r w:rsidR="00787CA5">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87CA5">
        <w:rPr>
          <w:rFonts w:ascii="Cambria Math" w:hAnsi="Cambria Math" w:cs="Cambria Math"/>
          <w:lang w:val="en-GB"/>
        </w:rPr>
        <w:instrText>∼</w:instrText>
      </w:r>
      <w:r w:rsidR="00787CA5">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87CA5">
        <w:rPr>
          <w:rFonts w:ascii="Cambria Math" w:hAnsi="Cambria Math" w:cs="Cambria Math"/>
          <w:lang w:val="en-GB"/>
        </w:rPr>
        <w:instrText>∼</w:instrText>
      </w:r>
      <w:r w:rsidR="00787CA5">
        <w:rPr>
          <w:lang w:val="en-GB"/>
        </w:rPr>
        <w:instrText xml:space="preserve"> 1200°C and hydrostatic pressure from a liquid lava column, extrapolation of CO2 P-V-T data indicates that the primary inclusions were trapped at </w:instrText>
      </w:r>
      <w:r w:rsidR="00787CA5">
        <w:rPr>
          <w:rFonts w:ascii="Cambria Math" w:hAnsi="Cambria Math" w:cs="Cambria Math"/>
          <w:lang w:val="en-GB"/>
        </w:rPr>
        <w:instrText>∼</w:instrText>
      </w:r>
      <w:r w:rsidR="00787CA5">
        <w:rPr>
          <w:lang w:val="en-GB"/>
        </w:rPr>
        <w:instrText xml:space="preserve"> 220–470 MPa (2200–4700 bars), or </w:instrText>
      </w:r>
      <w:r w:rsidR="00787CA5">
        <w:rPr>
          <w:rFonts w:ascii="Cambria Math" w:hAnsi="Cambria Math" w:cs="Cambria Math"/>
          <w:lang w:val="en-GB"/>
        </w:rPr>
        <w:instrText>∼</w:instrText>
      </w:r>
      <w:r w:rsidR="00787CA5">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87CA5">
        <w:rPr>
          <w:rFonts w:ascii="Cambria Math" w:hAnsi="Cambria Math" w:cs="Cambria Math"/>
          <w:lang w:val="en-GB"/>
        </w:rPr>
        <w:instrText>≫</w:instrText>
      </w:r>
      <w:r w:rsidR="00787C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lastRenderedPageBreak/>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787CA5">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xml:space="preserve">, and obtain higher precision than mineral </w:t>
      </w:r>
      <w:proofErr w:type="spellStart"/>
      <w:r w:rsidR="005C266E">
        <w:rPr>
          <w:lang w:val="en-GB"/>
        </w:rPr>
        <w:t>thermobarometry</w:t>
      </w:r>
      <w:proofErr w:type="spellEnd"/>
      <w:r w:rsidR="00B90F91" w:rsidRPr="007B522C">
        <w:rPr>
          <w:lang w:val="en-GB"/>
        </w:rPr>
        <w:t xml:space="preserve"> </w:t>
      </w:r>
      <w:r w:rsidR="00B90F91" w:rsidRPr="007B522C">
        <w:rPr>
          <w:lang w:val="en-GB"/>
        </w:rPr>
        <w:fldChar w:fldCharType="begin"/>
      </w:r>
      <w:r w:rsidR="00787CA5">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lang w:val="en-GB"/>
        </w:rPr>
        <w:instrText>∼</w:instrText>
      </w:r>
      <w:r w:rsidR="00787CA5">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48E7210C"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87CA5">
        <w:rPr>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6"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w:t>
      </w:r>
      <w:proofErr w:type="spellStart"/>
      <w:r w:rsidR="006F6FE1">
        <w:t>densimetry</w:t>
      </w:r>
      <w:proofErr w:type="spellEnd"/>
      <w:r w:rsidR="006F6FE1">
        <w:t xml:space="preserve"> calibrations, along with new capabilities to </w:t>
      </w:r>
      <w:r w:rsidR="006F6FE1">
        <w:lastRenderedPageBreak/>
        <w:t xml:space="preserve">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ins w:id="17" w:author="Magirl, Christopher S" w:date="2024-08-22T16:58:00Z">
        <w:r w:rsidR="00FD0181">
          <w:t>).</w:t>
        </w:r>
      </w:ins>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787CA5">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6"/>
    </w:p>
    <w:p w14:paraId="4F7E2599" w14:textId="1D66C7A2" w:rsidR="00B90F91" w:rsidRPr="000C3635"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18"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787CA5">
        <w:rPr>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787CA5">
        <w:rPr>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18"/>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787CA5">
        <w:instrText xml:space="preserve"> ADDIN ZOTERO_ITEM CSL_CITATION {"citationID":"yLclOa2g","properties":{"formattedCitation":"(Cooper {\\i{}et al.}, 2023)","plainCitation":"(Cooper et al., 2023)","noteIndex":0},"citationItems":[{"id":"nUaFBjpZ/nykpZIoz","uris":["http://zotero.org/users/9451925/items/UFVWFZIF"],"itemData":{"id":"5FT3du0X/QxJGQ3g9","type":"article-journal","abstract":"Data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0C3635">
        <w:t xml:space="preserve"> </w:t>
      </w:r>
    </w:p>
    <w:p w14:paraId="66D50392" w14:textId="0EA1E202" w:rsidR="00B90F91" w:rsidRPr="007B522C" w:rsidRDefault="00B90F91" w:rsidP="00B90F91">
      <w:pPr>
        <w:pStyle w:val="Heading-Main"/>
        <w:spacing w:line="480" w:lineRule="auto"/>
        <w:jc w:val="both"/>
        <w:rPr>
          <w:iCs/>
          <w:lang w:val="en-GB"/>
        </w:rPr>
      </w:pPr>
      <w:r w:rsidRPr="000C3635">
        <w:lastRenderedPageBreak/>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590D57F3" w:rsidR="00B90F91" w:rsidRPr="007B522C" w:rsidRDefault="00B90F91" w:rsidP="00B90F91">
      <w:pPr>
        <w:pStyle w:val="Text"/>
        <w:spacing w:line="480" w:lineRule="auto"/>
        <w:jc w:val="both"/>
        <w:rPr>
          <w:lang w:val="en-GB"/>
        </w:rPr>
      </w:pPr>
      <w:r w:rsidRPr="007B522C">
        <w:rPr>
          <w:lang w:val="en-GB"/>
        </w:rPr>
        <w:t xml:space="preserve">The eruption onset of </w:t>
      </w:r>
      <w:proofErr w:type="spellStart"/>
      <w:r w:rsidRPr="007B522C">
        <w:rPr>
          <w:lang w:val="en-GB"/>
        </w:rPr>
        <w:t>Kīlauea</w:t>
      </w:r>
      <w:proofErr w:type="spellEnd"/>
      <w:r w:rsidRPr="007B522C">
        <w:rPr>
          <w:lang w:val="en-GB"/>
        </w:rPr>
        <w:t xml:space="preserve"> </w:t>
      </w:r>
      <w:del w:id="19" w:author="Magirl, Christopher S" w:date="2024-08-22T15:36:00Z">
        <w:r w:rsidRPr="007B522C" w:rsidDel="003E16B6">
          <w:rPr>
            <w:lang w:val="en-GB"/>
          </w:rPr>
          <w:delText xml:space="preserve">volcano </w:delText>
        </w:r>
      </w:del>
      <w:r w:rsidRPr="007B522C">
        <w:rPr>
          <w:lang w:val="en-GB"/>
        </w:rPr>
        <w:t>on September 10, 2023</w:t>
      </w:r>
      <w:ins w:id="20" w:author="Magirl, Christopher S" w:date="2024-08-22T15:36:00Z">
        <w:r w:rsidR="003E16B6">
          <w:rPr>
            <w:lang w:val="en-GB"/>
          </w:rPr>
          <w:t>,</w:t>
        </w:r>
      </w:ins>
      <w:r w:rsidRPr="007B522C">
        <w:rPr>
          <w:lang w:val="en-GB"/>
        </w:rPr>
        <w:t xml:space="preserve">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w:t>
      </w:r>
      <w:proofErr w:type="spellStart"/>
      <w:r w:rsidRPr="007B522C">
        <w:rPr>
          <w:lang w:val="en-GB"/>
        </w:rPr>
        <w:t>Halemaʻumaʻu</w:t>
      </w:r>
      <w:proofErr w:type="spellEnd"/>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87CA5">
        <w:rPr>
          <w:lang w:val="en-GB"/>
        </w:rPr>
        <w:instrText xml:space="preserve"> ADDIN ZOTERO_ITEM CSL_CITATION {"citationID":"SUngdoX9","properties":{"formattedCitation":"(DeVitre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w:t>
      </w:r>
      <w:commentRangeStart w:id="21"/>
      <w:ins w:id="22" w:author="Magirl, Christopher S" w:date="2024-08-22T16:58:00Z">
        <w:r w:rsidR="004E0605">
          <w:rPr>
            <w:lang w:val="en-GB"/>
          </w:rPr>
          <w:t xml:space="preserve">U.S. Geological Survey </w:t>
        </w:r>
      </w:ins>
      <w:r w:rsidRPr="007B522C">
        <w:rPr>
          <w:lang w:val="en-GB"/>
        </w:rPr>
        <w:t>Hawaiian Volcano Observatory (HVO)</w:t>
      </w:r>
      <w:commentRangeEnd w:id="21"/>
      <w:r w:rsidR="004E0605">
        <w:rPr>
          <w:rStyle w:val="CommentReference"/>
        </w:rPr>
        <w:commentReference w:id="21"/>
      </w:r>
      <w:r w:rsidRPr="007B522C">
        <w:rPr>
          <w:lang w:val="en-GB"/>
        </w:rPr>
        <w:t xml:space="preserve">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34475662" w:rsidR="00B90F91" w:rsidRPr="007B522C" w:rsidRDefault="00B90F91" w:rsidP="00C42105">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787CA5">
        <w:rPr>
          <w:lang w:val="en-GB"/>
        </w:rPr>
        <w:instrText xml:space="preserve"> ADDIN ZOTERO_ITEM CSL_CITATION {"citationID":"mjzUYxpE","properties":{"formattedCitation":"(DeVitre {\\i{}et al.}, 2021; DeVitre and Wieser, 2024)","plainCitation":"(DeVitre et al., 2021; DeVitre and Wieser, 2024)","noteIndex":0},"citationItems":[{"id":"nUaFBjpZ/SErgByzP","uris":["http://zotero.org/users/9451925/items/2A38GRRP"],"itemData":{"id":291,"type":"article-journal","abstract":"Fluid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t>
      </w:r>
      <w:r w:rsidR="006F6FE1">
        <w:rPr>
          <w:lang w:val="en-GB"/>
        </w:rPr>
        <w:lastRenderedPageBreak/>
        <w:t>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{"citationID":"fDRa8gZ3","properties":{"formattedCitation":"(Span &amp; Wagner, 1996)","plainCitation":"(Span &amp;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787CA5">
        <w:rPr>
          <w:lang w:val="en-GB"/>
        </w:rPr>
        <w:instrText xml:space="preserve"> ADDIN ZOTERO_ITEM CSL_CITATION {"citationID":"g54qIx3Y","properties":{"formattedCitation":"(Yoshimura,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lang w:val="en-GB"/>
        </w:rPr>
        <w:instrText>∼</w:instrText>
      </w:r>
      <w:r w:rsidR="00787CA5">
        <w:rPr>
          <w:lang w:val="en-GB"/>
        </w:rPr>
        <w:instrText xml:space="preserve"> 2573 K and </w:instrText>
      </w:r>
      <w:r w:rsidR="00787CA5">
        <w:rPr>
          <w:rFonts w:ascii="Cambria Math" w:hAnsi="Cambria Math" w:cs="Cambria Math"/>
          <w:lang w:val="en-GB"/>
        </w:rPr>
        <w:instrText>∼</w:instrText>
      </w:r>
      <w:r w:rsidR="00787CA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{"citationID":"qqvJgTw3","properties":{"formattedCitation":"(Duan &amp; Zhang, 2006)","plainCitation":"(Duan &amp;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w:t>
      </w:r>
      <w:proofErr w:type="spellStart"/>
      <w:r w:rsidRPr="007B522C">
        <w:rPr>
          <w:lang w:val="en-GB"/>
        </w:rPr>
        <w:t>Kīlauea</w:t>
      </w:r>
      <w:proofErr w:type="spellEnd"/>
      <w:r w:rsidRPr="007B522C">
        <w:rPr>
          <w:lang w:val="en-GB"/>
        </w:rPr>
        <w:t xml:space="preserve"> </w:t>
      </w:r>
      <w:r w:rsidRPr="007B522C">
        <w:rPr>
          <w:lang w:val="en-GB"/>
        </w:rPr>
        <w:fldChar w:fldCharType="begin"/>
      </w:r>
      <w:r w:rsidR="00787CA5">
        <w:rPr>
          <w:lang w:val="en-GB"/>
        </w:rPr>
        <w:instrText xml:space="preserve"> ADDIN ZOTERO_ITEM CSL_CITATION {"citationID":"pM6NvpPH","properties":{"formattedCitation":"(Wieser {\\i{}et al.}, 2021; DeVitre and Wieser, 2024)","plainCitation":"(Wieser et al., 2021; 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proofErr w:type="spellStart"/>
      <w:r w:rsidR="00CB6366">
        <w:rPr>
          <w:lang w:val="en-GB"/>
        </w:rPr>
        <w:t>Halemaʻumaʻu</w:t>
      </w:r>
      <w:proofErr w:type="spellEnd"/>
      <w:r w:rsidRPr="007B522C">
        <w:rPr>
          <w:lang w:val="en-GB"/>
        </w:rPr>
        <w:t xml:space="preserve"> and </w:t>
      </w:r>
      <w:commentRangeStart w:id="23"/>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reservoir</w:t>
      </w:r>
      <w:commentRangeEnd w:id="23"/>
      <w:r w:rsidR="00B0565B">
        <w:rPr>
          <w:rStyle w:val="CommentReference"/>
        </w:rPr>
        <w:commentReference w:id="23"/>
      </w:r>
      <w:r w:rsidRPr="007B522C">
        <w:rPr>
          <w:lang w:val="en-GB"/>
        </w:rPr>
        <w:t xml:space="preserve">. </w:t>
      </w: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7914897B"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proofErr w:type="spellStart"/>
      <w:r w:rsidRPr="007B522C">
        <w:rPr>
          <w:i/>
          <w:iCs/>
          <w:lang w:val="en-GB"/>
        </w:rPr>
        <w:t>Halemaʻumaʻu</w:t>
      </w:r>
      <w:proofErr w:type="spellEnd"/>
      <w:r w:rsidRPr="007B522C">
        <w:rPr>
          <w:i/>
          <w:iCs/>
          <w:lang w:val="en-GB"/>
        </w:rPr>
        <w:t xml:space="preserve">;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proofErr w:type="spellStart"/>
      <w:r w:rsidR="00CB6366">
        <w:rPr>
          <w:i/>
          <w:iCs/>
          <w:lang w:val="en-GB"/>
        </w:rPr>
        <w:t>Halemaʻumaʻu</w:t>
      </w:r>
      <w:proofErr w:type="spellEnd"/>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lastRenderedPageBreak/>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w:t>
      </w:r>
      <w:del w:id="24" w:author="Magirl, Christopher S" w:date="2024-08-22T16:55:00Z">
        <w:r w:rsidRPr="007B522C" w:rsidDel="00BA5D6D">
          <w:rPr>
            <w:i/>
            <w:iCs/>
          </w:rPr>
          <w:delText xml:space="preserve">(LERZ) </w:delText>
        </w:r>
      </w:del>
      <w:r w:rsidRPr="007B522C">
        <w:rPr>
          <w:i/>
          <w:iCs/>
        </w:rPr>
        <w:t xml:space="preserve">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787CA5">
        <w:rPr>
          <w:i/>
          <w:iCs/>
        </w:rPr>
        <w:instrText xml:space="preserve"> ADDIN ZOTERO_ITEM CSL_CITATION {"citationID":"ERlQrz43","properties":{"formattedCitation":"(Wieser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del w:id="25" w:author="Magirl, Christopher S" w:date="2024-08-22T16:55:00Z">
        <w:r w:rsidRPr="007B522C" w:rsidDel="00BA5D6D">
          <w:rPr>
            <w:i/>
            <w:iCs/>
            <w:vertAlign w:val="superscript"/>
          </w:rPr>
          <w:delText>1</w:delText>
        </w:r>
        <w:r w:rsidRPr="007B522C" w:rsidDel="00BA5D6D">
          <w:rPr>
            <w:i/>
            <w:iCs/>
          </w:rPr>
          <w:delText xml:space="preserve">LERZ </w:delText>
        </w:r>
      </w:del>
      <w:ins w:id="26" w:author="Magirl, Christopher S" w:date="2024-08-22T16:55:00Z">
        <w:r w:rsidR="00BA5D6D" w:rsidRPr="007B522C">
          <w:rPr>
            <w:i/>
            <w:iCs/>
            <w:vertAlign w:val="superscript"/>
          </w:rPr>
          <w:t>1</w:t>
        </w:r>
        <w:r w:rsidR="00BA5D6D">
          <w:rPr>
            <w:i/>
            <w:iCs/>
          </w:rPr>
          <w:t>Lower East Rift Zone</w:t>
        </w:r>
        <w:r w:rsidR="00BA5D6D" w:rsidRPr="007B522C">
          <w:rPr>
            <w:i/>
            <w:iCs/>
          </w:rPr>
          <w:t xml:space="preserve"> </w:t>
        </w:r>
      </w:ins>
      <w:r w:rsidRPr="007B522C">
        <w:rPr>
          <w:i/>
          <w:iCs/>
        </w:rPr>
        <w:t xml:space="preserve">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87CA5">
        <w:rPr>
          <w:i/>
          <w:iCs/>
        </w:rPr>
        <w:instrText xml:space="preserve"> ADDIN ZOTERO_ITEM CSL_CITATION {"citationID":"fJdwtsgr","properties":{"formattedCitation":"(Wieser {\\i{}et al.}, 2021)","plainCitation":"(Wieser et al., 2021)","noteIndex":0},"citationItems":[{"id":"nUaFBjpZ/phBzQ0LX","uris":["http://zotero.org/users/9451925/items/68HCIF2C"],"itemData":{"id":310,"type":"article-journal","abstract":"The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ins w:id="27" w:author="Magirl, Christopher S" w:date="2024-08-22T16:56:00Z">
        <w:r w:rsidR="00BA5D6D" w:rsidRPr="00BA5D6D">
          <w:rPr>
            <w:i/>
            <w:iCs/>
          </w:rPr>
          <w:t xml:space="preserve"> </w:t>
        </w:r>
        <w:r w:rsidR="00BA5D6D">
          <w:rPr>
            <w:i/>
            <w:iCs/>
          </w:rPr>
          <w:t>Lower East Rift Zone</w:t>
        </w:r>
      </w:ins>
      <w:del w:id="28" w:author="Magirl, Christopher S" w:date="2024-08-22T16:56:00Z">
        <w:r w:rsidRPr="00612DF3" w:rsidDel="00BA5D6D">
          <w:rPr>
            <w:i/>
            <w:iCs/>
          </w:rPr>
          <w:delText>LERZ</w:delText>
        </w:r>
      </w:del>
      <w:r w:rsidRPr="00612DF3">
        <w:rPr>
          <w:i/>
          <w:iCs/>
        </w:rPr>
        <w:t xml:space="preserve">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87CA5">
        <w:rPr>
          <w:i/>
          <w:iCs/>
        </w:rPr>
        <w:instrText xml:space="preserve"> ADDIN ZOTERO_ITEM CSL_CITATION {"citationID":"JayGzJst","properties":{"formattedCitation":"(DeVitre and Wieser, 2024)","plainCitation":"(DeVitre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w:t>
      </w:r>
      <w:proofErr w:type="spellStart"/>
      <w:r w:rsidRPr="00612DF3">
        <w:rPr>
          <w:i/>
          <w:iCs/>
        </w:rPr>
        <w:t>Halemaʻumaʻu</w:t>
      </w:r>
      <w:proofErr w:type="spellEnd"/>
      <w:r w:rsidRPr="00612DF3">
        <w:rPr>
          <w:i/>
          <w:iCs/>
        </w:rPr>
        <w:t xml:space="preserve">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87CA5">
        <w:rPr>
          <w:i/>
          <w:iCs/>
        </w:rPr>
        <w:instrText xml:space="preserve"> ADDIN ZOTERO_ITEM CSL_CITATION {"citationID":"tEBWVcGu","properties":{"formattedCitation":"(Wieser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4D47B98E" w:rsidR="00B90F91" w:rsidRPr="007B522C" w:rsidRDefault="00B90F91" w:rsidP="00B90F91">
      <w:pPr>
        <w:pStyle w:val="Text"/>
        <w:spacing w:line="480" w:lineRule="auto"/>
        <w:jc w:val="both"/>
        <w:rPr>
          <w:bCs/>
          <w:lang w:val="en-GB"/>
        </w:rPr>
      </w:pPr>
      <w:bookmarkStart w:id="29"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87CA5">
        <w:rPr>
          <w:bCs/>
          <w:lang w:val="en-GB"/>
        </w:rPr>
        <w:instrText xml:space="preserve"> ADDIN ZOTERO_ITEM CSL_CITATION {"citationID":"hmC80TrG","properties":{"formattedCitation":"(Gansecki {\\i{}et al.}, 2019; DeVitre and Wieser, 2024)","plainCitation":"(Gansecki et al., 2019; DeVitre and Wieser, 2024)","noteIndex":0},"citationItems":[{"id":"nUaFBjpZ/2rjtlWL7","uris":["http://zotero.org/users/9451925/items/3MFT747E"],"itemData":{"id":2026,"type":"article-journal","abstract":"Changes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6F6FE1">
        <w:t xml:space="preserve">; </w:t>
      </w:r>
      <w:r w:rsidR="006F6FE1">
        <w:fldChar w:fldCharType="begin"/>
      </w:r>
      <w:r w:rsidR="00787CA5">
        <w:instrText xml:space="preserve"> ADDIN ZOTERO_ITEM CSL_CITATION {"citationID":"a82d6fk6oe","properties":{"formattedCitation":"\\uldash{(DeVitre and Wieser, 2024)}","plainCitation":"(DeVitre and Wieser, 2024)","dontUpdate":true,"noteIndex":0},"citationItems":[{"id":"nUaFBjpZ/6Wjrr2kY","uris":["http://zotero.org/users/9451925/items/FWZK55EA"],"itemData":{"id":"5FT3du0X/3krmqjFJ","type":"article-journal","abstract":"Interpreting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r w:rsidR="006F6FE1" w:rsidRPr="006F6FE1">
        <w:rPr>
          <w:u w:val="dash"/>
        </w:rPr>
        <w:t>DeVitre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w:t>
      </w:r>
      <w:r w:rsidRPr="007B522C">
        <w:rPr>
          <w:bCs/>
          <w:lang w:val="en-GB"/>
        </w:rPr>
        <w:lastRenderedPageBreak/>
        <w:t xml:space="preserve">12%). While crystallization temperatures at </w:t>
      </w:r>
      <w:proofErr w:type="spellStart"/>
      <w:r w:rsidRPr="007B522C">
        <w:rPr>
          <w:bCs/>
          <w:lang w:val="en-GB"/>
        </w:rPr>
        <w:t>Kīlauea</w:t>
      </w:r>
      <w:proofErr w:type="spellEnd"/>
      <w:r w:rsidRPr="007B522C">
        <w:rPr>
          <w:bCs/>
          <w:lang w:val="en-GB"/>
        </w:rPr>
        <w:t xml:space="preserve">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787CA5">
        <w:rPr>
          <w:bCs/>
          <w:lang w:val="en-GB"/>
        </w:rPr>
        <w:instrText xml:space="preserve"> ADDIN ZOTERO_ITEM CSL_CITATION {"citationID":"wqbBks3Z","properties":{"formattedCitation":"(DeVitre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to constrain temperatures within ~100 K at different volcanic systems using host mineral chemistry. </w:t>
      </w:r>
    </w:p>
    <w:p w14:paraId="1F64BE56" w14:textId="2C4AC667"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787CA5">
        <w:rPr>
          <w:bCs/>
          <w:lang w:val="en-GB"/>
        </w:rPr>
        <w:instrText xml:space="preserve"> ADDIN ZOTERO_ITEM CSL_CITATION {"citationID":"Vpc2ZmcI","properties":{"formattedCitation":"(Ryan, 1987)","plainCitation":"(Ryan, 1987)","dontUpdate":true,"noteIndex":0},"citationItems":[{"id":"nUaFBjpZ/dIiPX6oY","uris":["http://zotero.org/users/9451925/items/GDIV3W6W"],"itemData":{"id":2011,"type":"article-journal","container-title":"US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787CA5">
        <w:rPr>
          <w:bCs/>
          <w:lang w:val="en-GB"/>
        </w:rPr>
        <w:instrText xml:space="preserve"> ADDIN ZOTERO_ITEM CSL_CITATION {"citationID":"HrMnBpkY","properties":{"formattedCitation":"(Lerner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w:t>
      </w:r>
      <w:proofErr w:type="spellStart"/>
      <w:r w:rsidRPr="007B522C">
        <w:rPr>
          <w:bCs/>
          <w:lang w:val="en-GB"/>
        </w:rPr>
        <w:t>Halemaʻumaʻu</w:t>
      </w:r>
      <w:proofErr w:type="spellEnd"/>
      <w:r w:rsidRPr="007B522C">
        <w:rPr>
          <w:bCs/>
          <w:lang w:val="en-GB"/>
        </w:rPr>
        <w:t xml:space="preserve"> reservoir of </w:t>
      </w:r>
      <w:proofErr w:type="spellStart"/>
      <w:r w:rsidRPr="007B522C">
        <w:rPr>
          <w:bCs/>
          <w:lang w:val="en-GB"/>
        </w:rPr>
        <w:t>Kīlauea</w:t>
      </w:r>
      <w:proofErr w:type="spellEnd"/>
      <w:r w:rsidRPr="007B522C">
        <w:rPr>
          <w:bCs/>
          <w:lang w:val="en-GB"/>
        </w:rPr>
        <w:t xml:space="preserve">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87CA5">
        <w:rPr>
          <w:bCs/>
          <w:lang w:val="en-GB"/>
        </w:rPr>
        <w:instrText xml:space="preserve"> ADDIN ZOTERO_ITEM CSL_CITATION {"citationID":"StESzSxI","properties":{"formattedCitation":"(Lerner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87CA5">
        <w:rPr>
          <w:bCs/>
          <w:lang w:val="en-GB"/>
        </w:rPr>
        <w:instrText xml:space="preserve"> ADDIN ZOTERO_ITEM CSL_CITATION {"citationID":"MUvfWMwr","properties":{"formattedCitation":"(Aster {\\i{}et al.}, 2016)","plainCitation":"(Aster et al., 2016)","dontUpdate":true,"noteIndex":0},"citationItems":[{"id":"nUaFBjpZ/bM2AiIgY","uris":["http://zotero.org/users/9451925/items/RZ5RHKZH"],"itemData":{"id":91,"type":"article-journal","abstract":"Melt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11E14C09"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catalogued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catalogued</w:t>
      </w:r>
      <w:r w:rsidR="000E28B9">
        <w:rPr>
          <w:lang w:val="en-GB"/>
        </w:rPr>
        <w:t xml:space="preserve"> for analysis on the following day</w:t>
      </w:r>
      <w:r w:rsidRPr="00E92B49">
        <w:rPr>
          <w:lang w:val="en-GB"/>
        </w:rPr>
        <w:t xml:space="preserve">. After analysis of ~15 </w:t>
      </w:r>
      <w:r w:rsidRPr="007B522C">
        <w:rPr>
          <w:bCs/>
          <w:lang w:val="en-GB"/>
        </w:rPr>
        <w:t>crystals</w:t>
      </w:r>
      <w:r w:rsidR="000E28B9">
        <w:rPr>
          <w:bCs/>
          <w:lang w:val="en-GB"/>
        </w:rPr>
        <w:t>, we</w:t>
      </w:r>
      <w:r w:rsidR="00CA1DC0" w:rsidRPr="00E92B49">
        <w:rPr>
          <w:lang w:val="en-GB"/>
        </w:rPr>
        <w:t xml:space="preserve"> </w:t>
      </w:r>
      <w:r w:rsidRPr="00E92B49">
        <w:rPr>
          <w:lang w:val="en-GB"/>
        </w:rPr>
        <w:t xml:space="preserve">removed </w:t>
      </w:r>
      <w:r w:rsidR="000E28B9">
        <w:rPr>
          <w:bCs/>
          <w:lang w:val="en-GB"/>
        </w:rPr>
        <w:t xml:space="preserve">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placed </w:t>
      </w:r>
      <w:r w:rsidR="000E28B9">
        <w:rPr>
          <w:lang w:val="en-GB"/>
        </w:rPr>
        <w:t xml:space="preserve">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w:t>
      </w:r>
      <w:proofErr w:type="spellStart"/>
      <w:r w:rsidRPr="00E92B49">
        <w:rPr>
          <w:lang w:val="en-GB"/>
        </w:rPr>
        <w:t>Halemaʻumaʻu</w:t>
      </w:r>
      <w:proofErr w:type="spellEnd"/>
      <w:r w:rsidRPr="00E92B49">
        <w:rPr>
          <w:lang w:val="en-GB"/>
        </w:rPr>
        <w:t xml:space="preserve"> reservoir </w:t>
      </w:r>
      <w:r w:rsidR="000603F3" w:rsidRPr="00E92B49">
        <w:rPr>
          <w:lang w:val="en-GB"/>
        </w:rPr>
        <w:t>(F</w:t>
      </w:r>
      <w:r w:rsidRPr="00E92B49">
        <w:rPr>
          <w:lang w:val="en-GB"/>
        </w:rPr>
        <w:t xml:space="preserve">ig. </w:t>
      </w:r>
      <w:r w:rsidR="006C21B3">
        <w:rPr>
          <w:lang w:val="en-GB"/>
        </w:rPr>
        <w:t>1</w:t>
      </w:r>
      <w:r w:rsidRPr="00E92B49">
        <w:rPr>
          <w:lang w:val="en-GB"/>
        </w:rPr>
        <w:t xml:space="preserve">a </w:t>
      </w:r>
      <w:r w:rsidRPr="00E92B49">
        <w:rPr>
          <w:lang w:val="en-GB"/>
        </w:rPr>
        <w:lastRenderedPageBreak/>
        <w:t xml:space="preserve">and c). On </w:t>
      </w:r>
      <w:r w:rsidR="00F406B7">
        <w:rPr>
          <w:lang w:val="en-GB"/>
        </w:rPr>
        <w:t>d</w:t>
      </w:r>
      <w:r w:rsidRPr="00E92B49">
        <w:rPr>
          <w:lang w:val="en-GB"/>
        </w:rPr>
        <w:t xml:space="preserve">ay 3, we finished </w:t>
      </w:r>
      <w:proofErr w:type="spellStart"/>
      <w:r w:rsidR="00F406B7">
        <w:rPr>
          <w:lang w:val="en-GB"/>
        </w:rPr>
        <w:t>analyzing</w:t>
      </w:r>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Pr="00E92B49">
        <w:rPr>
          <w:lang w:val="en-GB"/>
        </w:rPr>
        <w:t>Fo</w:t>
      </w:r>
      <w:proofErr w:type="spellEnd"/>
      <w:r w:rsidRPr="00E92B49">
        <w:rPr>
          <w:lang w:val="en-GB"/>
        </w:rPr>
        <w:t xml:space="preserve"> contents were determined by EDS, providing a 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r w:rsidR="00F406B7">
        <w:rPr>
          <w:lang w:val="en-GB"/>
        </w:rPr>
        <w:t>Fo</w:t>
      </w:r>
      <w:proofErr w:type="spellEnd"/>
      <w:r w:rsidRPr="00E92B49">
        <w:rPr>
          <w:lang w:val="en-GB"/>
        </w:rPr>
        <w:t xml:space="preserve"> content </w:t>
      </w:r>
      <w:r w:rsidR="006F6FE1">
        <w:rPr>
          <w:lang w:val="en-GB"/>
        </w:rPr>
        <w:t>was</w:t>
      </w:r>
      <w:r w:rsidRPr="00E92B49">
        <w:rPr>
          <w:lang w:val="en-GB"/>
        </w:rPr>
        <w:t xml:space="preserve"> also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787CA5">
        <w:rPr>
          <w:bCs/>
          <w:lang w:val="en-GB"/>
        </w:rPr>
        <w:instrText xml:space="preserve"> ADDIN ZOTERO_ITEM CSL_CITATION {"citationID":"mu0WblAU","properties":{"formattedCitation":"(DeVitre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t>fluid</w:t>
      </w:r>
      <w:r w:rsidR="006F6FE1">
        <w:t xml:space="preserve"> </w:t>
      </w:r>
      <w:r w:rsidR="004E38D9" w:rsidRPr="00C42105">
        <w:t>inclusion</w:t>
      </w:r>
      <w:r w:rsidRPr="00C42105">
        <w:t xml:space="preserve"> pressures </w:t>
      </w:r>
      <w:r w:rsidR="006F6FE1">
        <w:t>from those calculated on day 1-2</w:t>
      </w:r>
      <w:r w:rsidRPr="00C42105">
        <w:t xml:space="preserve"> using</w:t>
      </w:r>
      <w:r w:rsidRPr="000C3635">
        <w:t xml:space="preserve"> </w:t>
      </w:r>
      <w:r w:rsidR="006F6FE1" w:rsidRPr="000C3635">
        <w:t xml:space="preserve">a uniform temperature </w:t>
      </w:r>
      <w:r w:rsidR="006F6FE1">
        <w:t xml:space="preserve">estimate.  </w:t>
      </w:r>
    </w:p>
    <w:p w14:paraId="083F4EB5" w14:textId="1A65331B" w:rsidR="00B90F91" w:rsidRPr="00C42105" w:rsidRDefault="00B90F91" w:rsidP="00B90F91">
      <w:pPr>
        <w:pStyle w:val="Text"/>
        <w:spacing w:line="480" w:lineRule="auto"/>
        <w:jc w:val="both"/>
        <w:rPr>
          <w:rFonts w:asciiTheme="minorHAnsi" w:hAnsiTheme="minorHAnsi"/>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w:t>
      </w:r>
      <w:proofErr w:type="spellStart"/>
      <w:r w:rsidRPr="00A172D6">
        <w:rPr>
          <w:rFonts w:asciiTheme="minorHAnsi" w:hAnsiTheme="minorHAnsi" w:cstheme="minorHAnsi"/>
          <w:lang w:val="en-GB"/>
        </w:rPr>
        <w:t>Halemaʻumaʻu</w:t>
      </w:r>
      <w:proofErr w:type="spellEnd"/>
      <w:r w:rsidRPr="00A172D6">
        <w:rPr>
          <w:rFonts w:asciiTheme="minorHAnsi" w:hAnsiTheme="minorHAnsi" w:cstheme="minorHAnsi"/>
          <w:lang w:val="en-GB"/>
        </w:rPr>
        <w:t xml:space="preserve">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P."}],"issued":{"date-parts":[["2016",8,1]]}}},{"id":"nUaFBjpZ/RYCpIwrW","uris":["http://zotero.org/users/9451925/items/CXV87T5P"],"itemData":{"id":2003,"type":"article-journal","abstract":"Caldera-forming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87CA5">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rPr>
        <w:instrText>∼</w:instrText>
      </w:r>
      <w:r w:rsidR="00787CA5">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rPr>
        <w:instrText>∼</w:instrText>
      </w:r>
      <w:r w:rsidR="00787CA5">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w:t>
      </w:r>
      <w:proofErr w:type="spellStart"/>
      <w:r w:rsidRPr="00A172D6">
        <w:rPr>
          <w:rFonts w:asciiTheme="minorHAnsi" w:hAnsiTheme="minorHAnsi" w:cstheme="minorHAnsi"/>
          <w:bCs/>
          <w:lang w:val="en-GB"/>
        </w:rPr>
        <w:t>Halemaʻumaʻu</w:t>
      </w:r>
      <w:proofErr w:type="spellEnd"/>
      <w:r w:rsidRPr="00A172D6">
        <w:rPr>
          <w:rFonts w:asciiTheme="minorHAnsi" w:hAnsiTheme="minorHAnsi" w:cstheme="minorHAnsi"/>
          <w:bCs/>
          <w:lang w:val="en-GB"/>
        </w:rPr>
        <w:t xml:space="preserve">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lastRenderedPageBreak/>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are thought to reside </w:t>
      </w:r>
      <w:r w:rsidRPr="00A172D6">
        <w:rPr>
          <w:rFonts w:asciiTheme="minorHAnsi" w:hAnsiTheme="minorHAnsi" w:cstheme="minorHAnsi"/>
          <w:bCs/>
          <w:lang w:val="en-GB"/>
        </w:rPr>
        <w:fldChar w:fldCharType="begin"/>
      </w:r>
      <w:r w:rsidR="00787CA5">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2024)","noteIndex":0},"citationItems":[{"id":"nUaFBjpZ/i2gIS8k5","uris":["http://zotero.org/users/9451925/items/ZRK9LWUC"],"itemData":{"id":2020,"type":"book","note":"page: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R."}],"issued":{"date-parts":[["2014"]]}}},{"id":"nUaFBjpZ/x88TZSvS","uris":["http://zotero.org/users/9451925/items/H9ZMUC9R"],"itemData":{"id":2045,"type":"article-journal","abstract":"The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O."}],"issued":{"date-parts":[["2015",3,1]]}}},{"id":"nUaFBjpZ/6303bFRE","uris":["http://zotero.org/users/9451925/items/BL5E74A9"],"itemData":{"id":2048,"type":"article-journal","abstract":"The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0·70359 to a maximum of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0·70364 between </w:instrText>
      </w:r>
      <w:r w:rsidR="00787CA5">
        <w:rPr>
          <w:rFonts w:ascii="Cambria Math" w:hAnsi="Cambria Math" w:cs="Cambria Math"/>
          <w:bCs/>
          <w:lang w:val="en-GB"/>
        </w:rPr>
        <w:instrText>∼</w:instrText>
      </w:r>
      <w:r w:rsidR="00787CA5">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Michael"}],"issued":{"date-parts":[["2018",12,1]]}}},{"id":"nUaFBjpZ/hAHrccaI","uris":["http://zotero.org/users/9451925/items/7ZP6P8TX"],"itemData":{"id":1227,"type":"article-journal","abstract":"Olivine-hosted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rFonts w:asciiTheme="minorHAnsi" w:hAnsiTheme="minorHAnsi" w:cstheme="minorHAnsi"/>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787CA5" w:rsidRPr="00EE25F6">
        <w:rPr>
          <w:rFonts w:asciiTheme="minorHAnsi" w:hAnsiTheme="minorHAnsi" w:cstheme="minorHAnsi"/>
          <w:bCs/>
          <w:lang w:val="fr-CH"/>
        </w:rPr>
        <w:instrText xml:space="preserve">n effusive period. Melt and fluid inclusions in high-forsterite olivine (Fo86–89) trapped at shallow depths indicate that high-temperature magmas (1200 to </w:instrText>
      </w:r>
      <w:r w:rsidR="00787CA5" w:rsidRPr="00EE25F6">
        <w:rPr>
          <w:rFonts w:ascii="Cambria Math" w:hAnsi="Cambria Math" w:cs="Cambria Math"/>
          <w:bCs/>
          <w:lang w:val="fr-CH"/>
        </w:rPr>
        <w:instrText>∼</w:instrText>
      </w:r>
      <w:r w:rsidR="00787CA5" w:rsidRPr="00EE25F6">
        <w:rPr>
          <w:rFonts w:asciiTheme="minorHAnsi" w:hAnsiTheme="minorHAnsi" w:cstheme="minorHAnsi"/>
          <w:b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29"/>
    </w:p>
    <w:p w14:paraId="7FBB3BCF" w14:textId="6DEFADCE"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0C3635">
        <w:t xml:space="preserve"> </w:t>
      </w:r>
      <w:r w:rsidRPr="00E92B49">
        <w:rPr>
          <w:lang w:val="en-GB"/>
        </w:rPr>
        <w:t xml:space="preserve">reservoir and then transported into the </w:t>
      </w:r>
      <w:proofErr w:type="spellStart"/>
      <w:r w:rsidRPr="00E92B49">
        <w:rPr>
          <w:lang w:val="en-GB"/>
        </w:rPr>
        <w:t>Halemaʻumaʻu</w:t>
      </w:r>
      <w:proofErr w:type="spellEnd"/>
      <w:r w:rsidRPr="00E92B49">
        <w:rPr>
          <w:lang w:val="en-GB"/>
        </w:rPr>
        <w:t xml:space="preserve">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292F989" w:rsidR="00B90F91" w:rsidRPr="007B522C" w:rsidRDefault="00B90F91" w:rsidP="00B90F91">
      <w:pPr>
        <w:pStyle w:val="Text"/>
        <w:spacing w:line="480" w:lineRule="auto"/>
        <w:ind w:firstLine="0"/>
        <w:jc w:val="both"/>
        <w:rPr>
          <w:bCs/>
          <w:lang w:val="en-GB"/>
        </w:rPr>
      </w:pPr>
      <w:r w:rsidRPr="007B522C">
        <w:rPr>
          <w:bCs/>
          <w:lang w:val="en-GB"/>
        </w:rPr>
        <w:t xml:space="preserve">2) High-MgO melts were injected into the </w:t>
      </w:r>
      <w:proofErr w:type="spellStart"/>
      <w:r w:rsidRPr="007B522C">
        <w:rPr>
          <w:bCs/>
          <w:lang w:val="en-GB"/>
        </w:rPr>
        <w:t>Halemaʻumaʻu</w:t>
      </w:r>
      <w:proofErr w:type="spellEnd"/>
      <w:r w:rsidRPr="007B522C">
        <w:rPr>
          <w:bCs/>
          <w:lang w:val="en-GB"/>
        </w:rPr>
        <w:t xml:space="preserve">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87CA5">
        <w:rPr>
          <w:bCs/>
          <w:lang w:val="en-GB"/>
        </w:rPr>
        <w:instrText xml:space="preserve"> ADDIN ZOTERO_ITEM CSL_CITATION {"citationID":"99oTV4NS","properties":{"formattedCitation":"(Lerner {\\i{}et al.}, 2024)","plainCitation":"(Lerner et al., 2024)","noteIndex":0},"citationItems":[{"id":"nUaFBjpZ/XL4w9AcX","uris":["http://zotero.org/users/9451925/items/N3Q4JDAJ"],"itemData":{"id":2109,"type":"article-journal","abstract":"Kīlauea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59438D3E"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787CA5">
        <w:rPr>
          <w:bCs/>
          <w:lang w:val="en-GB"/>
        </w:rPr>
        <w:instrText xml:space="preserve"> ADDIN ZOTERO_ITEM CSL_CITATION {"citationID":"MD9Uar0X","properties":{"formattedCitation":"(Welsch {\\i{}et al.}, 2013)","plainCitation":"(Welsch et al., 2013)","noteIndex":0},"citationItems":[{"id":"nUaFBjpZ/HOX0XRtl","uris":["http://zotero.org/users/9451925/items/HQECSDJC"],"itemData":{"id":2038,"type":"article-journal","abstract":"The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w:t>
      </w:r>
      <w:ins w:id="30" w:author="Magirl, Christopher S" w:date="2024-08-22T17:05:00Z">
        <w:r w:rsidR="00DB3DC1">
          <w:rPr>
            <w:bCs/>
            <w:lang w:val="en-GB"/>
          </w:rPr>
          <w:t>,</w:t>
        </w:r>
      </w:ins>
      <w:r w:rsidRPr="007B522C">
        <w:rPr>
          <w:bCs/>
          <w:lang w:val="en-GB"/>
        </w:rPr>
        <w:t xml:space="preserve">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w:t>
      </w:r>
      <w:proofErr w:type="spellStart"/>
      <w:r w:rsidRPr="007B522C">
        <w:rPr>
          <w:bCs/>
          <w:lang w:val="en-GB"/>
        </w:rPr>
        <w:t>Halemaʻumaʻu</w:t>
      </w:r>
      <w:proofErr w:type="spellEnd"/>
      <w:r w:rsidRPr="007B522C">
        <w:rPr>
          <w:bCs/>
          <w:lang w:val="en-GB"/>
        </w:rPr>
        <w:t xml:space="preserve"> reservoir. </w:t>
      </w:r>
    </w:p>
    <w:p w14:paraId="7E9F93C7" w14:textId="2E7279CE"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del w:id="31" w:author="Magirl, Christopher S" w:date="2024-08-22T16:56:00Z">
        <w:r w:rsidR="00CA1DC0" w:rsidDel="00BA5D6D">
          <w:rPr>
            <w:bCs/>
            <w:lang w:val="en-GB"/>
          </w:rPr>
          <w:delText>LERZ</w:delText>
        </w:r>
        <w:r w:rsidRPr="007B522C" w:rsidDel="00BA5D6D">
          <w:rPr>
            <w:bCs/>
            <w:lang w:val="en-GB"/>
          </w:rPr>
          <w:delText xml:space="preserve"> </w:delText>
        </w:r>
      </w:del>
      <w:ins w:id="32" w:author="Magirl, Christopher S" w:date="2024-08-22T16:56:00Z">
        <w:r w:rsidR="00BA5D6D">
          <w:rPr>
            <w:bCs/>
            <w:lang w:val="en-GB"/>
          </w:rPr>
          <w:t>lower East River Zone</w:t>
        </w:r>
        <w:r w:rsidR="00BA5D6D" w:rsidRPr="007B522C">
          <w:rPr>
            <w:bCs/>
            <w:lang w:val="en-GB"/>
          </w:rPr>
          <w:t xml:space="preserve"> </w:t>
        </w:r>
      </w:ins>
      <w:r w:rsidRPr="007B522C">
        <w:rPr>
          <w:bCs/>
          <w:lang w:val="en-GB"/>
        </w:rPr>
        <w:t xml:space="preserve">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w:t>
      </w:r>
      <w:proofErr w:type="spellStart"/>
      <w:r w:rsidRPr="007B522C">
        <w:rPr>
          <w:bCs/>
          <w:lang w:val="en-GB"/>
        </w:rPr>
        <w:t>Halemaʻumaʻu</w:t>
      </w:r>
      <w:proofErr w:type="spellEnd"/>
      <w:r w:rsidRPr="007B522C">
        <w:rPr>
          <w:bCs/>
          <w:lang w:val="en-GB"/>
        </w:rPr>
        <w:t xml:space="preserve"> reservoir for up to 2 years</w:t>
      </w:r>
      <w:r w:rsidR="003B6127">
        <w:rPr>
          <w:bCs/>
          <w:lang w:val="en-GB"/>
        </w:rPr>
        <w:t xml:space="preserve"> </w:t>
      </w:r>
      <w:r w:rsidR="003B6127">
        <w:rPr>
          <w:bCs/>
          <w:lang w:val="en-GB"/>
        </w:rPr>
        <w:fldChar w:fldCharType="begin"/>
      </w:r>
      <w:r w:rsidR="00787CA5">
        <w:rPr>
          <w:bCs/>
          <w:lang w:val="en-GB"/>
        </w:rPr>
        <w:instrText xml:space="preserve"> ADDIN ZOTERO_ITEM CSL_CITATION {"citationID":"kSKK4vlw","properties":{"formattedCitation":"(Mourey {\\i{}et al.}, 2023)","plainCitation":"(Mourey et al., 2023)","noteIndex":0},"citationItems":[{"id":"nUaFBjpZ/Tp4kka9g","uris":["http://zotero.org/users/9451925/items/UIZ7NIH3"],"itemData":{"id":"c9bsKhN5/rUUnKlYT","type":"article-journal","abstract":"The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787CA5">
        <w:rPr>
          <w:bCs/>
          <w:lang w:val="en-GB"/>
        </w:rPr>
        <w:instrText xml:space="preserve"> ADDIN ZOTERO_ITEM CSL_CITATION {"citationID":"MBqH4smE","properties":{"formattedCitation":"(DeVitre and Wieser, 2024)","plainCitation":"(DeVitre and Wieser, 2024)","noteIndex":0},"citationItems":[{"id":"nUaFBjpZ/6Wjrr2kY","uris":["http://zotero.org/users/9451925/items/FWZK55EA"],"itemData":{"id":"c9bsKhN5/p0MJkopN","type":"article-journal","abstract":"Interpreting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 xml:space="preserve">Current data </w:t>
      </w:r>
      <w:del w:id="33" w:author="Magirl, Christopher S" w:date="2024-08-22T16:49:00Z">
        <w:r w:rsidRPr="007B522C" w:rsidDel="007F5429">
          <w:rPr>
            <w:bCs/>
            <w:lang w:val="en-GB"/>
          </w:rPr>
          <w:delText xml:space="preserve">does </w:delText>
        </w:r>
      </w:del>
      <w:ins w:id="34" w:author="Magirl, Christopher S" w:date="2024-08-22T16:49:00Z">
        <w:r w:rsidR="007F5429">
          <w:rPr>
            <w:bCs/>
            <w:lang w:val="en-GB"/>
          </w:rPr>
          <w:t>do</w:t>
        </w:r>
        <w:r w:rsidR="007F5429" w:rsidRPr="007B522C">
          <w:rPr>
            <w:bCs/>
            <w:lang w:val="en-GB"/>
          </w:rPr>
          <w:t xml:space="preserve"> </w:t>
        </w:r>
      </w:ins>
      <w:r w:rsidRPr="007B522C">
        <w:rPr>
          <w:bCs/>
          <w:lang w:val="en-GB"/>
        </w:rPr>
        <w:t>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w:t>
      </w:r>
      <w:r w:rsidRPr="007B522C">
        <w:rPr>
          <w:bCs/>
          <w:lang w:val="en-GB"/>
        </w:rPr>
        <w:lastRenderedPageBreak/>
        <w:t xml:space="preserve">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87CA5">
        <w:rPr>
          <w:bCs/>
          <w:lang w:val="en-GB"/>
        </w:rPr>
        <w:instrText xml:space="preserve"> ADDIN ZOTERO_ITEM CSL_CITATION {"citationID":"SrlbtA3g","properties":{"formattedCitation":"(Esposito {\\i{}et al.}, 2023)","plainCitation":"(Esposito et al., 2023)","dontUpdate":true,"noteIndex":0},"citationItems":[{"id":"nUaFBjpZ/5Ed8PE8s","uris":["http://zotero.org/users/9451925/items/IT8IH8R8"],"itemData":{"id":2111,"type":"article-journal","abstract":"Despite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w:t>
      </w:r>
      <w:proofErr w:type="spellStart"/>
      <w:r w:rsidRPr="007B522C">
        <w:rPr>
          <w:bCs/>
          <w:lang w:val="en-GB"/>
        </w:rPr>
        <w:t>Halemaʻumaʻu</w:t>
      </w:r>
      <w:proofErr w:type="spellEnd"/>
      <w:r w:rsidRPr="007B522C">
        <w:rPr>
          <w:bCs/>
          <w:lang w:val="en-GB"/>
        </w:rPr>
        <w:t xml:space="preserve">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C38858B"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55445803"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w:t>
      </w:r>
      <w:proofErr w:type="spellStart"/>
      <w:r w:rsidRPr="007B522C">
        <w:rPr>
          <w:lang w:val="en-GB"/>
        </w:rPr>
        <w:t>Kīlauea</w:t>
      </w:r>
      <w:proofErr w:type="spellEnd"/>
      <w:r w:rsidRPr="007B522C">
        <w:rPr>
          <w:lang w:val="en-GB"/>
        </w:rPr>
        <w:t xml:space="preserve"> </w:t>
      </w:r>
      <w:del w:id="35" w:author="Magirl, Christopher S" w:date="2024-08-22T15:36:00Z">
        <w:r w:rsidRPr="007B522C" w:rsidDel="003E16B6">
          <w:rPr>
            <w:lang w:val="en-GB"/>
          </w:rPr>
          <w:delText xml:space="preserve">volcano </w:delText>
        </w:r>
      </w:del>
      <w:r w:rsidRPr="007B522C">
        <w:rPr>
          <w:lang w:val="en-GB"/>
        </w:rPr>
        <w:lastRenderedPageBreak/>
        <w:t xml:space="preserve">throughout its history (~1100 and 1350˚C; </w:t>
      </w:r>
      <w:r w:rsidRPr="007B522C">
        <w:rPr>
          <w:lang w:val="en-GB"/>
        </w:rPr>
        <w:fldChar w:fldCharType="begin"/>
      </w:r>
      <w:r w:rsidR="00787CA5">
        <w:rPr>
          <w:lang w:val="en-GB"/>
        </w:rPr>
        <w:instrText xml:space="preserve"> ADDIN ZOTERO_ITEM CSL_CITATION {"citationID":"ZxrqqlHJ","properties":{"formattedCitation":"(DeVitre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w:t>
      </w:r>
      <w:proofErr w:type="spellStart"/>
      <w:r w:rsidRPr="007B522C">
        <w:rPr>
          <w:lang w:val="en-GB"/>
        </w:rPr>
        <w:t>Halemaʻumaʻu</w:t>
      </w:r>
      <w:proofErr w:type="spellEnd"/>
      <w:r w:rsidRPr="007B522C">
        <w:rPr>
          <w:lang w:val="en-GB"/>
        </w:rPr>
        <w:t xml:space="preserve">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438B49E1"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w:t>
      </w:r>
      <w:proofErr w:type="spellStart"/>
      <w:r w:rsidRPr="007B522C">
        <w:rPr>
          <w:i/>
          <w:iCs/>
          <w:lang w:val="en-GB"/>
        </w:rPr>
        <w:t>Kīlauea</w:t>
      </w:r>
      <w:proofErr w:type="spellEnd"/>
      <w:r w:rsidRPr="007B522C">
        <w:rPr>
          <w:i/>
          <w:iCs/>
          <w:lang w:val="en-GB"/>
        </w:rPr>
        <w:t xml:space="preserve"> using the </w:t>
      </w:r>
      <w:r>
        <w:rPr>
          <w:i/>
          <w:iCs/>
          <w:lang w:val="en-GB"/>
        </w:rPr>
        <w:t xml:space="preserve">pure </w:t>
      </w:r>
      <w:r>
        <w:rPr>
          <w:i/>
          <w:iCs/>
          <w:lang w:val="en-GB"/>
        </w:rPr>
        <w:lastRenderedPageBreak/>
        <w:t>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87CA5">
        <w:rPr>
          <w:i/>
          <w:iCs/>
          <w:lang w:val="en-GB"/>
        </w:rPr>
        <w:instrText xml:space="preserve"> ADDIN ZOTERO_ITEM CSL_CITATION {"citationID":"LrqwbcgJ","properties":{"formattedCitation":"(Span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 xml:space="preserve">liquidus for olivine-saturated melts erupted at </w:t>
      </w:r>
      <w:proofErr w:type="spellStart"/>
      <w:r w:rsidR="00B90F91" w:rsidRPr="007B522C">
        <w:rPr>
          <w:i/>
          <w:iCs/>
          <w:lang w:val="en-GB"/>
        </w:rPr>
        <w:t>Kīlauea</w:t>
      </w:r>
      <w:proofErr w:type="spellEnd"/>
      <w:r w:rsidR="00B90F91" w:rsidRPr="007B522C">
        <w:rPr>
          <w:i/>
          <w:iCs/>
          <w:lang w:val="en-GB"/>
        </w:rPr>
        <w:t xml:space="preserve"> </w:t>
      </w:r>
      <w:del w:id="36" w:author="Magirl, Christopher S" w:date="2024-08-22T15:37:00Z">
        <w:r w:rsidR="00B90F91" w:rsidRPr="007B522C" w:rsidDel="003E16B6">
          <w:rPr>
            <w:i/>
            <w:iCs/>
            <w:lang w:val="en-GB"/>
          </w:rPr>
          <w:delText xml:space="preserve">volcano </w:delText>
        </w:r>
      </w:del>
      <w:r w:rsidR="00B90F91" w:rsidRPr="007B522C">
        <w:rPr>
          <w:i/>
          <w:iCs/>
          <w:lang w:val="en-GB"/>
        </w:rPr>
        <w:t>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w:t>
      </w:r>
      <w:proofErr w:type="spellStart"/>
      <w:r w:rsidRPr="007B522C">
        <w:rPr>
          <w:i/>
          <w:iCs/>
        </w:rPr>
        <w:t>Kīlauea</w:t>
      </w:r>
      <w:proofErr w:type="spellEnd"/>
      <w:r w:rsidRPr="007B522C">
        <w:rPr>
          <w:i/>
          <w:iCs/>
        </w:rPr>
        <w:t xml:space="preserve">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787CA5">
        <w:rPr>
          <w:i/>
          <w:iCs/>
        </w:rPr>
        <w:instrText xml:space="preserve"> ADDIN ZOTERO_ITEM CSL_CITATION {"citationID":"oMGLHLVa","properties":{"formattedCitation":"(DeVitre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w:t>
      </w:r>
      <w:proofErr w:type="spellStart"/>
      <w:r w:rsidRPr="00C3296A">
        <w:rPr>
          <w:i/>
          <w:iCs/>
        </w:rPr>
        <w:t>Halemaʻumaʻu</w:t>
      </w:r>
      <w:proofErr w:type="spellEnd"/>
      <w:r w:rsidRPr="00C3296A">
        <w:rPr>
          <w:i/>
          <w:iCs/>
        </w:rPr>
        <w:t xml:space="preserve">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proofErr w:type="spellStart"/>
      <w:r>
        <w:rPr>
          <w:i/>
          <w:iCs/>
        </w:rPr>
        <w:t>Halemaʻumaʻu</w:t>
      </w:r>
      <w:proofErr w:type="spellEnd"/>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87CA5">
        <w:rPr>
          <w:i/>
          <w:iCs/>
          <w:lang w:val="en-GB"/>
        </w:rPr>
        <w:instrText xml:space="preserve"> ADDIN ZOTERO_ITEM CSL_CITATION {"citationID":"EcmKurst","properties":{"formattedCitation":"(Duan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87CA5">
        <w:rPr>
          <w:i/>
          <w:iCs/>
        </w:rPr>
        <w:instrText xml:space="preserve"> ADDIN ZOTERO_ITEM CSL_CITATION {"citationID":"oZ226pVG","properties":{"formattedCitation":"(Yoshimura,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proofErr w:type="spellStart"/>
      <w:r w:rsidR="002214BF">
        <w:rPr>
          <w:i/>
          <w:iCs/>
        </w:rPr>
        <w:t>Halemaʻumaʻu</w:t>
      </w:r>
      <w:proofErr w:type="spellEnd"/>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87CA5">
        <w:rPr>
          <w:i/>
          <w:iCs/>
        </w:rPr>
        <w:instrText xml:space="preserve"> ADDIN ZOTERO_ITEM CSL_CITATION {"citationID":"B3rrysH9","properties":{"formattedCitation":"(DeVitre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787CA5">
        <w:rPr>
          <w:i/>
          <w:iCs/>
        </w:rPr>
        <w:instrText xml:space="preserve"> ADDIN ZOTERO_ITEM CSL_CITATION {"citationID":"4ZkcR5as","properties":{"formattedCitation":"(DeVitre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1AD0988A"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w:t>
      </w:r>
      <w:r w:rsidR="00FE0B81">
        <w:rPr>
          <w:lang w:val="en-GB"/>
        </w:rPr>
        <w:lastRenderedPageBreak/>
        <w:t xml:space="preserve">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w:t>
      </w:r>
      <w:proofErr w:type="spellStart"/>
      <w:r>
        <w:rPr>
          <w:lang w:val="en-GB"/>
        </w:rPr>
        <w:t>antecrysts</w:t>
      </w:r>
      <w:proofErr w:type="spellEnd"/>
      <w:ins w:id="37" w:author="Magirl, Christopher S" w:date="2024-08-22T17:08:00Z">
        <w:r w:rsidR="0061451D">
          <w:rPr>
            <w:lang w:val="en-GB"/>
          </w:rPr>
          <w:t>,</w:t>
        </w:r>
      </w:ins>
      <w:r>
        <w:rPr>
          <w:lang w:val="en-GB"/>
        </w:rPr>
        <w:t xml:space="preserve">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xml:space="preserve">. Although fluid inclusions are not uncommon in phenocrysts and </w:t>
      </w:r>
      <w:proofErr w:type="spellStart"/>
      <w:r>
        <w:rPr>
          <w:lang w:val="en-GB"/>
        </w:rPr>
        <w:t>antecrysts</w:t>
      </w:r>
      <w:proofErr w:type="spellEnd"/>
      <w:r>
        <w:rPr>
          <w:lang w:val="en-GB"/>
        </w:rPr>
        <w:t>,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45925980"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lastRenderedPageBreak/>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{"citationID":"cIoScejx","properties":{"formattedCitation":"(Span and Wagner, 1996)","plainCitation":"(Span and Wagner, 1996)","noteIndex":0},"citationItems":[{"id":"nUaFBjpZ/4UkyCPxn","uris":["http://zotero.org/users/9451925/items/5XFZMXIB"],"itemData":{"id":"OQjauoEz/AdjOkUeh","type":"article-journal","container-title":"Journal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{"citationID":"VZ7l3nJ6","properties":{"formattedCitation":"(Duan and Zhang, 2006)","plainCitation":"(Duan and Zhang, 2006)","noteIndex":0},"citationItems":[{"id":"nUaFBjpZ/yvDHMD4S","uris":["http://zotero.org/users/9451925/items/9JSAYSEV"],"itemData":{"id":"OQjauoEz/GhxM3jsR","type":"article-journal","abstract":"Based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5AD95EA9" w14:textId="77777777" w:rsidR="006F6FE1"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w:t>
      </w:r>
      <w:r>
        <w:rPr>
          <w:lang w:val="en-GB"/>
        </w:rPr>
        <w:lastRenderedPageBreak/>
        <w:t xml:space="preserve">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p>
    <w:p w14:paraId="13855CC9" w14:textId="744FB4B2" w:rsidR="00112DA5" w:rsidRDefault="00112DA5" w:rsidP="00112DA5">
      <w:pPr>
        <w:pStyle w:val="Text"/>
        <w:spacing w:line="480" w:lineRule="auto"/>
        <w:jc w:val="both"/>
        <w:rPr>
          <w:lang w:val="en-GB"/>
        </w:rPr>
      </w:pPr>
      <w:r>
        <w:rPr>
          <w:lang w:val="en-GB"/>
        </w:rPr>
        <w:t xml:space="preserve">In the case of shallow systems like </w:t>
      </w:r>
      <w:proofErr w:type="spellStart"/>
      <w:r>
        <w:rPr>
          <w:lang w:val="en-GB"/>
        </w:rPr>
        <w:t>Kīlauea</w:t>
      </w:r>
      <w:proofErr w:type="spellEnd"/>
      <w:r>
        <w:rPr>
          <w:lang w:val="en-GB"/>
        </w:rPr>
        <w:t xml:space="preserve">,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87CA5">
        <w:rPr>
          <w:lang w:val="en-GB"/>
        </w:rPr>
        <w:instrText xml:space="preserve"> ADDIN ZOTERO_ITEM CSL_CITATION {"citationID":"a229pu6i8kr","properties":{"formattedCitation":"(Mourey {\\i{}et al.}, 2023; Lynn {\\i{}et al.}, 2024)","plainCitation":"(Mourey et al., 2023; Lynn et al., 2024)","dontUpdate":true,"noteIndex":0},"citationItems":[{"id":"nUaFBjpZ/Tp4kka9g","uris":["http://zotero.org/users/9451925/items/UIZ7NIH3"],"itemData":{"id":"5FT3du0X/aniw9tuF","type":"article-journal","abstract":"The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J."}],"issued":{"date-parts":[["2023",2,28]]}}},{"id":"nUaFBjpZ/M8GNqnfX","uris":["http://zotero.org/users/9451925/items/S5X8A2K4"],"itemData":{"id":"5FT3du0X/Q7ySb77i","type":"article-journal","abstract":"The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B4558F" w:rsidRPr="00B4558F">
        <w:t xml:space="preserve">Mourey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787CA5">
        <w:rPr>
          <w:lang w:val="en-GB"/>
        </w:rPr>
        <w:instrText xml:space="preserve"> ADDIN ZOTERO_ITEM CSL_CITATION {"citationID":"U2SBse0F","properties":{"formattedCitation":"(DeVitre and Wieser, 2024)","plainCitation":"(DeVitre and Wieser, 2024)","dontUpdate":true,"noteIndex":0},"citationItems":[{"id":"nUaFBjpZ/6Wjrr2kY","uris":["http://zotero.org/users/9451925/items/FWZK55EA"],"itemData":{"id":"wNaWGt2u/R4dqECHX","type":"article-journal","abstract":"Interpreting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ins w:id="38" w:author="Magirl, Christopher S" w:date="2024-08-22T19:57:00Z">
        <w:r w:rsidR="00F324DD">
          <w:rPr>
            <w:lang w:val="en-GB"/>
          </w:rPr>
          <w:t xml:space="preserve"> Islands</w:t>
        </w:r>
      </w:ins>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w:t>
      </w:r>
      <w:r w:rsidR="00FE0B81">
        <w:rPr>
          <w:lang w:val="en-GB"/>
        </w:rPr>
        <w:lastRenderedPageBreak/>
        <w:t xml:space="preserve">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13B0DFD0"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sidR="00787CA5">
        <w:rPr>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 xml:space="preserve">(Klügel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787CA5">
        <w:rPr>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87CA5">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87CA5">
        <w:rPr>
          <w:rFonts w:ascii="MS Mincho" w:eastAsia="MS Mincho" w:hAnsi="MS Mincho" w:cs="MS Mincho" w:hint="eastAsia"/>
          <w:lang w:val="en-GB"/>
        </w:rPr>
        <w:instrText>〈</w:instrText>
      </w:r>
      <w:r w:rsidR="00787CA5">
        <w:rPr>
          <w:lang w:val="en-GB"/>
        </w:rPr>
        <w:instrText>100</w:instrText>
      </w:r>
      <w:r w:rsidR="00787CA5">
        <w:rPr>
          <w:rFonts w:ascii="MS Mincho" w:eastAsia="MS Mincho" w:hAnsi="MS Mincho" w:cs="MS Mincho" w:hint="eastAsia"/>
          <w:lang w:val="en-GB"/>
        </w:rPr>
        <w:instrText>〉</w:instrText>
      </w:r>
      <w:r w:rsidR="00787CA5">
        <w:rPr>
          <w:lang w:val="en-GB"/>
        </w:rPr>
        <w:instrText xml:space="preserve">, and slower along </w:instrText>
      </w:r>
      <w:r w:rsidR="00787CA5">
        <w:rPr>
          <w:rFonts w:ascii="MS Mincho" w:eastAsia="MS Mincho" w:hAnsi="MS Mincho" w:cs="MS Mincho" w:hint="eastAsia"/>
          <w:lang w:val="en-GB"/>
        </w:rPr>
        <w:instrText>〈</w:instrText>
      </w:r>
      <w:r w:rsidR="00787CA5">
        <w:rPr>
          <w:lang w:val="en-GB"/>
        </w:rPr>
        <w:instrText>001</w:instrText>
      </w:r>
      <w:r w:rsidR="00787CA5">
        <w:rPr>
          <w:rFonts w:ascii="MS Mincho" w:eastAsia="MS Mincho" w:hAnsi="MS Mincho" w:cs="MS Mincho" w:hint="eastAsia"/>
          <w:lang w:val="en-GB"/>
        </w:rPr>
        <w:instrText>〉</w:instrText>
      </w:r>
      <w:r w:rsidR="00787CA5">
        <w:rPr>
          <w:lang w:val="en-GB"/>
        </w:rPr>
        <w:instrText xml:space="preserve"> and </w:instrText>
      </w:r>
      <w:r w:rsidR="00787CA5">
        <w:rPr>
          <w:rFonts w:ascii="MS Mincho" w:eastAsia="MS Mincho" w:hAnsi="MS Mincho" w:cs="MS Mincho" w:hint="eastAsia"/>
          <w:lang w:val="en-GB"/>
        </w:rPr>
        <w:instrText>〈</w:instrText>
      </w:r>
      <w:r w:rsidR="00787CA5">
        <w:rPr>
          <w:lang w:val="en-GB"/>
        </w:rPr>
        <w:instrText>010</w:instrText>
      </w:r>
      <w:r w:rsidR="00787CA5">
        <w:rPr>
          <w:rFonts w:ascii="MS Mincho" w:eastAsia="MS Mincho" w:hAnsi="MS Mincho" w:cs="MS Mincho" w:hint="eastAsia"/>
          <w:lang w:val="en-GB"/>
        </w:rPr>
        <w:instrText>〉</w:instrText>
      </w:r>
      <w:r w:rsidR="00787CA5">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w:t>
      </w:r>
      <w:ins w:id="39" w:author="Magirl, Christopher S" w:date="2024-08-22T16:52:00Z">
        <w:r w:rsidR="004B4D57">
          <w:rPr>
            <w:lang w:val="en-GB"/>
          </w:rPr>
          <w:t>,</w:t>
        </w:r>
      </w:ins>
      <w:r w:rsidR="00FE0B81">
        <w:rPr>
          <w:lang w:val="en-GB"/>
        </w:rPr>
        <w:t xml:space="preserve">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34377AE7" w:rsidR="00B90F91" w:rsidRPr="007B522C" w:rsidRDefault="002B5D0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4422965A"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lastRenderedPageBreak/>
        <w:t xml:space="preserve">barometry </w:t>
      </w:r>
      <w:r w:rsidR="00B204A3">
        <w:rPr>
          <w:bCs/>
          <w:lang w:val="en-GB"/>
        </w:rPr>
        <w:t xml:space="preserve">technique. </w:t>
      </w:r>
      <w:r w:rsidR="00B90F91" w:rsidRPr="007B522C">
        <w:rPr>
          <w:bCs/>
          <w:lang w:val="en-GB"/>
        </w:rPr>
        <w:t xml:space="preserve">At </w:t>
      </w:r>
      <w:proofErr w:type="spellStart"/>
      <w:r w:rsidR="00B90F91" w:rsidRPr="007B522C">
        <w:rPr>
          <w:bCs/>
          <w:lang w:val="en-GB"/>
        </w:rPr>
        <w:t>Kīlauea</w:t>
      </w:r>
      <w:proofErr w:type="spellEnd"/>
      <w:r w:rsidR="00B90F91" w:rsidRPr="007B522C">
        <w:rPr>
          <w:bCs/>
          <w:lang w:val="en-GB"/>
        </w:rPr>
        <w:t xml:space="preserve">, </w:t>
      </w:r>
      <w:r w:rsidR="00834561">
        <w:rPr>
          <w:bCs/>
          <w:lang w:val="en-GB"/>
        </w:rPr>
        <w:t>melt</w:t>
      </w:r>
      <w:r w:rsidR="004F2B3A">
        <w:rPr>
          <w:bCs/>
          <w:lang w:val="en-GB"/>
        </w:rPr>
        <w:t xml:space="preserve"> inclusion</w:t>
      </w:r>
      <w:r w:rsidR="00B90F91" w:rsidRPr="007B522C">
        <w:rPr>
          <w:bCs/>
          <w:lang w:val="en-GB"/>
        </w:rPr>
        <w:t xml:space="preserve"> data </w:t>
      </w:r>
      <w:del w:id="40" w:author="Magirl, Christopher S" w:date="2024-08-22T16:49:00Z">
        <w:r w:rsidR="00B90F91" w:rsidRPr="007B522C" w:rsidDel="00035A73">
          <w:rPr>
            <w:bCs/>
            <w:lang w:val="en-GB"/>
          </w:rPr>
          <w:delText xml:space="preserve">indicates </w:delText>
        </w:r>
      </w:del>
      <w:ins w:id="41" w:author="Magirl, Christopher S" w:date="2024-08-22T16:49:00Z">
        <w:r w:rsidR="00035A73" w:rsidRPr="007B522C">
          <w:rPr>
            <w:bCs/>
            <w:lang w:val="en-GB"/>
          </w:rPr>
          <w:t xml:space="preserve">indicate </w:t>
        </w:r>
      </w:ins>
      <w:r w:rsidR="00B90F91" w:rsidRPr="007B522C">
        <w:rPr>
          <w:bCs/>
          <w:lang w:val="en-GB"/>
        </w:rPr>
        <w:t>that the exsolved fluid phase is ~90% CO</w:t>
      </w:r>
      <w:r w:rsidR="00B90F91" w:rsidRPr="007B522C">
        <w:rPr>
          <w:bCs/>
          <w:vertAlign w:val="subscript"/>
          <w:lang w:val="en-GB"/>
        </w:rPr>
        <w:t>2</w:t>
      </w:r>
      <w:r w:rsidR="00B90F91" w:rsidRPr="007B522C">
        <w:rPr>
          <w:bCs/>
          <w:lang w:val="en-GB"/>
        </w:rPr>
        <w:t xml:space="preserve"> at pressures corresponding to the </w:t>
      </w:r>
      <w:proofErr w:type="spellStart"/>
      <w:r w:rsidR="00E36202" w:rsidRPr="00847B9D">
        <w:t>Halemaʻumaʻu</w:t>
      </w:r>
      <w:proofErr w:type="spellEnd"/>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787CA5">
        <w:rPr>
          <w:bCs/>
          <w:lang w:val="en-GB"/>
        </w:rPr>
        <w:instrText xml:space="preserve"> ADDIN ZOTERO_ITEM CSL_CITATION {"citationID":"y6fjvTg9","properties":{"formattedCitation":"(Wieser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w:t>
      </w:r>
      <w:proofErr w:type="spellStart"/>
      <w:r w:rsidR="00871C5F">
        <w:rPr>
          <w:bCs/>
          <w:lang w:val="en-GB"/>
        </w:rPr>
        <w:t>Kīlauea</w:t>
      </w:r>
      <w:proofErr w:type="spellEnd"/>
      <w:r w:rsidR="00871C5F">
        <w:rPr>
          <w:bCs/>
          <w:lang w:val="en-GB"/>
        </w:rPr>
        <w:t xml:space="preserve"> </w:t>
      </w:r>
      <w:r w:rsidR="00871C5F">
        <w:rPr>
          <w:bCs/>
          <w:lang w:val="en-GB"/>
        </w:rPr>
        <w:fldChar w:fldCharType="begin"/>
      </w:r>
      <w:r w:rsidR="00787CA5">
        <w:rPr>
          <w:bCs/>
          <w:lang w:val="en-GB"/>
        </w:rPr>
        <w:instrText xml:space="preserve"> ADDIN ZOTERO_ITEM CSL_CITATION {"citationID":"nCjwLwso","properties":{"formattedCitation":"(DeVitre and Wieser, 2024)","plainCitation":"(DeVitre and Wieser, 2024)","noteIndex":0},"citationItems":[{"id":"nUaFBjpZ/6Wjrr2kY","uris":["http://zotero.org/users/9451925/items/FWZK55EA"],"itemData":{"id":"QAnUOWUn/0LqGuz7x","type":"article-journal","abstract":"Interpreting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5565DC63"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787CA5">
        <w:rPr>
          <w:bCs/>
          <w:lang w:val="en-GB"/>
        </w:rPr>
        <w:instrText xml:space="preserve"> ADDIN ZOTERO_ITEM CSL_CITATION {"citationID":"xvXNxQjS","properties":{"formattedCitation":"(Ghiorso and Gualda, 2015)","plainCitation":"(Ghiorso and Gualda, 2015)","noteIndex":0},"citationItems":[{"id":"nUaFBjpZ/4PIh4gir","uris":["http://zotero.org/users/9451925/items/3Q6SA25I"],"itemData":{"id":1243,"type":"article-journal","abstract":"A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787CA5">
        <w:rPr>
          <w:bCs/>
          <w:lang w:val="en-GB"/>
        </w:rPr>
        <w:instrText xml:space="preserve"> ADDIN ZOTERO_ITEM CSL_CITATION {"citationID":"Y9U13hJX","properties":{"formattedCitation":"(Iacovino {\\i{}et al.}, 2021)","plainCitation":"(Iacovino et al., 2021)","noteIndex":0},"citationItems":[{"id":"nUaFBjpZ/728CPs8Q","uris":["http://zotero.org/users/9451925/items/GLWVQJ7Y"],"itemData":{"id":1235,"type":"article-journal","abstract":"Thermodynamics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proofErr w:type="spellStart"/>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proofErr w:type="spellStart"/>
      <w:r w:rsidR="00836260">
        <w:rPr>
          <w:bCs/>
          <w:lang w:val="en-GB"/>
        </w:rPr>
        <w:t>colored</w:t>
      </w:r>
      <w:proofErr w:type="spellEnd"/>
      <w:r w:rsidR="00B90F91" w:rsidRPr="007B522C">
        <w:rPr>
          <w:bCs/>
          <w:lang w:val="en-GB"/>
        </w:rPr>
        <w:t xml:space="preserve"> by tectonic setting. We stress the </w:t>
      </w:r>
      <w:r w:rsidR="00B90F91" w:rsidRPr="007B522C">
        <w:rPr>
          <w:bCs/>
          <w:lang w:val="en-GB"/>
        </w:rPr>
        <w:lastRenderedPageBreak/>
        <w:t xml:space="preserve">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w:t>
      </w:r>
      <w:proofErr w:type="spellStart"/>
      <w:r w:rsidR="00B90F91" w:rsidRPr="007B522C">
        <w:rPr>
          <w:bCs/>
          <w:lang w:val="en-GB"/>
        </w:rPr>
        <w:t>Kīlauea</w:t>
      </w:r>
      <w:proofErr w:type="spellEnd"/>
      <w:r w:rsidR="00B90F91" w:rsidRPr="007B522C">
        <w:rPr>
          <w:bCs/>
          <w:lang w:val="en-GB"/>
        </w:rPr>
        <w:t xml:space="preserve">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63A2893F" w:rsidR="00880D3F" w:rsidRDefault="00880D3F" w:rsidP="00880D3F">
      <w:pPr>
        <w:pStyle w:val="Text"/>
        <w:spacing w:line="480" w:lineRule="auto"/>
        <w:ind w:firstLine="0"/>
        <w:jc w:val="both"/>
        <w:rPr>
          <w:bCs/>
          <w:lang w:val="en-GB"/>
        </w:rPr>
      </w:pPr>
      <w:r w:rsidRPr="00622163">
        <w:rPr>
          <w:b/>
          <w:i/>
          <w:iCs/>
          <w:lang w:val="en-GB"/>
        </w:rPr>
        <w:lastRenderedPageBreak/>
        <w:t xml:space="preserve">Figure </w:t>
      </w:r>
      <w:r w:rsidR="006C21B3">
        <w:rPr>
          <w:b/>
          <w:i/>
          <w:iCs/>
          <w:lang w:val="en-GB"/>
        </w:rPr>
        <w:t>3</w:t>
      </w:r>
      <w:r w:rsidRPr="00622163">
        <w:rPr>
          <w:b/>
          <w:i/>
          <w:iCs/>
          <w:lang w:val="en-GB"/>
        </w:rPr>
        <w:t xml:space="preserve">. Examples of </w:t>
      </w:r>
      <w:r w:rsidRPr="00855626">
        <w:rPr>
          <w:b/>
          <w:i/>
          <w:iCs/>
        </w:rPr>
        <w:t xml:space="preserve">pressure </w:t>
      </w:r>
      <w:commentRangeStart w:id="42"/>
      <w:del w:id="43" w:author="Magirl, Christopher S" w:date="2024-08-22T20:28:00Z">
        <w:r w:rsidRPr="00855626" w:rsidDel="00916928">
          <w:rPr>
            <w:b/>
            <w:i/>
            <w:iCs/>
          </w:rPr>
          <w:delText>vs</w:delText>
        </w:r>
      </w:del>
      <w:commentRangeEnd w:id="42"/>
      <w:ins w:id="44" w:author="Magirl, Christopher S" w:date="2024-08-22T20:28:00Z">
        <w:r w:rsidR="00916928">
          <w:rPr>
            <w:b/>
            <w:i/>
            <w:iCs/>
          </w:rPr>
          <w:t>versus</w:t>
        </w:r>
      </w:ins>
      <w:r w:rsidR="00CE747E">
        <w:rPr>
          <w:rStyle w:val="CommentReference"/>
        </w:rPr>
        <w:commentReference w:id="42"/>
      </w:r>
      <w:r w:rsidRPr="00855626">
        <w:rPr>
          <w:b/>
          <w:i/>
          <w:iCs/>
        </w:rPr>
        <w:t xml:space="preserve">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r w:rsidR="00F56E4D">
        <w:rPr>
          <w:bCs/>
          <w:i/>
          <w:iCs/>
        </w:rPr>
        <w:t xml:space="preserve"> Iceland data from </w:t>
      </w:r>
      <w:r w:rsidR="00F56E4D">
        <w:rPr>
          <w:bCs/>
          <w:i/>
          <w:iCs/>
        </w:rPr>
        <w:fldChar w:fldCharType="begin"/>
      </w:r>
      <w:r w:rsidR="00787CA5">
        <w:rPr>
          <w:bCs/>
          <w:i/>
          <w:iCs/>
        </w:rPr>
        <w:instrText xml:space="preserve"> ADDIN ZOTERO_ITEM CSL_CITATION {"citationID":"a1fnog57kms","properties":{"formattedCitation":"(Hartley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2018)</w:t>
      </w:r>
      <w:r w:rsidR="00F56E4D">
        <w:rPr>
          <w:bCs/>
          <w:i/>
          <w:iCs/>
        </w:rPr>
        <w:fldChar w:fldCharType="end"/>
      </w:r>
      <w:r w:rsidR="00F56E4D">
        <w:rPr>
          <w:bCs/>
          <w:i/>
          <w:iCs/>
        </w:rPr>
        <w:t xml:space="preserve">, </w:t>
      </w:r>
      <w:proofErr w:type="spellStart"/>
      <w:r w:rsidR="00F56E4D" w:rsidRPr="00B90F91">
        <w:rPr>
          <w:color w:val="000000"/>
          <w:lang w:val="en-GB"/>
        </w:rPr>
        <w:t>Hawai</w:t>
      </w:r>
      <w:proofErr w:type="spellEnd"/>
      <w:r w:rsidR="00F56E4D" w:rsidRPr="002D6E9D">
        <w:rPr>
          <w:rFonts w:asciiTheme="majorHAnsi" w:hAnsiTheme="majorHAnsi" w:cstheme="majorHAnsi"/>
          <w:color w:val="474747"/>
          <w:shd w:val="clear" w:color="auto" w:fill="FFFFFF"/>
        </w:rPr>
        <w:t>ʻ</w:t>
      </w:r>
      <w:proofErr w:type="spellStart"/>
      <w:r w:rsidR="00F56E4D" w:rsidRPr="00B90F91">
        <w:rPr>
          <w:color w:val="000000"/>
          <w:lang w:val="en-GB"/>
        </w:rPr>
        <w:t>i</w:t>
      </w:r>
      <w:proofErr w:type="spellEnd"/>
      <w:r w:rsidR="00F56E4D">
        <w:rPr>
          <w:bCs/>
          <w:lang w:val="en-GB"/>
        </w:rPr>
        <w:t xml:space="preserve"> from </w:t>
      </w:r>
      <w:r w:rsidR="00F56E4D">
        <w:rPr>
          <w:bCs/>
          <w:lang w:val="en-GB"/>
        </w:rPr>
        <w:fldChar w:fldCharType="begin"/>
      </w:r>
      <w:r w:rsidR="00787CA5">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2021)","noteIndex":0},"citationItems":[{"id":"nUaFBjpZ/hWOj8ur1","uris":["http://zotero.org/users/9451925/items/MK6E7YHU"],"itemData":{"id":"5FT3du0X/dJnOutIy","type":"article-journal","container-title":"Bulletin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J."}],"issued":{"date-parts":[["2021",2,1]]}}},{"id":"nUaFBjpZ/phBzQ0LX","uris":["http://zotero.org/users/9451925/items/68HCIF2C"],"itemData":{"id":"5FT3du0X/zcM9xCYe","type":"article-journal","abstract":"The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et al.</w:t>
      </w:r>
      <w:r w:rsidR="00787CA5" w:rsidRPr="00787CA5">
        <w:t xml:space="preserve">, 2021; Moore </w:t>
      </w:r>
      <w:r w:rsidR="00787CA5" w:rsidRPr="00787CA5">
        <w:rPr>
          <w:i/>
          <w:iCs/>
        </w:rPr>
        <w:t>et al.</w:t>
      </w:r>
      <w:r w:rsidR="00787CA5" w:rsidRPr="00787CA5">
        <w:t xml:space="preserve">, 2021; Wieser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787CA5">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nUaFBjpZ/qYr3jVlF","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bCs/>
          <w:lang w:val="en-GB"/>
        </w:rPr>
        <w:instrText>∼</w:instrText>
      </w:r>
      <w:r w:rsidR="00787CA5">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 xml:space="preserve">(Taracsák </w:t>
      </w:r>
      <w:r w:rsidR="00787CA5" w:rsidRPr="00787CA5">
        <w:rPr>
          <w:i/>
          <w:iCs/>
        </w:rPr>
        <w:t>et al.</w:t>
      </w:r>
      <w:r w:rsidR="00787CA5" w:rsidRPr="00787CA5">
        <w:t xml:space="preserve">, 2019; DeVitre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787CA5">
        <w:rPr>
          <w:bCs/>
          <w:lang w:val="en-GB"/>
        </w:rPr>
        <w:instrText xml:space="preserve"> ADDIN ZOTERO_ITEM CSL_CITATION {"citationID":"a1r5c9taj8o","properties":{"formattedCitation":"(Wong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p>
    <w:p w14:paraId="696439CD" w14:textId="77777777" w:rsidR="00880D3F" w:rsidRPr="007B522C" w:rsidRDefault="00880D3F" w:rsidP="00622163">
      <w:pPr>
        <w:pStyle w:val="Text"/>
        <w:spacing w:line="480" w:lineRule="auto"/>
        <w:ind w:firstLine="0"/>
        <w:jc w:val="both"/>
        <w:rPr>
          <w:bCs/>
          <w:lang w:val="en-GB"/>
        </w:rPr>
      </w:pPr>
    </w:p>
    <w:p w14:paraId="5CC638E1" w14:textId="6B21D396" w:rsidR="00B90F91" w:rsidRPr="007B522C" w:rsidRDefault="00E440FF" w:rsidP="00B90F91">
      <w:pPr>
        <w:pStyle w:val="Text"/>
        <w:spacing w:line="480" w:lineRule="auto"/>
        <w:ind w:firstLine="0"/>
        <w:jc w:val="both"/>
        <w:rPr>
          <w:bCs/>
          <w:lang w:val="en-GB"/>
        </w:rPr>
      </w:pPr>
      <w:r>
        <w:rPr>
          <w:bCs/>
          <w:noProof/>
          <w:lang w:val="en-GB"/>
        </w:rPr>
        <w:lastRenderedPageBreak/>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4F7BA680" w:rsidR="00B90F91" w:rsidRPr="007B522C" w:rsidRDefault="00B90F91" w:rsidP="00B90F91">
      <w:pPr>
        <w:pStyle w:val="Text"/>
        <w:spacing w:line="480" w:lineRule="auto"/>
        <w:jc w:val="both"/>
        <w:rPr>
          <w:bCs/>
          <w:i/>
          <w:iCs/>
          <w:lang w:val="en-GB"/>
        </w:rPr>
      </w:pPr>
      <w:r w:rsidRPr="00C42105">
        <w:rPr>
          <w:b/>
          <w:i/>
          <w:lang w:val="en-GB"/>
        </w:rPr>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 xml:space="preserve">with symbols </w:t>
      </w:r>
      <w:proofErr w:type="spellStart"/>
      <w:r w:rsidR="00BB663B">
        <w:rPr>
          <w:bCs/>
          <w:i/>
          <w:iCs/>
          <w:lang w:val="en-GB"/>
        </w:rPr>
        <w:t>colored</w:t>
      </w:r>
      <w:proofErr w:type="spellEnd"/>
      <w:r w:rsidRPr="007B522C">
        <w:rPr>
          <w:bCs/>
          <w:i/>
          <w:iCs/>
          <w:lang w:val="en-GB"/>
        </w:rPr>
        <w:t xml:space="preserve"> 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w:t>
      </w:r>
      <w:ins w:id="45" w:author="Magirl, Christopher S" w:date="2024-08-22T16:50:00Z">
        <w:r w:rsidR="00035A73">
          <w:rPr>
            <w:bCs/>
            <w:i/>
            <w:iCs/>
            <w:lang w:val="en-GB"/>
          </w:rPr>
          <w:t xml:space="preserve"> </w:t>
        </w:r>
      </w:ins>
      <w:r w:rsidRPr="007B522C">
        <w:rPr>
          <w:bCs/>
          <w:i/>
          <w:iCs/>
          <w:lang w:val="en-GB"/>
        </w:rPr>
        <w:t>point before Q3+1.5* (Q3-Q1) and the first data</w:t>
      </w:r>
      <w:ins w:id="46" w:author="Magirl, Christopher S" w:date="2024-08-22T16:50:00Z">
        <w:r w:rsidR="00035A73">
          <w:rPr>
            <w:bCs/>
            <w:i/>
            <w:iCs/>
            <w:lang w:val="en-GB"/>
          </w:rPr>
          <w:t xml:space="preserve"> </w:t>
        </w:r>
      </w:ins>
      <w:r w:rsidRPr="007B522C">
        <w:rPr>
          <w:bCs/>
          <w:i/>
          <w:iCs/>
          <w:lang w:val="en-GB"/>
        </w:rPr>
        <w:t xml:space="preserve">point after Q1-1.5*(Q3-Q1). Violin plots show the </w:t>
      </w:r>
      <w:r w:rsidRPr="007B522C">
        <w:rPr>
          <w:bCs/>
          <w:i/>
          <w:iCs/>
          <w:lang w:val="en-GB"/>
        </w:rPr>
        <w:lastRenderedPageBreak/>
        <w:t xml:space="preserve">density distribution of all data and are </w:t>
      </w:r>
      <w:proofErr w:type="spellStart"/>
      <w:r w:rsidR="00F919A4">
        <w:rPr>
          <w:bCs/>
          <w:i/>
          <w:iCs/>
          <w:lang w:val="en-GB"/>
        </w:rPr>
        <w:t>colored</w:t>
      </w:r>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6747F408"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w:t>
      </w:r>
      <w:commentRangeStart w:id="47"/>
      <w:del w:id="48" w:author="Magirl, Christopher S" w:date="2024-08-22T20:04:00Z">
        <w:r w:rsidR="00B90F91" w:rsidRPr="007B522C" w:rsidDel="0089281B">
          <w:rPr>
            <w:bCs/>
            <w:lang w:val="en-GB"/>
          </w:rPr>
          <w:delText>Cascade</w:delText>
        </w:r>
      </w:del>
      <w:commentRangeEnd w:id="47"/>
      <w:r w:rsidR="0089281B">
        <w:rPr>
          <w:rStyle w:val="CommentReference"/>
        </w:rPr>
        <w:commentReference w:id="47"/>
      </w:r>
      <w:del w:id="49" w:author="Magirl, Christopher S" w:date="2024-08-22T20:04:00Z">
        <w:r w:rsidR="00B90F91" w:rsidRPr="007B522C" w:rsidDel="0089281B">
          <w:rPr>
            <w:bCs/>
            <w:lang w:val="en-GB"/>
          </w:rPr>
          <w:delText>s</w:delText>
        </w:r>
        <w:r w:rsidR="00610C08" w:rsidDel="0089281B">
          <w:rPr>
            <w:bCs/>
            <w:lang w:val="en-GB"/>
          </w:rPr>
          <w:delText xml:space="preserve"> </w:delText>
        </w:r>
      </w:del>
      <w:ins w:id="50" w:author="Magirl, Christopher S" w:date="2024-08-22T20:04:00Z">
        <w:r w:rsidR="0089281B" w:rsidRPr="007B522C">
          <w:rPr>
            <w:bCs/>
            <w:lang w:val="en-GB"/>
          </w:rPr>
          <w:t>Cascade</w:t>
        </w:r>
        <w:r w:rsidR="0089281B">
          <w:rPr>
            <w:bCs/>
            <w:lang w:val="en-GB"/>
          </w:rPr>
          <w:t xml:space="preserve"> Range</w:t>
        </w:r>
        <w:r w:rsidR="0089281B">
          <w:rPr>
            <w:bCs/>
            <w:lang w:val="en-GB"/>
          </w:rPr>
          <w:t xml:space="preserve"> </w:t>
        </w:r>
      </w:ins>
      <w:r w:rsidR="00610C08">
        <w:rPr>
          <w:bCs/>
          <w:lang w:val="en-GB"/>
        </w:rPr>
        <w:t>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w:t>
      </w:r>
      <w:ins w:id="51" w:author="Magirl, Christopher S" w:date="2024-08-22T20:07:00Z">
        <w:r w:rsidR="006A082F">
          <w:rPr>
            <w:bCs/>
            <w:lang w:val="en-GB"/>
          </w:rPr>
          <w:t>,</w:t>
        </w:r>
      </w:ins>
      <w:r w:rsidR="00B90F91" w:rsidRPr="007B522C">
        <w:rPr>
          <w:bCs/>
          <w:lang w:val="en-GB"/>
        </w:rPr>
        <w:t xml:space="preserve">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Galápagos</w:t>
      </w:r>
      <w:ins w:id="52" w:author="Magirl, Christopher S" w:date="2024-08-22T20:07:00Z">
        <w:r w:rsidR="00F414AD">
          <w:rPr>
            <w:bCs/>
            <w:lang w:val="en-GB"/>
          </w:rPr>
          <w:t xml:space="preserve"> Islands</w:t>
        </w:r>
      </w:ins>
      <w:r w:rsidR="00B90F91" w:rsidRPr="007B522C">
        <w:rPr>
          <w:bCs/>
          <w:lang w:val="en-GB"/>
        </w:rPr>
        <w:t xml:space="preserve">,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787CA5">
        <w:rPr>
          <w:bCs/>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w:t>
      </w:r>
      <w:ins w:id="53" w:author="Magirl, Christopher S" w:date="2024-08-22T20:08:00Z">
        <w:r w:rsidR="00A73B22">
          <w:rPr>
            <w:bCs/>
            <w:lang w:val="en-GB"/>
          </w:rPr>
          <w:t xml:space="preserve"> Islands</w:t>
        </w:r>
      </w:ins>
      <w:r w:rsidR="002C4D73" w:rsidRPr="007B522C">
        <w:rPr>
          <w:bCs/>
          <w:lang w:val="en-GB"/>
        </w:rPr>
        <w:t xml:space="preserve">, Réunion, Cabo Verde, </w:t>
      </w:r>
      <w:r w:rsidR="002C4D73" w:rsidRPr="007B522C">
        <w:rPr>
          <w:bCs/>
          <w:lang w:val="en-GB"/>
        </w:rPr>
        <w:lastRenderedPageBreak/>
        <w:t>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ins w:id="54" w:author="Magirl, Christopher S" w:date="2024-08-22T20:08:00Z">
        <w:r w:rsidR="00A73B22">
          <w:rPr>
            <w:bCs/>
            <w:lang w:val="en-GB"/>
          </w:rPr>
          <w:t>,</w:t>
        </w:r>
      </w:ins>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ins w:id="55" w:author="Magirl, Christopher S" w:date="2024-08-22T16:50:00Z">
        <w:r w:rsidR="00035A73">
          <w:rPr>
            <w:bCs/>
            <w:lang w:val="en-GB"/>
          </w:rPr>
          <w:t xml:space="preserve">Range </w:t>
        </w:r>
      </w:ins>
      <w:r w:rsidR="0029527E">
        <w:rPr>
          <w:bCs/>
          <w:lang w:val="en-GB"/>
        </w:rPr>
        <w:t xml:space="preserve">arc system </w:t>
      </w:r>
      <w:r w:rsidR="002C4D73" w:rsidRPr="007B522C">
        <w:rPr>
          <w:bCs/>
          <w:lang w:val="en-GB"/>
        </w:rPr>
        <w:fldChar w:fldCharType="begin"/>
      </w:r>
      <w:r w:rsidR="00787CA5">
        <w:rPr>
          <w:bCs/>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6E24FDA" w:rsidR="00B90F91" w:rsidRPr="007B522C" w:rsidRDefault="002C4D73" w:rsidP="00B90F91">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w:t>
      </w:r>
      <w:ins w:id="56" w:author="Magirl, Christopher S" w:date="2024-08-22T20:28:00Z">
        <w:r w:rsidR="00666BBD" w:rsidRPr="00666BBD">
          <w:rPr>
            <w:bCs/>
            <w:lang w:val="en-GB"/>
          </w:rPr>
          <w:t>ocean island basalt</w:t>
        </w:r>
        <w:r w:rsidR="00666BBD" w:rsidRPr="00666BBD">
          <w:rPr>
            <w:bCs/>
            <w:lang w:val="en-GB"/>
          </w:rPr>
          <w:t xml:space="preserve"> </w:t>
        </w:r>
        <w:r w:rsidR="00666BBD">
          <w:rPr>
            <w:bCs/>
            <w:lang w:val="en-GB"/>
          </w:rPr>
          <w:t>(</w:t>
        </w:r>
      </w:ins>
      <w:commentRangeStart w:id="57"/>
      <w:r>
        <w:rPr>
          <w:bCs/>
          <w:lang w:val="en-GB"/>
        </w:rPr>
        <w:t>OIB</w:t>
      </w:r>
      <w:commentRangeEnd w:id="57"/>
      <w:ins w:id="58" w:author="Magirl, Christopher S" w:date="2024-08-22T20:28:00Z">
        <w:r w:rsidR="00666BBD">
          <w:rPr>
            <w:bCs/>
            <w:lang w:val="en-GB"/>
          </w:rPr>
          <w:t>)</w:t>
        </w:r>
      </w:ins>
      <w:r w:rsidR="003873C5">
        <w:rPr>
          <w:rStyle w:val="CommentReference"/>
        </w:rPr>
        <w:commentReference w:id="57"/>
      </w:r>
      <w:r>
        <w:rPr>
          <w:bCs/>
          <w:lang w:val="en-GB"/>
        </w:rPr>
        <w:t xml:space="preserve">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As 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depths. For volcanoes that are not currently erupting but have had historic</w:t>
      </w:r>
      <w:ins w:id="59" w:author="Magirl, Christopher S" w:date="2024-08-22T16:48:00Z">
        <w:r w:rsidR="00F206B3">
          <w:rPr>
            <w:bCs/>
            <w:lang w:val="en-GB"/>
          </w:rPr>
          <w:t>al</w:t>
        </w:r>
      </w:ins>
      <w:r w:rsidRPr="002C4D73">
        <w:rPr>
          <w:bCs/>
          <w:lang w:val="en-GB"/>
        </w:rPr>
        <w:t xml:space="preserve">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w:t>
      </w:r>
      <w:r w:rsidR="00A113B1">
        <w:rPr>
          <w:bCs/>
          <w:lang w:val="en-GB"/>
        </w:rPr>
        <w:t>(e.g., alkaline vs</w:t>
      </w:r>
      <w:ins w:id="60" w:author="Magirl, Christopher S" w:date="2024-08-22T20:29:00Z">
        <w:r w:rsidR="00571DD1">
          <w:rPr>
            <w:bCs/>
            <w:lang w:val="en-GB"/>
          </w:rPr>
          <w:t>.</w:t>
        </w:r>
      </w:ins>
      <w:r w:rsidR="00A113B1">
        <w:rPr>
          <w:bCs/>
          <w:lang w:val="en-GB"/>
        </w:rPr>
        <w:t xml:space="preserve"> tholeiitic) </w:t>
      </w:r>
      <w:r w:rsidRPr="002C4D73">
        <w:rPr>
          <w:bCs/>
          <w:lang w:val="en-GB"/>
        </w:rPr>
        <w:lastRenderedPageBreak/>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w:t>
      </w:r>
      <w:del w:id="61" w:author="Magirl, Christopher S" w:date="2024-08-22T16:50:00Z">
        <w:r w:rsidRPr="002C4D73" w:rsidDel="00035A73">
          <w:rPr>
            <w:bCs/>
            <w:lang w:val="en-GB"/>
          </w:rPr>
          <w:delText xml:space="preserve">is </w:delText>
        </w:r>
      </w:del>
      <w:ins w:id="62" w:author="Magirl, Christopher S" w:date="2024-08-22T16:50:00Z">
        <w:r w:rsidR="00035A73">
          <w:rPr>
            <w:bCs/>
            <w:lang w:val="en-GB"/>
          </w:rPr>
          <w:t>are</w:t>
        </w:r>
        <w:r w:rsidR="00035A73" w:rsidRPr="002C4D73">
          <w:rPr>
            <w:bCs/>
            <w:lang w:val="en-GB"/>
          </w:rPr>
          <w:t xml:space="preserve"> </w:t>
        </w:r>
      </w:ins>
      <w:r w:rsidRPr="002C4D73">
        <w:rPr>
          <w:bCs/>
          <w:lang w:val="en-GB"/>
        </w:rPr>
        <w:t xml:space="preserve">available for a specific volcano, </w:t>
      </w:r>
      <w:r w:rsidR="00E05E10">
        <w:rPr>
          <w:bCs/>
          <w:lang w:val="en-GB"/>
        </w:rPr>
        <w:t xml:space="preserve">an </w:t>
      </w:r>
      <w:proofErr w:type="spellStart"/>
      <w:r w:rsidRPr="002C4D73">
        <w:rPr>
          <w:bCs/>
          <w:lang w:val="en-GB"/>
        </w:rPr>
        <w:t>analog</w:t>
      </w:r>
      <w:proofErr w:type="spellEnd"/>
      <w:r w:rsidRPr="002C4D73">
        <w:rPr>
          <w:bCs/>
          <w:lang w:val="en-GB"/>
        </w:rPr>
        <w:t xml:space="preserve">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w:t>
      </w:r>
      <w:proofErr w:type="spellStart"/>
      <w:r w:rsidRPr="002C4D73">
        <w:rPr>
          <w:bCs/>
          <w:lang w:val="en-GB"/>
        </w:rPr>
        <w:t>Kīlauea</w:t>
      </w:r>
      <w:proofErr w:type="spellEnd"/>
      <w:r w:rsidRPr="002C4D73">
        <w:rPr>
          <w:bCs/>
          <w:lang w:val="en-GB"/>
        </w:rPr>
        <w:t xml:space="preserve"> could be used</w:t>
      </w:r>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w:t>
      </w:r>
      <w:proofErr w:type="spellStart"/>
      <w:r w:rsidRPr="002C4D73">
        <w:rPr>
          <w:bCs/>
          <w:lang w:val="en-GB"/>
        </w:rPr>
        <w:t>thermobarometry</w:t>
      </w:r>
      <w:proofErr w:type="spellEnd"/>
      <w:r w:rsidRPr="002C4D73">
        <w:rPr>
          <w:bCs/>
          <w:lang w:val="en-GB"/>
        </w:rPr>
        <w:t xml:space="preserve">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21623500"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w:t>
      </w:r>
      <w:del w:id="63" w:author="Magirl, Christopher S" w:date="2024-08-22T20:29:00Z">
        <w:r w:rsidR="00F64280" w:rsidRPr="000C1665" w:rsidDel="00571DD1">
          <w:rPr>
            <w:b/>
            <w:i/>
            <w:iCs/>
          </w:rPr>
          <w:delText xml:space="preserve">vs </w:delText>
        </w:r>
      </w:del>
      <w:ins w:id="64" w:author="Magirl, Christopher S" w:date="2024-08-22T20:29:00Z">
        <w:r w:rsidR="00571DD1">
          <w:rPr>
            <w:b/>
            <w:i/>
            <w:iCs/>
          </w:rPr>
          <w:t>versus</w:t>
        </w:r>
        <w:r w:rsidR="00571DD1" w:rsidRPr="000C1665">
          <w:rPr>
            <w:b/>
            <w:i/>
            <w:iCs/>
          </w:rPr>
          <w:t xml:space="preserve"> </w:t>
        </w:r>
      </w:ins>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w:t>
      </w:r>
      <w:del w:id="65" w:author="Magirl, Christopher S" w:date="2024-08-22T20:29:00Z">
        <w:r w:rsidRPr="00A43893" w:rsidDel="00571DD1">
          <w:rPr>
            <w:bCs/>
            <w:i/>
            <w:iCs/>
          </w:rPr>
          <w:delText xml:space="preserve">vs </w:delText>
        </w:r>
      </w:del>
      <w:ins w:id="66" w:author="Magirl, Christopher S" w:date="2024-08-22T20:29:00Z">
        <w:r w:rsidR="00571DD1">
          <w:rPr>
            <w:bCs/>
            <w:i/>
            <w:iCs/>
          </w:rPr>
          <w:t>versus</w:t>
        </w:r>
        <w:r w:rsidR="00571DD1" w:rsidRPr="00A43893">
          <w:rPr>
            <w:bCs/>
            <w:i/>
            <w:iCs/>
          </w:rPr>
          <w:t xml:space="preserve"> </w:t>
        </w:r>
      </w:ins>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5AE39E39"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 xml:space="preserve">o increase the accuracy of rapid-response petrological monitoring during future eruptions, </w:t>
      </w:r>
      <w:commentRangeStart w:id="67"/>
      <w:del w:id="68" w:author="Magirl, Christopher S" w:date="2024-08-22T16:45:00Z">
        <w:r w:rsidR="00B90F91" w:rsidRPr="007B522C" w:rsidDel="00493898">
          <w:rPr>
            <w:bCs/>
            <w:lang w:val="en-GB"/>
          </w:rPr>
          <w:delText xml:space="preserve">it should be a priority </w:delText>
        </w:r>
      </w:del>
      <w:commentRangeEnd w:id="67"/>
      <w:r w:rsidR="006401B2">
        <w:rPr>
          <w:rStyle w:val="CommentReference"/>
        </w:rPr>
        <w:commentReference w:id="67"/>
      </w:r>
      <w:del w:id="72" w:author="Magirl, Christopher S" w:date="2024-08-22T16:45:00Z">
        <w:r w:rsidR="00B90F91" w:rsidRPr="007B522C" w:rsidDel="00493898">
          <w:rPr>
            <w:bCs/>
            <w:lang w:val="en-GB"/>
          </w:rPr>
          <w:delText>to</w:delText>
        </w:r>
        <w:r w:rsidR="0061717B" w:rsidDel="00493898">
          <w:rPr>
            <w:bCs/>
            <w:lang w:val="en-GB"/>
          </w:rPr>
          <w:delText xml:space="preserve"> </w:delText>
        </w:r>
      </w:del>
      <w:r w:rsidR="0061717B">
        <w:rPr>
          <w:bCs/>
          <w:lang w:val="en-GB"/>
        </w:rPr>
        <w:t>perform</w:t>
      </w:r>
      <w:ins w:id="73" w:author="Magirl, Christopher S" w:date="2024-08-22T16:45:00Z">
        <w:r w:rsidR="00493898">
          <w:rPr>
            <w:bCs/>
            <w:lang w:val="en-GB"/>
          </w:rPr>
          <w:t>ing</w:t>
        </w:r>
      </w:ins>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w:t>
      </w:r>
      <w:ins w:id="74" w:author="Magirl, Christopher S" w:date="2024-08-22T16:45:00Z">
        <w:r w:rsidR="00493898">
          <w:rPr>
            <w:bCs/>
            <w:lang w:val="en-GB"/>
          </w:rPr>
          <w:t>,</w:t>
        </w:r>
      </w:ins>
      <w:r w:rsidR="0061717B" w:rsidRPr="007B522C">
        <w:rPr>
          <w:bCs/>
          <w:lang w:val="en-GB"/>
        </w:rPr>
        <w:t xml:space="preserve">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w:t>
      </w:r>
      <w:ins w:id="75" w:author="Magirl, Christopher S" w:date="2024-08-22T16:45:00Z">
        <w:r w:rsidR="006401B2">
          <w:rPr>
            <w:bCs/>
            <w:lang w:val="en-GB"/>
          </w:rPr>
          <w:t xml:space="preserve">would greatly improve overall understanding, </w:t>
        </w:r>
      </w:ins>
      <w:r w:rsidR="0061717B" w:rsidRPr="007B522C">
        <w:rPr>
          <w:bCs/>
          <w:lang w:val="en-GB"/>
        </w:rPr>
        <w:t xml:space="preserve">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w:t>
      </w:r>
      <w:del w:id="76" w:author="Magirl, Christopher S" w:date="2024-08-22T16:53:00Z">
        <w:r w:rsidDel="004041E6">
          <w:rPr>
            <w:bCs/>
            <w:iCs/>
            <w:lang w:val="en-GB"/>
          </w:rPr>
          <w:delText xml:space="preserve">modelling </w:delText>
        </w:r>
      </w:del>
      <w:proofErr w:type="spellStart"/>
      <w:ins w:id="77" w:author="Magirl, Christopher S" w:date="2024-08-22T16:53:00Z">
        <w:r w:rsidR="004041E6">
          <w:rPr>
            <w:bCs/>
            <w:iCs/>
            <w:lang w:val="en-GB"/>
          </w:rPr>
          <w:t>modeling</w:t>
        </w:r>
        <w:proofErr w:type="spellEnd"/>
        <w:r w:rsidR="004041E6">
          <w:rPr>
            <w:bCs/>
            <w:iCs/>
            <w:lang w:val="en-GB"/>
          </w:rPr>
          <w:t xml:space="preserve"> </w:t>
        </w:r>
      </w:ins>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76BC9FBE" w:rsidR="00A172D6" w:rsidRPr="007B522C" w:rsidRDefault="00890C00" w:rsidP="00A172D6">
      <w:pPr>
        <w:pStyle w:val="Heading-Main"/>
        <w:spacing w:line="480" w:lineRule="auto"/>
        <w:jc w:val="both"/>
      </w:pPr>
      <w:r w:rsidRPr="002B30B6">
        <w:rPr>
          <w:bCs w:val="0"/>
        </w:rPr>
        <w:lastRenderedPageBreak/>
        <w:t>5</w:t>
      </w:r>
      <w:r w:rsidR="00A172D6" w:rsidRPr="002B30B6">
        <w:rPr>
          <w:bCs w:val="0"/>
        </w:rPr>
        <w:t>.</w:t>
      </w:r>
      <w:r w:rsidR="00A172D6" w:rsidRPr="002B30B6">
        <w:rPr>
          <w:b w:val="0"/>
        </w:rPr>
        <w:t xml:space="preserve"> </w:t>
      </w:r>
      <w:r w:rsidR="00A172D6" w:rsidRPr="002B30B6">
        <w:t>Relevance of near-real-time data for observatories</w:t>
      </w:r>
    </w:p>
    <w:p w14:paraId="68981A25" w14:textId="2F405DFB"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proofErr w:type="spellStart"/>
      <w:r w:rsidR="00722BA7" w:rsidRPr="007B522C">
        <w:rPr>
          <w:bCs/>
        </w:rPr>
        <w:t>Kīlauea</w:t>
      </w:r>
      <w:proofErr w:type="spellEnd"/>
      <w:ins w:id="78" w:author="Magirl, Christopher S" w:date="2024-08-22T20:13:00Z">
        <w:r w:rsidR="00B43EB6">
          <w:rPr>
            <w:bCs/>
          </w:rPr>
          <w:t>,</w:t>
        </w:r>
      </w:ins>
      <w:r w:rsidR="00722BA7">
        <w:rPr>
          <w:bCs/>
        </w:rPr>
        <w:t xml:space="preserve"> where the location of different reservoirs </w:t>
      </w:r>
      <w:proofErr w:type="gramStart"/>
      <w:r w:rsidR="00722BA7">
        <w:rPr>
          <w:bCs/>
        </w:rPr>
        <w:t>have</w:t>
      </w:r>
      <w:proofErr w:type="gramEnd"/>
      <w:r w:rsidR="00722BA7">
        <w:rPr>
          <w:bCs/>
        </w:rPr>
        <w:t xml:space="preserve"> been identified by prior petrological and geophysical studies, this method can be used to determine</w:t>
      </w:r>
      <w:ins w:id="79" w:author="Magirl, Christopher S" w:date="2024-08-22T20:13:00Z">
        <w:r w:rsidR="00B43EB6">
          <w:rPr>
            <w:bCs/>
          </w:rPr>
          <w:t xml:space="preserve"> </w:t>
        </w:r>
      </w:ins>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proofErr w:type="spellStart"/>
      <w:r w:rsidRPr="007B522C">
        <w:rPr>
          <w:bCs/>
        </w:rPr>
        <w:t>Kīlauea</w:t>
      </w:r>
      <w:proofErr w:type="spellEnd"/>
      <w:r w:rsidRPr="007B522C">
        <w:rPr>
          <w:bCs/>
        </w:rPr>
        <w:t>,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787CA5">
        <w:rPr>
          <w:bCs/>
        </w:rPr>
        <w:instrText xml:space="preserve"> ADDIN ZOTERO_ITEM CSL_CITATION {"citationID":"B8gEtLdv","properties":{"formattedCitation":"(Gansecki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Hawai‘i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proofErr w:type="gramStart"/>
      <w:r w:rsidR="00AC71F2">
        <w:rPr>
          <w:bCs/>
        </w:rPr>
        <w:t xml:space="preserve">local </w:t>
      </w:r>
      <w:r w:rsidR="00AC71F2" w:rsidRPr="00496E15">
        <w:rPr>
          <w:bCs/>
        </w:rPr>
        <w:t>residents</w:t>
      </w:r>
      <w:proofErr w:type="gramEnd"/>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w:t>
      </w:r>
      <w:commentRangeStart w:id="80"/>
      <w:r w:rsidR="00D85D02">
        <w:rPr>
          <w:bCs/>
        </w:rPr>
        <w:t>.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commentRangeEnd w:id="80"/>
      <w:r w:rsidR="00363F3B">
        <w:rPr>
          <w:rStyle w:val="CommentReference"/>
        </w:rPr>
        <w:commentReference w:id="80"/>
      </w:r>
    </w:p>
    <w:p w14:paraId="5565AE8D" w14:textId="2E6240CE" w:rsidR="00A172D6"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w:t>
      </w:r>
      <w:proofErr w:type="spellStart"/>
      <w:r w:rsidR="00A172D6" w:rsidRPr="007B522C">
        <w:rPr>
          <w:bCs/>
        </w:rPr>
        <w:t>Kīlauea</w:t>
      </w:r>
      <w:proofErr w:type="spellEnd"/>
      <w:r w:rsidR="00A172D6" w:rsidRPr="007B522C">
        <w:rPr>
          <w:bCs/>
        </w:rPr>
        <w:t xml:space="preserve"> in </w:t>
      </w:r>
      <w:r w:rsidR="000D270D">
        <w:rPr>
          <w:bCs/>
        </w:rPr>
        <w:t xml:space="preserve">December </w:t>
      </w:r>
      <w:r w:rsidR="00A172D6" w:rsidRPr="007B522C">
        <w:rPr>
          <w:bCs/>
        </w:rPr>
        <w:t xml:space="preserve">2020 was accompanied by many questions about how the magmatic plumbing system had changed </w:t>
      </w:r>
      <w:r w:rsidR="00A172D6" w:rsidRPr="007B522C">
        <w:rPr>
          <w:bCs/>
        </w:rPr>
        <w:lastRenderedPageBreak/>
        <w:t xml:space="preserve">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87CA5">
        <w:rPr>
          <w:bCs/>
        </w:rPr>
        <w:instrText xml:space="preserve"> ADDIN ZOTERO_ITEM CSL_CITATION {"citationID":"b8v2QBGs","properties":{"formattedCitation":"(Lynn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 xml:space="preserve">At the time, it was uncertain whether renewed activity could bring the return of lava lake, shallow-sourced eruptions or perhaps a new </w:t>
      </w:r>
      <w:del w:id="81" w:author="Magirl, Christopher S" w:date="2024-08-22T16:56:00Z">
        <w:r w:rsidR="00DB2783" w:rsidDel="00BA5D6D">
          <w:rPr>
            <w:bCs/>
          </w:rPr>
          <w:delText xml:space="preserve">ERZ </w:delText>
        </w:r>
      </w:del>
      <w:ins w:id="82" w:author="Magirl, Christopher S" w:date="2024-08-22T16:56:00Z">
        <w:r w:rsidR="00BA5D6D">
          <w:rPr>
            <w:bCs/>
          </w:rPr>
          <w:t xml:space="preserve">East Rift Zone </w:t>
        </w:r>
      </w:ins>
      <w:r w:rsidR="00DB2783">
        <w:rPr>
          <w:bCs/>
        </w:rPr>
        <w:t>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proofErr w:type="spellStart"/>
      <w:r w:rsidR="00104D7C">
        <w:rPr>
          <w:bCs/>
        </w:rPr>
        <w:t>Kīlauea</w:t>
      </w:r>
      <w:proofErr w:type="spellEnd"/>
      <w:r w:rsidR="00104D7C">
        <w:rPr>
          <w:bCs/>
        </w:rPr>
        <w:t xml:space="preserve">,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32A2CBC5" w14:textId="719E0CDE" w:rsidR="00B90F91" w:rsidRPr="00C42105" w:rsidRDefault="00722BA7" w:rsidP="0061717B">
      <w:pPr>
        <w:pStyle w:val="Text"/>
        <w:spacing w:line="480" w:lineRule="auto"/>
        <w:jc w:val="both"/>
      </w:pPr>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w:t>
      </w:r>
      <w:ins w:id="83" w:author="Magirl, Christopher S" w:date="2024-08-22T20:24:00Z">
        <w:r w:rsidR="009D6215">
          <w:rPr>
            <w:bCs/>
          </w:rPr>
          <w:t>,</w:t>
        </w:r>
      </w:ins>
      <w:r>
        <w:rPr>
          <w:bCs/>
        </w:rPr>
        <w:t xml:space="preserve">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p>
    <w:p w14:paraId="58502E1C" w14:textId="2F2EA599" w:rsidR="00722BA7" w:rsidRPr="00A172D6" w:rsidRDefault="00A172D6" w:rsidP="00722BA7">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 xml:space="preserve">out bottlenecks to implement the tool for future events. Second, it enables researchers to establish baselines that can be used for routine </w:t>
      </w:r>
      <w:r>
        <w:rPr>
          <w:bCs/>
        </w:rPr>
        <w:lastRenderedPageBreak/>
        <w:t xml:space="preserve">monitoring, which is fundamental to notice changes and trends in volcanoes like </w:t>
      </w:r>
      <w:proofErr w:type="spellStart"/>
      <w:r>
        <w:rPr>
          <w:bCs/>
        </w:rPr>
        <w:t>Kīlauea</w:t>
      </w:r>
      <w:proofErr w:type="spellEnd"/>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w:t>
      </w:r>
      <w:proofErr w:type="spellStart"/>
      <w:r>
        <w:rPr>
          <w:bCs/>
        </w:rPr>
        <w:t>Kīlauea</w:t>
      </w:r>
      <w:ins w:id="84" w:author="Magirl, Christopher S" w:date="2024-08-22T20:26:00Z">
        <w:r w:rsidR="00F403EE">
          <w:rPr>
            <w:bCs/>
          </w:rPr>
          <w:t>’s</w:t>
        </w:r>
      </w:ins>
      <w:proofErr w:type="spellEnd"/>
      <w:r>
        <w:rPr>
          <w:bCs/>
        </w:rPr>
        <w:t xml:space="preserve">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ins w:id="85" w:author="Magirl, Christopher S" w:date="2024-08-22T20:27:00Z">
        <w:r w:rsidR="00F403EE">
          <w:rPr>
            <w:rFonts w:ascii="Cambria Math" w:hAnsi="Cambria Math" w:cs="Cambria Math"/>
            <w:bCs/>
          </w:rPr>
          <w:t xml:space="preserve"> </w:t>
        </w:r>
      </w:ins>
      <w:r w:rsidRPr="00CB174B">
        <w:rPr>
          <w:bCs/>
        </w:rPr>
        <w:t>km</w:t>
      </w:r>
      <w:r>
        <w:rPr>
          <w:bCs/>
        </w:rPr>
        <w:t xml:space="preserve">, </w:t>
      </w:r>
      <w:del w:id="86" w:author="Magirl, Christopher S" w:date="2024-08-22T20:27:00Z">
        <w:r w:rsidDel="00666BBD">
          <w:rPr>
            <w:bCs/>
          </w:rPr>
          <w:delText xml:space="preserve">this </w:delText>
        </w:r>
      </w:del>
      <w:ins w:id="87" w:author="Magirl, Christopher S" w:date="2024-08-22T20:27:00Z">
        <w:r w:rsidR="00666BBD">
          <w:rPr>
            <w:bCs/>
          </w:rPr>
          <w:t>th</w:t>
        </w:r>
        <w:r w:rsidR="00666BBD">
          <w:rPr>
            <w:bCs/>
          </w:rPr>
          <w:t>ese</w:t>
        </w:r>
        <w:r w:rsidR="00666BBD">
          <w:rPr>
            <w:bCs/>
          </w:rPr>
          <w:t xml:space="preserve"> </w:t>
        </w:r>
      </w:ins>
      <w:r>
        <w:rPr>
          <w:bCs/>
        </w:rPr>
        <w:t xml:space="preserve">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 xml:space="preserve">We envision </w:t>
      </w:r>
      <w:proofErr w:type="gramStart"/>
      <w:r w:rsidR="00722BA7">
        <w:rPr>
          <w:bCs/>
        </w:rPr>
        <w:t>that other observatories</w:t>
      </w:r>
      <w:proofErr w:type="gramEnd"/>
      <w:r w:rsidR="00722BA7">
        <w:rPr>
          <w:bCs/>
        </w:rPr>
        <w:t xml:space="preserve"> worldwide (e.g., in Cabo Verde, </w:t>
      </w:r>
      <w:del w:id="88" w:author="Magirl, Christopher S" w:date="2024-08-22T20:08:00Z">
        <w:r w:rsidR="00722BA7" w:rsidDel="00F75A8F">
          <w:rPr>
            <w:bCs/>
          </w:rPr>
          <w:delText xml:space="preserve">Canary </w:delText>
        </w:r>
      </w:del>
      <w:r w:rsidR="00722BA7">
        <w:rPr>
          <w:bCs/>
        </w:rPr>
        <w:t>Gal</w:t>
      </w:r>
      <w:r w:rsidR="00722BA7" w:rsidRPr="00103648">
        <w:rPr>
          <w:bCs/>
        </w:rPr>
        <w:t>á</w:t>
      </w:r>
      <w:r w:rsidR="00722BA7">
        <w:rPr>
          <w:bCs/>
        </w:rPr>
        <w:t>pagos</w:t>
      </w:r>
      <w:ins w:id="89" w:author="Magirl, Christopher S" w:date="2024-08-22T20:08:00Z">
        <w:r w:rsidR="00F75A8F">
          <w:rPr>
            <w:bCs/>
          </w:rPr>
          <w:t xml:space="preserve"> Islands</w:t>
        </w:r>
      </w:ins>
      <w:r w:rsidR="00722BA7">
        <w:rPr>
          <w:bCs/>
        </w:rPr>
        <w:t>,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p>
    <w:p w14:paraId="7F8149B6" w14:textId="1705DE56" w:rsidR="00722BA7" w:rsidRDefault="00722BA7" w:rsidP="00A172D6">
      <w:pPr>
        <w:pStyle w:val="Text"/>
        <w:spacing w:line="480" w:lineRule="auto"/>
        <w:jc w:val="both"/>
        <w:rPr>
          <w:bCs/>
        </w:rPr>
      </w:pPr>
    </w:p>
    <w:p w14:paraId="2A701677" w14:textId="715168A3"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w:t>
      </w:r>
      <w:r w:rsidR="00B90F91" w:rsidRPr="007B522C">
        <w:rPr>
          <w:bCs/>
          <w:lang w:val="en-GB"/>
        </w:rPr>
        <w:lastRenderedPageBreak/>
        <w:t xml:space="preserve">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55959C82"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787CA5">
        <w:rPr>
          <w:bCs/>
          <w:lang w:val="en-GB"/>
        </w:rPr>
        <w:instrText xml:space="preserve"> ADDIN ZOTERO_ITEM CSL_CITATION {"citationID":"uciKCVhe","properties":{"formattedCitation":"(Re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261ECB88"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w:t>
      </w:r>
      <w:ins w:id="90" w:author="Magirl, Christopher S" w:date="2024-08-22T15:41:00Z">
        <w:r w:rsidR="00F06E4F">
          <w:rPr>
            <w:bCs/>
            <w:lang w:val="en-GB"/>
          </w:rPr>
          <w:t xml:space="preserve"> Islands</w:t>
        </w:r>
      </w:ins>
      <w:r w:rsidRPr="007B522C">
        <w:rPr>
          <w:bCs/>
          <w:lang w:val="en-GB"/>
        </w:rPr>
        <w:t>,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 xml:space="preserve">the </w:t>
      </w:r>
      <w:commentRangeStart w:id="91"/>
      <w:del w:id="92" w:author="Magirl, Christopher S" w:date="2024-08-22T15:42:00Z">
        <w:r w:rsidRPr="007B522C" w:rsidDel="00F06E4F">
          <w:rPr>
            <w:bCs/>
            <w:lang w:val="en-GB"/>
          </w:rPr>
          <w:delText>Cascades</w:delText>
        </w:r>
        <w:r w:rsidR="00E440FF" w:rsidDel="00F06E4F">
          <w:rPr>
            <w:bCs/>
            <w:lang w:val="en-GB"/>
          </w:rPr>
          <w:delText xml:space="preserve"> </w:delText>
        </w:r>
      </w:del>
      <w:ins w:id="93" w:author="Magirl, Christopher S" w:date="2024-08-22T15:42:00Z">
        <w:r w:rsidR="00F06E4F">
          <w:rPr>
            <w:bCs/>
            <w:lang w:val="en-GB"/>
          </w:rPr>
          <w:t>Cascade Range</w:t>
        </w:r>
        <w:commentRangeEnd w:id="91"/>
        <w:r w:rsidR="00F06E4F">
          <w:rPr>
            <w:rStyle w:val="CommentReference"/>
          </w:rPr>
          <w:commentReference w:id="91"/>
        </w:r>
        <w:r w:rsidR="00F06E4F">
          <w:rPr>
            <w:bCs/>
            <w:lang w:val="en-GB"/>
          </w:rPr>
          <w:t xml:space="preserve"> </w:t>
        </w:r>
      </w:ins>
      <w:r w:rsidR="00E440FF">
        <w:rPr>
          <w:bCs/>
          <w:lang w:val="en-GB"/>
        </w:rPr>
        <w:t>or Kamchatka</w:t>
      </w:r>
      <w:r w:rsidRPr="007B522C">
        <w:rPr>
          <w:bCs/>
          <w:lang w:val="en-GB"/>
        </w:rPr>
        <w:t xml:space="preserve">).  </w:t>
      </w:r>
    </w:p>
    <w:p w14:paraId="40F89480" w14:textId="6BF4C40A"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broadly applicable</w:t>
      </w:r>
      <w:del w:id="94" w:author="Magirl, Christopher S" w:date="2024-08-22T15:42:00Z">
        <w:r w:rsidRPr="007B522C" w:rsidDel="00F06E4F">
          <w:rPr>
            <w:bCs/>
            <w:lang w:val="en-GB"/>
          </w:rPr>
          <w:delText>,</w:delText>
        </w:r>
      </w:del>
      <w:r w:rsidRPr="007B522C">
        <w:rPr>
          <w:bCs/>
          <w:lang w:val="en-GB"/>
        </w:rPr>
        <w:t xml:space="preserv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87CA5">
        <w:rPr>
          <w:bCs/>
        </w:rPr>
        <w:instrText xml:space="preserve"> ADDIN ZOTERO_ITEM CSL_CITATION {"citationID":"BIqwgqKX","properties":{"formattedCitation":"(Re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87CA5">
        <w:rPr>
          <w:bCs/>
        </w:rPr>
        <w:instrText xml:space="preserve"> ADDIN ZOTERO_ITEM CSL_CITATION {"citationID":"fxI5Ie3k","properties":{"formattedCitation":"(Gansecki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w:t>
      </w:r>
      <w:proofErr w:type="spellStart"/>
      <w:r w:rsidR="00C3296A" w:rsidRPr="00C3296A">
        <w:t>Gansecki</w:t>
      </w:r>
      <w:proofErr w:type="spellEnd"/>
      <w:r w:rsidR="00C3296A" w:rsidRPr="00C3296A">
        <w:t xml:space="preserve">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87CA5">
        <w:rPr>
          <w:bCs/>
        </w:rPr>
        <w:instrText xml:space="preserve"> ADDIN ZOTERO_ITEM CSL_CITATION {"citationID":"a19n0lgmdge","properties":{"formattedCitation":"(Pankhurst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87CA5">
        <w:rPr>
          <w:bCs/>
        </w:rPr>
        <w:instrText xml:space="preserve"> ADDIN ZOTERO_ITEM CSL_CITATION {"citationID":"xpmEyB65","properties":{"formattedCitation":"(Liu {\\i{}et al.}, 2020)","plainCitation":"(Liu et al., 2020)","noteIndex":0},"citationItems":[{"id":"nUaFBjpZ/HR7hyHY3","uris":["http://zotero.org/users/9451925/items/RLHM356H"],"itemData":{"id":2268,"type":"article-journal","abstract":"Paroxysmal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787CA5" w:rsidRPr="00EE25F6">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787CA5">
        <w:rPr>
          <w:bCs/>
          <w:lang w:val="fr-CH"/>
        </w:rPr>
        <w:instrText xml:space="preserve"> ADDIN ZOTERO_ITEM CSL_CITATION {"citationID":"B7xhcWxk","properties":{"formattedCitation":"(Corsaro and Miraglia, 2022)","plainCitation":"(Corsaro and Miraglia, 2022)","noteIndex":0},"citationItems":[{"id":"nUaFBjpZ/PeGQTZro","uris":["http://zotero.org/users/9451925/items/LQSLERR3"],"itemData":{"id":2270,"type":"article-journal","abstract":"The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Miraglia, 2022)</w:t>
      </w:r>
      <w:r w:rsidRPr="007B522C">
        <w:fldChar w:fldCharType="end"/>
      </w:r>
      <w:r w:rsidRPr="007B522C">
        <w:rPr>
          <w:bCs/>
          <w:lang w:val="fr-CH"/>
        </w:rPr>
        <w:t xml:space="preserve">). </w:t>
      </w:r>
    </w:p>
    <w:p w14:paraId="73D6D7CB" w14:textId="320AB498" w:rsidR="00B90F91" w:rsidRPr="00C36632" w:rsidRDefault="00B90F91" w:rsidP="00E92B49">
      <w:pPr>
        <w:pStyle w:val="Heading-Main"/>
        <w:spacing w:line="480" w:lineRule="auto"/>
        <w:jc w:val="both"/>
        <w:rPr>
          <w:b w:val="0"/>
          <w:lang w:val="fr-CH"/>
        </w:rPr>
      </w:pPr>
      <w:r w:rsidRPr="00C36632">
        <w:rPr>
          <w:lang w:val="fr-CH"/>
        </w:rPr>
        <w:lastRenderedPageBreak/>
        <w:t xml:space="preserve">5. </w:t>
      </w:r>
      <w:proofErr w:type="spellStart"/>
      <w:r w:rsidR="00885248" w:rsidRPr="00C36632">
        <w:rPr>
          <w:lang w:val="fr-CH"/>
        </w:rPr>
        <w:t>Acknowledgments</w:t>
      </w:r>
      <w:proofErr w:type="spellEnd"/>
    </w:p>
    <w:p w14:paraId="14217113" w14:textId="77777777" w:rsidR="00B90F91" w:rsidRPr="00C36632" w:rsidRDefault="00B90F91" w:rsidP="00E92B49">
      <w:pPr>
        <w:pStyle w:val="Text"/>
        <w:spacing w:line="480" w:lineRule="auto"/>
        <w:jc w:val="both"/>
        <w:rPr>
          <w:lang w:val="fr-CH"/>
        </w:rPr>
      </w:pPr>
      <w:proofErr w:type="spellStart"/>
      <w:r w:rsidRPr="00C36632">
        <w:rPr>
          <w:lang w:val="fr-CH"/>
        </w:rPr>
        <w:t>Any</w:t>
      </w:r>
      <w:proofErr w:type="spellEnd"/>
      <w:r w:rsidRPr="00C36632">
        <w:rPr>
          <w:lang w:val="fr-CH"/>
        </w:rPr>
        <w:t xml:space="preserve"> use of </w:t>
      </w:r>
      <w:proofErr w:type="spellStart"/>
      <w:r w:rsidRPr="00C36632">
        <w:rPr>
          <w:lang w:val="fr-CH"/>
        </w:rPr>
        <w:t>trade</w:t>
      </w:r>
      <w:proofErr w:type="spellEnd"/>
      <w:r w:rsidRPr="00C36632">
        <w:rPr>
          <w:lang w:val="fr-CH"/>
        </w:rPr>
        <w:t xml:space="preserve">, </w:t>
      </w:r>
      <w:proofErr w:type="spellStart"/>
      <w:r w:rsidRPr="00C36632">
        <w:rPr>
          <w:lang w:val="fr-CH"/>
        </w:rPr>
        <w:t>product</w:t>
      </w:r>
      <w:proofErr w:type="spellEnd"/>
      <w:r w:rsidRPr="00C36632">
        <w:rPr>
          <w:lang w:val="fr-CH"/>
        </w:rPr>
        <w:t xml:space="preserve">, or </w:t>
      </w:r>
      <w:proofErr w:type="spellStart"/>
      <w:r w:rsidRPr="00C36632">
        <w:rPr>
          <w:lang w:val="fr-CH"/>
        </w:rPr>
        <w:t>firm</w:t>
      </w:r>
      <w:proofErr w:type="spellEnd"/>
      <w:r w:rsidRPr="00C36632">
        <w:rPr>
          <w:lang w:val="fr-CH"/>
        </w:rPr>
        <w:t xml:space="preserve"> </w:t>
      </w:r>
      <w:proofErr w:type="spellStart"/>
      <w:r w:rsidRPr="00C36632">
        <w:rPr>
          <w:lang w:val="fr-CH"/>
        </w:rPr>
        <w:t>names</w:t>
      </w:r>
      <w:proofErr w:type="spellEnd"/>
      <w:r w:rsidRPr="00C36632">
        <w:rPr>
          <w:lang w:val="fr-CH"/>
        </w:rPr>
        <w:t xml:space="preserve"> </w:t>
      </w:r>
      <w:proofErr w:type="spellStart"/>
      <w:r w:rsidRPr="00C36632">
        <w:rPr>
          <w:lang w:val="fr-CH"/>
        </w:rPr>
        <w:t>is</w:t>
      </w:r>
      <w:proofErr w:type="spellEnd"/>
      <w:r w:rsidRPr="00C36632">
        <w:rPr>
          <w:lang w:val="fr-CH"/>
        </w:rPr>
        <w:t xml:space="preserve"> for descriptive </w:t>
      </w:r>
      <w:proofErr w:type="spellStart"/>
      <w:r w:rsidRPr="00C36632">
        <w:rPr>
          <w:lang w:val="fr-CH"/>
        </w:rPr>
        <w:t>purposes</w:t>
      </w:r>
      <w:proofErr w:type="spellEnd"/>
      <w:r w:rsidRPr="00C36632">
        <w:rPr>
          <w:lang w:val="fr-CH"/>
        </w:rPr>
        <w:t xml:space="preserve"> </w:t>
      </w:r>
      <w:proofErr w:type="spellStart"/>
      <w:r w:rsidRPr="00C36632">
        <w:rPr>
          <w:lang w:val="fr-CH"/>
        </w:rPr>
        <w:t>only</w:t>
      </w:r>
      <w:proofErr w:type="spellEnd"/>
      <w:r w:rsidRPr="00C36632">
        <w:rPr>
          <w:lang w:val="fr-CH"/>
        </w:rPr>
        <w:t xml:space="preserve"> and </w:t>
      </w:r>
      <w:proofErr w:type="spellStart"/>
      <w:r w:rsidRPr="00C36632">
        <w:rPr>
          <w:lang w:val="fr-CH"/>
        </w:rPr>
        <w:t>does</w:t>
      </w:r>
      <w:proofErr w:type="spellEnd"/>
      <w:r w:rsidRPr="00C36632">
        <w:rPr>
          <w:lang w:val="fr-CH"/>
        </w:rPr>
        <w:t xml:space="preserve"> not </w:t>
      </w:r>
      <w:proofErr w:type="spellStart"/>
      <w:r w:rsidRPr="00C36632">
        <w:rPr>
          <w:lang w:val="fr-CH"/>
        </w:rPr>
        <w:t>imply</w:t>
      </w:r>
      <w:proofErr w:type="spellEnd"/>
      <w:r w:rsidRPr="00C36632">
        <w:rPr>
          <w:lang w:val="fr-CH"/>
        </w:rPr>
        <w:t xml:space="preserve"> </w:t>
      </w:r>
      <w:proofErr w:type="spellStart"/>
      <w:r w:rsidRPr="00C36632">
        <w:rPr>
          <w:lang w:val="fr-CH"/>
        </w:rPr>
        <w:t>endorsement</w:t>
      </w:r>
      <w:proofErr w:type="spellEnd"/>
      <w:r w:rsidRPr="00C36632">
        <w:rPr>
          <w:lang w:val="fr-CH"/>
        </w:rPr>
        <w:t xml:space="preserve"> by the U.S. </w:t>
      </w:r>
      <w:commentRangeStart w:id="95"/>
      <w:proofErr w:type="spellStart"/>
      <w:r w:rsidRPr="00C36632">
        <w:rPr>
          <w:lang w:val="fr-CH"/>
        </w:rPr>
        <w:t>Government</w:t>
      </w:r>
      <w:commentRangeEnd w:id="95"/>
      <w:proofErr w:type="spellEnd"/>
      <w:r w:rsidR="008C5342">
        <w:rPr>
          <w:rStyle w:val="CommentReference"/>
        </w:rPr>
        <w:commentReference w:id="95"/>
      </w:r>
      <w:r w:rsidRPr="00C36632">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0B211CD3"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proofErr w:type="gramStart"/>
      <w:r w:rsidR="006E4312">
        <w:rPr>
          <w:lang w:val="en-GB"/>
        </w:rPr>
        <w:t>cataloged</w:t>
      </w:r>
      <w:proofErr w:type="spellEnd"/>
      <w:proofErr w:type="gram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at HVO (</w:t>
      </w:r>
      <w:r w:rsidRPr="00E92B49">
        <w:rPr>
          <w:lang w:val="en-GB"/>
        </w:rPr>
        <w:t xml:space="preserve">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r w:rsidR="00A113B1">
        <w:rPr>
          <w:bCs/>
          <w:lang w:val="en-GB"/>
        </w:rPr>
        <w:t>, CLD, BR, AR</w:t>
      </w:r>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r w:rsidR="00A113B1">
        <w:rPr>
          <w:bCs/>
        </w:rPr>
        <w:t xml:space="preserve"> and CLD</w:t>
      </w:r>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lastRenderedPageBreak/>
        <w:t xml:space="preserve">6. </w:t>
      </w:r>
      <w:r w:rsidRPr="00E92B49">
        <w:t>Data availability</w:t>
      </w:r>
    </w:p>
    <w:p w14:paraId="51371383" w14:textId="36315EA8"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24"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0C363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commentRangeStart w:id="96"/>
      <w:r w:rsidR="00F5258E" w:rsidRPr="001F7D93">
        <w:rPr>
          <w:rFonts w:ascii="Times New Roman" w:hAnsi="Times New Roman" w:cs="Times New Roman"/>
          <w:b/>
          <w:color w:val="000000"/>
          <w:sz w:val="24"/>
        </w:rPr>
        <w:t>References</w:t>
      </w:r>
      <w:commentRangeEnd w:id="96"/>
      <w:r w:rsidR="00273F6E">
        <w:rPr>
          <w:rStyle w:val="CommentReference"/>
          <w:rFonts w:ascii="Times New Roman" w:eastAsia="Times New Roman" w:hAnsi="Times New Roman" w:cs="Times New Roman"/>
        </w:rPr>
        <w:commentReference w:id="96"/>
      </w:r>
    </w:p>
    <w:p w14:paraId="74289274" w14:textId="77777777" w:rsidR="00787CA5" w:rsidRPr="00787CA5" w:rsidRDefault="00496D84" w:rsidP="00787CA5">
      <w:pPr>
        <w:pStyle w:val="Bibliography"/>
        <w:rPr>
          <w:rFonts w:ascii="Times New Roman" w:hAnsi="Times New Roman" w:cs="Times New Roman"/>
        </w:rPr>
      </w:pPr>
      <w:r w:rsidRPr="001F7D93">
        <w:rPr>
          <w:color w:val="000000"/>
          <w:sz w:val="24"/>
        </w:rPr>
        <w:fldChar w:fldCharType="begin"/>
      </w:r>
      <w:r w:rsidR="00C3296A">
        <w:instrText xml:space="preserve"> ADDIN ZOTERO_BIBL {"uncited":[],"omitted":[],"custom":[]} CSL_BIBLIOGRAPHY </w:instrText>
      </w:r>
      <w:r w:rsidRPr="001F7D93">
        <w:rPr>
          <w:color w:val="000000"/>
          <w:sz w:val="24"/>
        </w:rPr>
        <w:fldChar w:fldCharType="separate"/>
      </w:r>
      <w:r w:rsidR="00787CA5" w:rsidRPr="00787CA5">
        <w:rPr>
          <w:rFonts w:ascii="Times New Roman" w:hAnsi="Times New Roman" w:cs="Times New Roman"/>
        </w:rPr>
        <w:t xml:space="preserve">Andersen, T. ( 1 ) &amp; Neumann, E.-R. ( 1, 2 ) (2001). Fluid inclusions in mantle xenoliths. </w:t>
      </w:r>
      <w:r w:rsidR="00787CA5" w:rsidRPr="00787CA5">
        <w:rPr>
          <w:rFonts w:ascii="Times New Roman" w:hAnsi="Times New Roman" w:cs="Times New Roman"/>
          <w:i/>
          <w:iCs/>
        </w:rPr>
        <w:t>Lithos</w:t>
      </w:r>
      <w:r w:rsidR="00787CA5" w:rsidRPr="00787CA5">
        <w:rPr>
          <w:rFonts w:ascii="Times New Roman" w:hAnsi="Times New Roman" w:cs="Times New Roman"/>
        </w:rPr>
        <w:t xml:space="preserve">. Elsevier B.V. </w:t>
      </w:r>
      <w:r w:rsidR="00787CA5" w:rsidRPr="00787CA5">
        <w:rPr>
          <w:rFonts w:ascii="Times New Roman" w:hAnsi="Times New Roman" w:cs="Times New Roman"/>
          <w:b/>
          <w:bCs/>
        </w:rPr>
        <w:t>55</w:t>
      </w:r>
      <w:r w:rsidR="00787CA5" w:rsidRPr="00787CA5">
        <w:rPr>
          <w:rFonts w:ascii="Times New Roman" w:hAnsi="Times New Roman" w:cs="Times New Roman"/>
        </w:rPr>
        <w:t>, 301–320.</w:t>
      </w:r>
    </w:p>
    <w:p w14:paraId="5387567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Andersen, T., Burke, E. A. J. &amp; Neumann, E.-R. (1995). Nitrogen-rich fluid in the upper mantle: fluid inclusions in spinel dunite from Lanzarote, Canary Islands.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120</w:t>
      </w:r>
      <w:r w:rsidRPr="00787CA5">
        <w:rPr>
          <w:rFonts w:ascii="Times New Roman" w:hAnsi="Times New Roman" w:cs="Times New Roman"/>
        </w:rPr>
        <w:t>, 20–28.</w:t>
      </w:r>
    </w:p>
    <w:p w14:paraId="0A0CE37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eaaz1822.</w:t>
      </w:r>
    </w:p>
    <w:p w14:paraId="2B7FADC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&amp; Poland, M. P. (2016). Bayesian estimation of magma supply, storage, and eruption rates using a multiphysical volcano model: Kīlauea Volcano, 2000–2012.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447</w:t>
      </w:r>
      <w:r w:rsidRPr="00787CA5">
        <w:rPr>
          <w:rFonts w:ascii="Times New Roman" w:hAnsi="Times New Roman" w:cs="Times New Roman"/>
        </w:rPr>
        <w:t>, 161–171.</w:t>
      </w:r>
    </w:p>
    <w:p w14:paraId="5C3A08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Andrews, B. J. </w:t>
      </w:r>
      <w:r w:rsidRPr="00787CA5">
        <w:rPr>
          <w:rFonts w:ascii="Times New Roman" w:hAnsi="Times New Roman" w:cs="Times New Roman"/>
          <w:i/>
          <w:iCs/>
        </w:rPr>
        <w:t>et al.</w:t>
      </w:r>
      <w:r w:rsidRPr="00787CA5">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3951D3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Applegarth, L. Jane., Tuffen, H., James, M. R., Pinkerton, H. &amp; Cashman, K. V. (2013). Direct observations of degassing-induced crystallization in basalts.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41</w:t>
      </w:r>
      <w:r w:rsidRPr="00787CA5">
        <w:rPr>
          <w:rFonts w:ascii="Times New Roman" w:hAnsi="Times New Roman" w:cs="Times New Roman"/>
        </w:rPr>
        <w:t>, 243–246.</w:t>
      </w:r>
    </w:p>
    <w:p w14:paraId="1318692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Aster, E. M., Wallace, P. J., Moore, L. R., Watkins, J., Gazel, E. &amp; Bodnar, R. J. (2016). Reconstructing CO2 concentrations in basaltic melt inclusions using Raman analysis of vapor bubbles.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323</w:t>
      </w:r>
      <w:r w:rsidRPr="00787CA5">
        <w:rPr>
          <w:rFonts w:ascii="Times New Roman" w:hAnsi="Times New Roman" w:cs="Times New Roman"/>
        </w:rPr>
        <w:t>, 148–162.</w:t>
      </w:r>
    </w:p>
    <w:p w14:paraId="2A8732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Baker, S. &amp; Amelung, F. (2012). Top-down inflation and deflation at the summit of Kīlauea Volcano, Hawai‘i observed with InSAR.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117</w:t>
      </w:r>
      <w:r w:rsidRPr="00787CA5">
        <w:rPr>
          <w:rFonts w:ascii="Times New Roman" w:hAnsi="Times New Roman" w:cs="Times New Roman"/>
        </w:rPr>
        <w:t>.</w:t>
      </w:r>
    </w:p>
    <w:p w14:paraId="1FAEBB3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(2021). The perfection of Raman spectroscopic gas densimeters.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52</w:t>
      </w:r>
      <w:r w:rsidRPr="00787CA5">
        <w:rPr>
          <w:rFonts w:ascii="Times New Roman" w:hAnsi="Times New Roman" w:cs="Times New Roman"/>
        </w:rPr>
        <w:t>, 1923–1948.</w:t>
      </w:r>
    </w:p>
    <w:p w14:paraId="0D51B7B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Bakker, R. J. &amp; Jansen, J. B. H. (1991). Experimental post-entrapment water loss from synthetic CO2-H2O inclusions in natural quartz. </w:t>
      </w:r>
      <w:r w:rsidRPr="00787CA5">
        <w:rPr>
          <w:rFonts w:ascii="Times New Roman" w:hAnsi="Times New Roman" w:cs="Times New Roman"/>
          <w:i/>
          <w:iCs/>
        </w:rPr>
        <w:t>Geochimica et Cosmochimica Acta</w:t>
      </w:r>
      <w:r w:rsidRPr="00787CA5">
        <w:rPr>
          <w:rFonts w:ascii="Times New Roman" w:hAnsi="Times New Roman" w:cs="Times New Roman"/>
        </w:rPr>
        <w:t xml:space="preserve">. Elsevier </w:t>
      </w:r>
      <w:r w:rsidRPr="00787CA5">
        <w:rPr>
          <w:rFonts w:ascii="Times New Roman" w:hAnsi="Times New Roman" w:cs="Times New Roman"/>
          <w:b/>
          <w:bCs/>
        </w:rPr>
        <w:t>55</w:t>
      </w:r>
      <w:r w:rsidRPr="00787CA5">
        <w:rPr>
          <w:rFonts w:ascii="Times New Roman" w:hAnsi="Times New Roman" w:cs="Times New Roman"/>
        </w:rPr>
        <w:t>, 2215–2230.</w:t>
      </w:r>
    </w:p>
    <w:p w14:paraId="130226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Hartley, M. E., Halldórsson, S. A., Gudfinnsson, G. H. &amp; Jakobsson, S. (2018). Melt inclusion constraints on volatile systematics and degassing history of the 2014–2015 Holuhraun eruption, Iceland.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173</w:t>
      </w:r>
      <w:r w:rsidRPr="00787CA5">
        <w:rPr>
          <w:rFonts w:ascii="Times New Roman" w:hAnsi="Times New Roman" w:cs="Times New Roman"/>
        </w:rPr>
        <w:t>, 9.</w:t>
      </w:r>
    </w:p>
    <w:p w14:paraId="5490899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49</w:t>
      </w:r>
      <w:r w:rsidRPr="00787CA5">
        <w:rPr>
          <w:rFonts w:ascii="Times New Roman" w:hAnsi="Times New Roman" w:cs="Times New Roman"/>
        </w:rPr>
        <w:t>, 421–439.</w:t>
      </w:r>
    </w:p>
    <w:p w14:paraId="47FC1C6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Belkin, H. E., de Vivo, B., Roedder, E. &amp; Cortini, M. (1985). Fluid inclusion geobarometry from ejected Mt. Somma-Vesuvius nodules. </w:t>
      </w:r>
      <w:r w:rsidRPr="00787CA5">
        <w:rPr>
          <w:rFonts w:ascii="Times New Roman" w:hAnsi="Times New Roman" w:cs="Times New Roman"/>
          <w:i/>
          <w:iCs/>
        </w:rPr>
        <w:t>American Mineralogist</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288–303.</w:t>
      </w:r>
    </w:p>
    <w:p w14:paraId="2DDBA45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331–332</w:t>
      </w:r>
      <w:r w:rsidRPr="00787CA5">
        <w:rPr>
          <w:rFonts w:ascii="Times New Roman" w:hAnsi="Times New Roman" w:cs="Times New Roman"/>
        </w:rPr>
        <w:t>, 8–20.</w:t>
      </w:r>
    </w:p>
    <w:p w14:paraId="5E3C8B8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Bodnar, R. J. (2003). REEQUILIBRATION OF FLUID INCLUSIONS. In: Samson, I., Anderson, A. &amp; Marshall, D. (eds) </w:t>
      </w:r>
      <w:r w:rsidRPr="00787CA5">
        <w:rPr>
          <w:rFonts w:ascii="Times New Roman" w:hAnsi="Times New Roman" w:cs="Times New Roman"/>
          <w:i/>
          <w:iCs/>
        </w:rPr>
        <w:t>Fluid Inclusions: Analysis and Interpretation</w:t>
      </w:r>
      <w:r w:rsidRPr="00787CA5">
        <w:rPr>
          <w:rFonts w:ascii="Times New Roman" w:hAnsi="Times New Roman" w:cs="Times New Roman"/>
        </w:rPr>
        <w:t>. Mineralogical Association of Canada, 0.</w:t>
      </w:r>
    </w:p>
    <w:p w14:paraId="53C17F6D"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Boudoire, G. </w:t>
      </w:r>
      <w:r w:rsidRPr="00787CA5">
        <w:rPr>
          <w:rFonts w:ascii="Times New Roman" w:hAnsi="Times New Roman" w:cs="Times New Roman"/>
          <w:i/>
          <w:iCs/>
        </w:rPr>
        <w:t>et al.</w:t>
      </w:r>
      <w:r w:rsidRPr="00787CA5">
        <w:rPr>
          <w:rFonts w:ascii="Times New Roman" w:hAnsi="Times New Roman" w:cs="Times New Roman"/>
        </w:rPr>
        <w:t xml:space="preserve"> (2023). Magma storage and degassing beneath the youngest volcanoes of the Massif Central (France): Lessons for the monitoring of a dormant volcanic province. </w:t>
      </w:r>
      <w:r w:rsidRPr="00EE25F6">
        <w:rPr>
          <w:rFonts w:ascii="Times New Roman" w:hAnsi="Times New Roman" w:cs="Times New Roman"/>
          <w:i/>
          <w:iCs/>
          <w:lang w:val="es-CR"/>
        </w:rPr>
        <w:t>Chemical Geology</w:t>
      </w:r>
      <w:r w:rsidRPr="00EE25F6">
        <w:rPr>
          <w:rFonts w:ascii="Times New Roman" w:hAnsi="Times New Roman" w:cs="Times New Roman"/>
          <w:lang w:val="es-CR"/>
        </w:rPr>
        <w:t xml:space="preserve"> </w:t>
      </w:r>
      <w:r w:rsidRPr="00EE25F6">
        <w:rPr>
          <w:rFonts w:ascii="Times New Roman" w:hAnsi="Times New Roman" w:cs="Times New Roman"/>
          <w:b/>
          <w:bCs/>
          <w:lang w:val="es-CR"/>
        </w:rPr>
        <w:t>634</w:t>
      </w:r>
      <w:r w:rsidRPr="00EE25F6">
        <w:rPr>
          <w:rFonts w:ascii="Times New Roman" w:hAnsi="Times New Roman" w:cs="Times New Roman"/>
          <w:lang w:val="es-CR"/>
        </w:rPr>
        <w:t>, 121603.</w:t>
      </w:r>
    </w:p>
    <w:p w14:paraId="41425A14"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Clocchiatti, R., Del Moro, A., Gioncada, A., Joron, J. L., Mosbah, M., Pinarelli, L. &amp; Sbrana, A. (1994). </w:t>
      </w:r>
      <w:r w:rsidRPr="00787CA5">
        <w:rPr>
          <w:rFonts w:ascii="Times New Roman" w:hAnsi="Times New Roman" w:cs="Times New Roman"/>
        </w:rPr>
        <w:t xml:space="preserve">Assessment of a shallow magmatic system: the 1888–90 eruption, Vulcano Island, Italy.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56</w:t>
      </w:r>
      <w:r w:rsidRPr="00787CA5">
        <w:rPr>
          <w:rFonts w:ascii="Times New Roman" w:hAnsi="Times New Roman" w:cs="Times New Roman"/>
        </w:rPr>
        <w:t>, 466–486.</w:t>
      </w:r>
    </w:p>
    <w:p w14:paraId="2986972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Cooper, K. M. </w:t>
      </w:r>
      <w:r w:rsidRPr="00787CA5">
        <w:rPr>
          <w:rFonts w:ascii="Times New Roman" w:hAnsi="Times New Roman" w:cs="Times New Roman"/>
          <w:i/>
          <w:iCs/>
        </w:rPr>
        <w:t>et al.</w:t>
      </w:r>
      <w:r w:rsidRPr="00787CA5">
        <w:rPr>
          <w:rFonts w:ascii="Times New Roman" w:hAnsi="Times New Roman" w:cs="Times New Roman"/>
        </w:rPr>
        <w:t xml:space="preserve"> (2023). Coordinating science during an eruption: lessons from the 2020–2021 Kīlauea volcanic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29.</w:t>
      </w:r>
    </w:p>
    <w:p w14:paraId="2B6227A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Corsaro, R. A. &amp; Miraglia, L. (2022). Near Real-Time Petrologic Monitoring on Volcanic Glass to Infer Magmatic Processes During the February–April 2021 Paroxysms of the South-East Crater, Etna. </w:t>
      </w:r>
      <w:r w:rsidRPr="00787CA5">
        <w:rPr>
          <w:rFonts w:ascii="Times New Roman" w:hAnsi="Times New Roman" w:cs="Times New Roman"/>
          <w:i/>
          <w:iCs/>
        </w:rPr>
        <w:t>Frontiers in Earth Science</w:t>
      </w:r>
      <w:r w:rsidRPr="00787CA5">
        <w:rPr>
          <w:rFonts w:ascii="Times New Roman" w:hAnsi="Times New Roman" w:cs="Times New Roman"/>
        </w:rPr>
        <w:t xml:space="preserve">. Frontiers </w:t>
      </w:r>
      <w:r w:rsidRPr="00787CA5">
        <w:rPr>
          <w:rFonts w:ascii="Times New Roman" w:hAnsi="Times New Roman" w:cs="Times New Roman"/>
          <w:b/>
          <w:bCs/>
        </w:rPr>
        <w:t>10</w:t>
      </w:r>
      <w:r w:rsidRPr="00787CA5">
        <w:rPr>
          <w:rFonts w:ascii="Times New Roman" w:hAnsi="Times New Roman" w:cs="Times New Roman"/>
        </w:rPr>
        <w:t>.</w:t>
      </w:r>
    </w:p>
    <w:p w14:paraId="6F984C7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Dayton, K. </w:t>
      </w:r>
      <w:r w:rsidRPr="00787CA5">
        <w:rPr>
          <w:rFonts w:ascii="Times New Roman" w:hAnsi="Times New Roman" w:cs="Times New Roman"/>
          <w:i/>
          <w:iCs/>
        </w:rPr>
        <w:t>et al.</w:t>
      </w:r>
      <w:r w:rsidRPr="00787CA5">
        <w:rPr>
          <w:rFonts w:ascii="Times New Roman" w:hAnsi="Times New Roman" w:cs="Times New Roman"/>
        </w:rPr>
        <w:t xml:space="preserve"> (2023). Deep magma storage during the 2021 La Palma eruption.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9</w:t>
      </w:r>
      <w:r w:rsidRPr="00787CA5">
        <w:rPr>
          <w:rFonts w:ascii="Times New Roman" w:hAnsi="Times New Roman" w:cs="Times New Roman"/>
        </w:rPr>
        <w:t>, eade7641.</w:t>
      </w:r>
    </w:p>
    <w:p w14:paraId="40BA7BC6"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Dayton, K., Gazel, E., Wieser, P. E., Troll, V. R., Carracedo, J. C., Aulinas, M. &amp; Perez-Torrado, F. J. (2024). </w:t>
      </w:r>
      <w:r w:rsidRPr="00787CA5">
        <w:rPr>
          <w:rFonts w:ascii="Times New Roman" w:hAnsi="Times New Roman" w:cs="Times New Roman"/>
        </w:rPr>
        <w:t xml:space="preserve">Magmatic Storage and Volatile Fluxes of the 2021 La Palma Eruption.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25</w:t>
      </w:r>
      <w:r w:rsidRPr="00787CA5">
        <w:rPr>
          <w:rFonts w:ascii="Times New Roman" w:hAnsi="Times New Roman" w:cs="Times New Roman"/>
        </w:rPr>
        <w:t>, e2024GC011491.</w:t>
      </w:r>
    </w:p>
    <w:p w14:paraId="4D2B2F39" w14:textId="77777777" w:rsidR="00787CA5" w:rsidRPr="00787CA5" w:rsidRDefault="00787CA5" w:rsidP="00787CA5">
      <w:pPr>
        <w:pStyle w:val="Bibliography"/>
        <w:rPr>
          <w:rFonts w:ascii="Times New Roman" w:hAnsi="Times New Roman" w:cs="Times New Roman"/>
        </w:rPr>
      </w:pPr>
      <w:r w:rsidRPr="000C3635">
        <w:rPr>
          <w:rFonts w:ascii="Times New Roman" w:hAnsi="Times New Roman"/>
        </w:rPr>
        <w:t xml:space="preserve">DeVitre, C. L. </w:t>
      </w:r>
      <w:r w:rsidRPr="000C3635">
        <w:rPr>
          <w:rFonts w:ascii="Times New Roman" w:hAnsi="Times New Roman"/>
          <w:i/>
        </w:rPr>
        <w:t>et al.</w:t>
      </w:r>
      <w:r w:rsidRPr="000C3635">
        <w:rPr>
          <w:rFonts w:ascii="Times New Roman" w:hAnsi="Times New Roman"/>
        </w:rPr>
        <w:t xml:space="preserve"> </w:t>
      </w:r>
      <w:r w:rsidRPr="00787CA5">
        <w:rPr>
          <w:rFonts w:ascii="Times New Roman" w:hAnsi="Times New Roman" w:cs="Times New Roman"/>
        </w:rPr>
        <w:t xml:space="preserve">(2023). Oceanic intraplate explosive eruptions fed directly from the mantle. </w:t>
      </w:r>
      <w:r w:rsidRPr="00787CA5">
        <w:rPr>
          <w:rFonts w:ascii="Times New Roman" w:hAnsi="Times New Roman" w:cs="Times New Roman"/>
          <w:i/>
          <w:iCs/>
        </w:rPr>
        <w:t>Proceedings of the National Academy of Sciences</w:t>
      </w:r>
      <w:r w:rsidRPr="00787CA5">
        <w:rPr>
          <w:rFonts w:ascii="Times New Roman" w:hAnsi="Times New Roman" w:cs="Times New Roman"/>
        </w:rPr>
        <w:t xml:space="preserve">. Proceedings of the National Academy of Sciences </w:t>
      </w:r>
      <w:r w:rsidRPr="00787CA5">
        <w:rPr>
          <w:rFonts w:ascii="Times New Roman" w:hAnsi="Times New Roman" w:cs="Times New Roman"/>
          <w:b/>
          <w:bCs/>
        </w:rPr>
        <w:t>120</w:t>
      </w:r>
      <w:r w:rsidRPr="00787CA5">
        <w:rPr>
          <w:rFonts w:ascii="Times New Roman" w:hAnsi="Times New Roman" w:cs="Times New Roman"/>
        </w:rPr>
        <w:t>, e2302093120.</w:t>
      </w:r>
    </w:p>
    <w:p w14:paraId="0CBF84D0"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 xml:space="preserve">DeVitre, C. L., Allison, C. M. &amp; Gazel, E. (2021). </w:t>
      </w:r>
      <w:r w:rsidRPr="00787CA5">
        <w:rPr>
          <w:rFonts w:ascii="Times New Roman" w:hAnsi="Times New Roman" w:cs="Times New Roman"/>
        </w:rPr>
        <w:t xml:space="preserve">A high-precision CO2 densimeter for Raman spectroscopy using a Fluid Density Calibration Apparatus.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584</w:t>
      </w:r>
      <w:r w:rsidRPr="00787CA5">
        <w:rPr>
          <w:rFonts w:ascii="Times New Roman" w:hAnsi="Times New Roman" w:cs="Times New Roman"/>
        </w:rPr>
        <w:t>, 120522.</w:t>
      </w:r>
    </w:p>
    <w:p w14:paraId="2A56D0A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DeVitre, C. L. &amp; Wieser, P. E. (2024). Reliability of Raman analyses of CO2-rich fluid inclusions as a geobarometer at Kīlauea. </w:t>
      </w:r>
      <w:r w:rsidRPr="00787CA5">
        <w:rPr>
          <w:rFonts w:ascii="Times New Roman" w:hAnsi="Times New Roman" w:cs="Times New Roman"/>
          <w:i/>
          <w:iCs/>
        </w:rPr>
        <w:t>Geochemical Perspectives Letters</w:t>
      </w:r>
      <w:r w:rsidRPr="00787CA5">
        <w:rPr>
          <w:rFonts w:ascii="Times New Roman" w:hAnsi="Times New Roman" w:cs="Times New Roman"/>
        </w:rPr>
        <w:t xml:space="preserve"> </w:t>
      </w:r>
      <w:r w:rsidRPr="00787CA5">
        <w:rPr>
          <w:rFonts w:ascii="Times New Roman" w:hAnsi="Times New Roman" w:cs="Times New Roman"/>
          <w:b/>
          <w:bCs/>
        </w:rPr>
        <w:t>29</w:t>
      </w:r>
      <w:r w:rsidRPr="00787CA5">
        <w:rPr>
          <w:rFonts w:ascii="Times New Roman" w:hAnsi="Times New Roman" w:cs="Times New Roman"/>
        </w:rPr>
        <w:t>, 1–8.</w:t>
      </w:r>
    </w:p>
    <w:p w14:paraId="5F8EFC7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Dietterich, H. R. &amp; Neal, C. A. (2022). A look ahead to the next decade at US volcano observatories.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84</w:t>
      </w:r>
      <w:r w:rsidRPr="00787CA5">
        <w:rPr>
          <w:rFonts w:ascii="Times New Roman" w:hAnsi="Times New Roman" w:cs="Times New Roman"/>
        </w:rPr>
        <w:t>, 63.</w:t>
      </w:r>
    </w:p>
    <w:p w14:paraId="0B77653A"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70</w:t>
      </w:r>
      <w:r w:rsidRPr="00EE25F6">
        <w:rPr>
          <w:rFonts w:ascii="Times New Roman" w:hAnsi="Times New Roman" w:cs="Times New Roman"/>
          <w:lang w:val="es-CR"/>
        </w:rPr>
        <w:t>, 2311–2324.</w:t>
      </w:r>
    </w:p>
    <w:p w14:paraId="7E73244E"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Esposito, R., Badescu, K., Boyce, J. W. &amp; Frezzotti, M.-L. (2023). </w:t>
      </w:r>
      <w:r w:rsidRPr="00787CA5">
        <w:rPr>
          <w:rFonts w:ascii="Times New Roman" w:hAnsi="Times New Roman" w:cs="Times New Roman"/>
        </w:rPr>
        <w:t xml:space="preserve">Chemical characterization of a magma recharging and mixing before an eruption: Insights from chronologically constrained melt inclusions. </w:t>
      </w:r>
      <w:r w:rsidRPr="00787CA5">
        <w:rPr>
          <w:rFonts w:ascii="Times New Roman" w:hAnsi="Times New Roman" w:cs="Times New Roman"/>
          <w:i/>
          <w:iCs/>
        </w:rPr>
        <w:t>Lithos</w:t>
      </w:r>
      <w:r w:rsidRPr="00787CA5">
        <w:rPr>
          <w:rFonts w:ascii="Times New Roman" w:hAnsi="Times New Roman" w:cs="Times New Roman"/>
        </w:rPr>
        <w:t xml:space="preserve"> </w:t>
      </w:r>
      <w:r w:rsidRPr="00787CA5">
        <w:rPr>
          <w:rFonts w:ascii="Times New Roman" w:hAnsi="Times New Roman" w:cs="Times New Roman"/>
          <w:b/>
          <w:bCs/>
        </w:rPr>
        <w:t>456–457</w:t>
      </w:r>
      <w:r w:rsidRPr="00787CA5">
        <w:rPr>
          <w:rFonts w:ascii="Times New Roman" w:hAnsi="Times New Roman" w:cs="Times New Roman"/>
        </w:rPr>
        <w:t>, 107301.</w:t>
      </w:r>
    </w:p>
    <w:p w14:paraId="2244B40E"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Fall, A., Tattitch, B. &amp; Bodnar, R. J. (2011). Combined microthermometric and Raman spectroscopic technique to determine the salinity of H2O–CO2–NaCl fluid inclusions based on clathrate melting.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75</w:t>
      </w:r>
      <w:r w:rsidRPr="00EE25F6">
        <w:rPr>
          <w:rFonts w:ascii="Times New Roman" w:hAnsi="Times New Roman" w:cs="Times New Roman"/>
          <w:lang w:val="es-CR"/>
        </w:rPr>
        <w:t>, 951–964.</w:t>
      </w:r>
    </w:p>
    <w:p w14:paraId="40BC5055"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Frezzotti, M. L., Ferrando, S., Tecce, F. &amp; Castelli, D. (2012). </w:t>
      </w:r>
      <w:r w:rsidRPr="00787CA5">
        <w:rPr>
          <w:rFonts w:ascii="Times New Roman" w:hAnsi="Times New Roman" w:cs="Times New Roman"/>
        </w:rPr>
        <w:t xml:space="preserve">Water content and nature of solutes in shallow-mantle fluids from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351–352</w:t>
      </w:r>
      <w:r w:rsidRPr="00787CA5">
        <w:rPr>
          <w:rFonts w:ascii="Times New Roman" w:hAnsi="Times New Roman" w:cs="Times New Roman"/>
        </w:rPr>
        <w:t>, 70–83.</w:t>
      </w:r>
    </w:p>
    <w:p w14:paraId="13629F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787CA5">
        <w:rPr>
          <w:rFonts w:ascii="Times New Roman" w:hAnsi="Times New Roman" w:cs="Times New Roman"/>
          <w:i/>
          <w:iCs/>
        </w:rPr>
        <w:t>Developments in Volcanology</w:t>
      </w:r>
      <w:r w:rsidRPr="00787CA5">
        <w:rPr>
          <w:rFonts w:ascii="Times New Roman" w:hAnsi="Times New Roman" w:cs="Times New Roman"/>
        </w:rPr>
        <w:t>. Elsevier, 185–205.</w:t>
      </w:r>
    </w:p>
    <w:p w14:paraId="49805F9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Gansecki, C., Lee, R. L., Shea, T., Lundblad, S. P., Hon, K. &amp; Parcheta, C. (2019). The tangled tale of Kīlauea’s 2018 eruption as told by geochemical monitoring.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eaaz0147.</w:t>
      </w:r>
    </w:p>
    <w:p w14:paraId="5CDF846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Ghiorso, M. S. &amp; Gualda, G. A. R. (2015). An H2O–CO2 mixed fluid saturation model compatible with rhyolite-MELTS.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169</w:t>
      </w:r>
      <w:r w:rsidRPr="00787CA5">
        <w:rPr>
          <w:rFonts w:ascii="Times New Roman" w:hAnsi="Times New Roman" w:cs="Times New Roman"/>
        </w:rPr>
        <w:t>, 53.</w:t>
      </w:r>
    </w:p>
    <w:p w14:paraId="05E698B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Hansteen, T. H., Andersen, T., Neumann, E.-R. &amp; Jelsma, H. (1991). Fluid and silicate glass inclusions in ultramafic and mafic xenoliths from Hierro, Canary Islands: implications for mantle metasomatism.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107</w:t>
      </w:r>
      <w:r w:rsidRPr="00787CA5">
        <w:rPr>
          <w:rFonts w:ascii="Times New Roman" w:hAnsi="Times New Roman" w:cs="Times New Roman"/>
        </w:rPr>
        <w:t>, 242–254.</w:t>
      </w:r>
    </w:p>
    <w:p w14:paraId="7A7D7A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Hansteen, T. H. &amp; Klügel, A. (2008). Fluid Inclusion Thermobarometry as a Tracer for Magmatic Processes. </w:t>
      </w:r>
      <w:r w:rsidRPr="00787CA5">
        <w:rPr>
          <w:rFonts w:ascii="Times New Roman" w:hAnsi="Times New Roman" w:cs="Times New Roman"/>
          <w:i/>
          <w:iCs/>
        </w:rPr>
        <w:t>Reviews in Mineralogy and Geochemistry</w:t>
      </w:r>
      <w:r w:rsidRPr="00787CA5">
        <w:rPr>
          <w:rFonts w:ascii="Times New Roman" w:hAnsi="Times New Roman" w:cs="Times New Roman"/>
        </w:rPr>
        <w:t xml:space="preserve"> </w:t>
      </w:r>
      <w:r w:rsidRPr="00787CA5">
        <w:rPr>
          <w:rFonts w:ascii="Times New Roman" w:hAnsi="Times New Roman" w:cs="Times New Roman"/>
          <w:b/>
          <w:bCs/>
        </w:rPr>
        <w:t>69</w:t>
      </w:r>
      <w:r w:rsidRPr="00787CA5">
        <w:rPr>
          <w:rFonts w:ascii="Times New Roman" w:hAnsi="Times New Roman" w:cs="Times New Roman"/>
        </w:rPr>
        <w:t>, 143–177.</w:t>
      </w:r>
    </w:p>
    <w:p w14:paraId="3AD707C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Hansteen, T. H., Klügel, A. &amp; Schmincke, H.-U. (1998). Multi-stage magma ascent beneath the Canary Islands: evidence from fluid inclusions.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132</w:t>
      </w:r>
      <w:r w:rsidRPr="00787CA5">
        <w:rPr>
          <w:rFonts w:ascii="Times New Roman" w:hAnsi="Times New Roman" w:cs="Times New Roman"/>
        </w:rPr>
        <w:t>, 48–64.</w:t>
      </w:r>
    </w:p>
    <w:p w14:paraId="665300B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Hartley, M. E., Maclennan, J., Edmonds, M. &amp; Thordarson, T. (2014). Reconstructing the deep CO2 degassing behaviour of large basaltic fissure eruptions.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393</w:t>
      </w:r>
      <w:r w:rsidRPr="00787CA5">
        <w:rPr>
          <w:rFonts w:ascii="Times New Roman" w:hAnsi="Times New Roman" w:cs="Times New Roman"/>
        </w:rPr>
        <w:t>, 120–131.</w:t>
      </w:r>
    </w:p>
    <w:p w14:paraId="194E492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Helz, R. T., Clague, D. A., Sisson, T. W. &amp; Thornber, C. R. (2014). </w:t>
      </w:r>
      <w:r w:rsidRPr="00787CA5">
        <w:rPr>
          <w:rFonts w:ascii="Times New Roman" w:hAnsi="Times New Roman" w:cs="Times New Roman"/>
          <w:i/>
          <w:iCs/>
        </w:rPr>
        <w:t>Petrologic insights into basaltic volcanism at historically active Hawaiian volcanoes</w:t>
      </w:r>
      <w:r w:rsidRPr="00787CA5">
        <w:rPr>
          <w:rFonts w:ascii="Times New Roman" w:hAnsi="Times New Roman" w:cs="Times New Roman"/>
        </w:rPr>
        <w:t xml:space="preserve">. </w:t>
      </w:r>
      <w:r w:rsidRPr="00787CA5">
        <w:rPr>
          <w:rFonts w:ascii="Times New Roman" w:hAnsi="Times New Roman" w:cs="Times New Roman"/>
          <w:i/>
          <w:iCs/>
        </w:rPr>
        <w:t>Characteristics of Hawaiian volcanoes</w:t>
      </w:r>
      <w:r w:rsidRPr="00787CA5">
        <w:rPr>
          <w:rFonts w:ascii="Times New Roman" w:hAnsi="Times New Roman" w:cs="Times New Roman"/>
        </w:rPr>
        <w:t>. US Geological Survey, Professional Papers, 237–294.</w:t>
      </w:r>
    </w:p>
    <w:p w14:paraId="6B589E7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Hildner, E., Klügel, A. &amp; Hansteen, T. H. (2012). Barometry of lavas from the 1951 eruption of Fogo, Cape Verde Islands: Implications for historic and prehistoric magma plumbing systems.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217–218</w:t>
      </w:r>
      <w:r w:rsidRPr="00787CA5">
        <w:rPr>
          <w:rFonts w:ascii="Times New Roman" w:hAnsi="Times New Roman" w:cs="Times New Roman"/>
        </w:rPr>
        <w:t>, 73–90.</w:t>
      </w:r>
    </w:p>
    <w:p w14:paraId="41C3A0B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Hildner, E., Klügel, A. &amp; Hauff, F. (2011). Magma storage and ascent during the 1995 eruption of Fogo, Cape Verde Archipelago.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162</w:t>
      </w:r>
      <w:r w:rsidRPr="00787CA5">
        <w:rPr>
          <w:rFonts w:ascii="Times New Roman" w:hAnsi="Times New Roman" w:cs="Times New Roman"/>
        </w:rPr>
        <w:t>, 751.</w:t>
      </w:r>
    </w:p>
    <w:p w14:paraId="08F90E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Iacovino, K., Matthews, S., Wieser, P. E., Moore, G. M. &amp; Bégué, F. (2021). VESIcal Part I: An Open-Source Thermodynamic Model Engine for Mixed Volatile (H2O-CO2) Solubility in Silicate Melts. </w:t>
      </w:r>
      <w:r w:rsidRPr="00787CA5">
        <w:rPr>
          <w:rFonts w:ascii="Times New Roman" w:hAnsi="Times New Roman" w:cs="Times New Roman"/>
          <w:i/>
          <w:iCs/>
        </w:rPr>
        <w:t>Earth and Space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e2020EA001584.</w:t>
      </w:r>
    </w:p>
    <w:p w14:paraId="559D01C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Kawakami, Y., Yamamoto, J. &amp; Kagi, H. (2003). Micro-Raman Densimeter for CO</w:t>
      </w:r>
      <w:r w:rsidRPr="00787CA5">
        <w:rPr>
          <w:rFonts w:ascii="Times New Roman" w:hAnsi="Times New Roman" w:cs="Times New Roman"/>
          <w:vertAlign w:val="subscript"/>
        </w:rPr>
        <w:t>2</w:t>
      </w:r>
      <w:r w:rsidRPr="00787CA5">
        <w:rPr>
          <w:rFonts w:ascii="Times New Roman" w:hAnsi="Times New Roman" w:cs="Times New Roman"/>
        </w:rPr>
        <w:t xml:space="preserve"> Inclusions in Mantle-Derived Minerals. </w:t>
      </w:r>
      <w:r w:rsidRPr="00787CA5">
        <w:rPr>
          <w:rFonts w:ascii="Times New Roman" w:hAnsi="Times New Roman" w:cs="Times New Roman"/>
          <w:i/>
          <w:iCs/>
        </w:rPr>
        <w:t>Applied Spectroscopy</w:t>
      </w:r>
      <w:r w:rsidRPr="00787CA5">
        <w:rPr>
          <w:rFonts w:ascii="Times New Roman" w:hAnsi="Times New Roman" w:cs="Times New Roman"/>
        </w:rPr>
        <w:t xml:space="preserve"> </w:t>
      </w:r>
      <w:r w:rsidRPr="00787CA5">
        <w:rPr>
          <w:rFonts w:ascii="Times New Roman" w:hAnsi="Times New Roman" w:cs="Times New Roman"/>
          <w:b/>
          <w:bCs/>
        </w:rPr>
        <w:t>57</w:t>
      </w:r>
      <w:r w:rsidRPr="00787CA5">
        <w:rPr>
          <w:rFonts w:ascii="Times New Roman" w:hAnsi="Times New Roman" w:cs="Times New Roman"/>
        </w:rPr>
        <w:t>, 1333–1339.</w:t>
      </w:r>
    </w:p>
    <w:p w14:paraId="035B2A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Kirby, S. H. &amp; Green, H. W. (1980). Dunite xenoliths from Hualalai volcano: evidence for mantle diapiric flow beneath the island of Hawaii. </w:t>
      </w:r>
      <w:r w:rsidRPr="00787CA5">
        <w:rPr>
          <w:rFonts w:ascii="Times New Roman" w:hAnsi="Times New Roman" w:cs="Times New Roman"/>
          <w:i/>
          <w:iCs/>
        </w:rPr>
        <w:t>Amer. J. Sci., A</w:t>
      </w:r>
      <w:r w:rsidRPr="00787CA5">
        <w:rPr>
          <w:rFonts w:ascii="Times New Roman" w:hAnsi="Times New Roman" w:cs="Times New Roman"/>
        </w:rPr>
        <w:t xml:space="preserve"> </w:t>
      </w:r>
      <w:r w:rsidRPr="00787CA5">
        <w:rPr>
          <w:rFonts w:ascii="Times New Roman" w:hAnsi="Times New Roman" w:cs="Times New Roman"/>
          <w:b/>
          <w:bCs/>
        </w:rPr>
        <w:t>280</w:t>
      </w:r>
      <w:r w:rsidRPr="00787CA5">
        <w:rPr>
          <w:rFonts w:ascii="Times New Roman" w:hAnsi="Times New Roman" w:cs="Times New Roman"/>
        </w:rPr>
        <w:t>, 550–575.</w:t>
      </w:r>
    </w:p>
    <w:p w14:paraId="5B693C5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Klügel, A., Day, S., Schmid, M. &amp; Faria, B. (2020). Magma Plumbing During the 2014–2015 Eruption of Fogo (Cape Verde Islands). </w:t>
      </w:r>
      <w:r w:rsidRPr="00787CA5">
        <w:rPr>
          <w:rFonts w:ascii="Times New Roman" w:hAnsi="Times New Roman" w:cs="Times New Roman"/>
          <w:i/>
          <w:iCs/>
        </w:rPr>
        <w:t>Frontiers in Earth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w:t>
      </w:r>
    </w:p>
    <w:p w14:paraId="6F3CCCF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Klügel, A., Hansteen, T. H. &amp; Galipp, K. (2005). Magma storage and underplating beneath Cumbre Vieja volcano, La Palma (Canary Islands).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236</w:t>
      </w:r>
      <w:r w:rsidRPr="00787CA5">
        <w:rPr>
          <w:rFonts w:ascii="Times New Roman" w:hAnsi="Times New Roman" w:cs="Times New Roman"/>
        </w:rPr>
        <w:t>, 211–226.</w:t>
      </w:r>
    </w:p>
    <w:p w14:paraId="0A90072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Ladenberger, A., Lazor, P. &amp; Michalik, M. (2009). CO2 fluid inclusions in mantle xenoliths from Lower Silesia (SW Poland): formation conditions and decompression history. </w:t>
      </w:r>
      <w:r w:rsidRPr="00787CA5">
        <w:rPr>
          <w:rFonts w:ascii="Times New Roman" w:hAnsi="Times New Roman" w:cs="Times New Roman"/>
          <w:i/>
          <w:iCs/>
        </w:rPr>
        <w:t>European journal of mineralogy</w:t>
      </w:r>
      <w:r w:rsidRPr="00787CA5">
        <w:rPr>
          <w:rFonts w:ascii="Times New Roman" w:hAnsi="Times New Roman" w:cs="Times New Roman"/>
        </w:rPr>
        <w:t xml:space="preserve">. Citeseer </w:t>
      </w:r>
      <w:r w:rsidRPr="00787CA5">
        <w:rPr>
          <w:rFonts w:ascii="Times New Roman" w:hAnsi="Times New Roman" w:cs="Times New Roman"/>
          <w:b/>
          <w:bCs/>
        </w:rPr>
        <w:t>21</w:t>
      </w:r>
      <w:r w:rsidRPr="00787CA5">
        <w:rPr>
          <w:rFonts w:ascii="Times New Roman" w:hAnsi="Times New Roman" w:cs="Times New Roman"/>
        </w:rPr>
        <w:t>, 751.</w:t>
      </w:r>
    </w:p>
    <w:p w14:paraId="526E704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Lamadrid, H. M., Moore, L. R., Moncada, D., Rimstidt, J. D., Burruss, R. C. &amp; Bodnar, R. J. (2017). Reassessment of the Raman CO2 densimeter.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450</w:t>
      </w:r>
      <w:r w:rsidRPr="00787CA5">
        <w:rPr>
          <w:rFonts w:ascii="Times New Roman" w:hAnsi="Times New Roman" w:cs="Times New Roman"/>
        </w:rPr>
        <w:t>, 210–222.</w:t>
      </w:r>
    </w:p>
    <w:p w14:paraId="71D728B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Le Maitre, R. W., Streckeisen, A., Zanettin, B., Le Bas, M. J., Bonin, B. &amp; Bateman, P. (eds) (2002). </w:t>
      </w:r>
      <w:r w:rsidRPr="00787CA5">
        <w:rPr>
          <w:rFonts w:ascii="Times New Roman" w:hAnsi="Times New Roman" w:cs="Times New Roman"/>
          <w:i/>
          <w:iCs/>
        </w:rPr>
        <w:t>Igneous Rocks: A Classification and Glossary of Terms: Recommendations of the International Union of Geological Sciences Subcommission on the Systematics of Igneous Rocks</w:t>
      </w:r>
      <w:r w:rsidRPr="00787CA5">
        <w:rPr>
          <w:rFonts w:ascii="Times New Roman" w:hAnsi="Times New Roman" w:cs="Times New Roman"/>
        </w:rPr>
        <w:t>. Cambridge: Cambridge University Press.</w:t>
      </w:r>
    </w:p>
    <w:p w14:paraId="6641E02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787CA5">
        <w:rPr>
          <w:rFonts w:ascii="Times New Roman" w:hAnsi="Times New Roman" w:cs="Times New Roman"/>
          <w:i/>
          <w:iCs/>
        </w:rPr>
        <w:t>Computers &amp; Geosciences</w:t>
      </w:r>
      <w:r w:rsidRPr="00787CA5">
        <w:rPr>
          <w:rFonts w:ascii="Times New Roman" w:hAnsi="Times New Roman" w:cs="Times New Roman"/>
        </w:rPr>
        <w:t xml:space="preserve"> </w:t>
      </w:r>
      <w:r w:rsidRPr="00787CA5">
        <w:rPr>
          <w:rFonts w:ascii="Times New Roman" w:hAnsi="Times New Roman" w:cs="Times New Roman"/>
          <w:b/>
          <w:bCs/>
        </w:rPr>
        <w:t>156</w:t>
      </w:r>
      <w:r w:rsidRPr="00787CA5">
        <w:rPr>
          <w:rFonts w:ascii="Times New Roman" w:hAnsi="Times New Roman" w:cs="Times New Roman"/>
        </w:rPr>
        <w:t>, 104896.</w:t>
      </w:r>
    </w:p>
    <w:p w14:paraId="084112C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r w:rsidRPr="00787CA5">
        <w:rPr>
          <w:rFonts w:ascii="Times New Roman" w:hAnsi="Times New Roman" w:cs="Times New Roman"/>
          <w:i/>
          <w:iCs/>
        </w:rPr>
        <w:t>et al.</w:t>
      </w:r>
      <w:r w:rsidRPr="00787CA5">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787CA5">
        <w:rPr>
          <w:rFonts w:ascii="Times New Roman" w:hAnsi="Times New Roman" w:cs="Times New Roman"/>
          <w:i/>
          <w:iCs/>
        </w:rPr>
        <w:t>Bulletin of Volcanology</w:t>
      </w:r>
      <w:r w:rsidRPr="00787CA5">
        <w:rPr>
          <w:rFonts w:ascii="Times New Roman" w:hAnsi="Times New Roman" w:cs="Times New Roman"/>
        </w:rPr>
        <w:t xml:space="preserve">. Springer </w:t>
      </w:r>
      <w:r w:rsidRPr="00787CA5">
        <w:rPr>
          <w:rFonts w:ascii="Times New Roman" w:hAnsi="Times New Roman" w:cs="Times New Roman"/>
          <w:b/>
          <w:bCs/>
        </w:rPr>
        <w:t>83</w:t>
      </w:r>
      <w:r w:rsidRPr="00787CA5">
        <w:rPr>
          <w:rFonts w:ascii="Times New Roman" w:hAnsi="Times New Roman" w:cs="Times New Roman"/>
        </w:rPr>
        <w:t>, 1–32.</w:t>
      </w:r>
    </w:p>
    <w:p w14:paraId="4379671B" w14:textId="77777777" w:rsidR="00787CA5" w:rsidRPr="000C3635" w:rsidRDefault="00787CA5" w:rsidP="00787CA5">
      <w:pPr>
        <w:pStyle w:val="Bibliography"/>
        <w:rPr>
          <w:rFonts w:ascii="Times New Roman" w:hAnsi="Times New Roman"/>
          <w:lang w:val="es-CR"/>
        </w:rPr>
      </w:pPr>
      <w:r w:rsidRPr="00787CA5">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C3635">
        <w:rPr>
          <w:rFonts w:ascii="Times New Roman" w:hAnsi="Times New Roman"/>
          <w:i/>
          <w:lang w:val="es-CR"/>
        </w:rPr>
        <w:t>Earth and Planetary Science Letters</w:t>
      </w:r>
      <w:r w:rsidRPr="000C3635">
        <w:rPr>
          <w:rFonts w:ascii="Times New Roman" w:hAnsi="Times New Roman"/>
          <w:lang w:val="es-CR"/>
        </w:rPr>
        <w:t xml:space="preserve"> </w:t>
      </w:r>
      <w:r w:rsidRPr="000C3635">
        <w:rPr>
          <w:rFonts w:ascii="Times New Roman" w:hAnsi="Times New Roman"/>
          <w:b/>
          <w:lang w:val="es-CR"/>
        </w:rPr>
        <w:t>628</w:t>
      </w:r>
      <w:r w:rsidRPr="000C3635">
        <w:rPr>
          <w:rFonts w:ascii="Times New Roman" w:hAnsi="Times New Roman"/>
          <w:lang w:val="es-CR"/>
        </w:rPr>
        <w:t>, 118579.</w:t>
      </w:r>
    </w:p>
    <w:p w14:paraId="23754D5A"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Levresse, G., Cervantes-de la Cruz, K. E., Aranda-Gómez, J. J., Dávalos-Elizondo, M. G., Jiménez-Sandoval, S., Rodríguez-Melgarejo, F. &amp; Alba-Aldave, L. A. (2016). </w:t>
      </w:r>
      <w:r w:rsidRPr="00787CA5">
        <w:rPr>
          <w:rFonts w:ascii="Times New Roman" w:hAnsi="Times New Roman" w:cs="Times New Roman"/>
        </w:rPr>
        <w:t xml:space="preserve">CO2 fluid inclusion barometry in mantle xenoliths from central Mexico: A detailed record of magma ascent.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310</w:t>
      </w:r>
      <w:r w:rsidRPr="00787CA5">
        <w:rPr>
          <w:rFonts w:ascii="Times New Roman" w:hAnsi="Times New Roman" w:cs="Times New Roman"/>
        </w:rPr>
        <w:t>, 72–88.</w:t>
      </w:r>
    </w:p>
    <w:p w14:paraId="662547A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Liu, E. J., Cashman, K. V., Miller, E., Moore, H., Edmonds, M., Kunz, B. E., Jenner, F. &amp; Chigna, G. (2020). Petrologic monitoring at Volcán de Fuego, Guatemala.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405</w:t>
      </w:r>
      <w:r w:rsidRPr="00787CA5">
        <w:rPr>
          <w:rFonts w:ascii="Times New Roman" w:hAnsi="Times New Roman" w:cs="Times New Roman"/>
        </w:rPr>
        <w:t>, 107044.</w:t>
      </w:r>
    </w:p>
    <w:p w14:paraId="3F3B3A05" w14:textId="77777777" w:rsidR="00787CA5" w:rsidRPr="00EE25F6" w:rsidRDefault="00787CA5" w:rsidP="00787CA5">
      <w:pPr>
        <w:pStyle w:val="Bibliography"/>
        <w:rPr>
          <w:rFonts w:ascii="Times New Roman" w:hAnsi="Times New Roman" w:cs="Times New Roman"/>
          <w:lang w:val="fr-CH"/>
        </w:rPr>
      </w:pPr>
      <w:r w:rsidRPr="000C3635">
        <w:rPr>
          <w:rFonts w:ascii="Times New Roman" w:hAnsi="Times New Roman"/>
          <w:lang w:val="fr-CH"/>
        </w:rPr>
        <w:t>Lynn, K. J</w:t>
      </w:r>
      <w:r w:rsidRPr="00EE25F6">
        <w:rPr>
          <w:rFonts w:ascii="Times New Roman" w:hAnsi="Times New Roman" w:cs="Times New Roman"/>
          <w:lang w:val="fr-CH"/>
        </w:rPr>
        <w:t xml:space="preserve">. </w:t>
      </w:r>
      <w:r w:rsidRPr="00EE25F6">
        <w:rPr>
          <w:rFonts w:ascii="Times New Roman" w:hAnsi="Times New Roman" w:cs="Times New Roman"/>
          <w:i/>
          <w:iCs/>
          <w:lang w:val="fr-CH"/>
        </w:rPr>
        <w:t>et al.</w:t>
      </w:r>
      <w:r w:rsidRPr="00EE25F6">
        <w:rPr>
          <w:rFonts w:ascii="Times New Roman" w:hAnsi="Times New Roman" w:cs="Times New Roman"/>
          <w:lang w:val="fr-CH"/>
        </w:rPr>
        <w:t xml:space="preserve"> </w:t>
      </w:r>
      <w:r w:rsidRPr="00787CA5">
        <w:rPr>
          <w:rFonts w:ascii="Times New Roman" w:hAnsi="Times New Roman" w:cs="Times New Roman"/>
        </w:rPr>
        <w:t xml:space="preserve">(Accepted). Triggering an eruption at Mauna Loa, Earth’s largest volcano. </w:t>
      </w:r>
      <w:r w:rsidRPr="00EE25F6">
        <w:rPr>
          <w:rFonts w:ascii="Times New Roman" w:hAnsi="Times New Roman" w:cs="Times New Roman"/>
          <w:i/>
          <w:iCs/>
          <w:lang w:val="fr-CH"/>
        </w:rPr>
        <w:t>Nature Communications</w:t>
      </w:r>
      <w:r w:rsidRPr="00EE25F6">
        <w:rPr>
          <w:rFonts w:ascii="Times New Roman" w:hAnsi="Times New Roman" w:cs="Times New Roman"/>
          <w:lang w:val="fr-CH"/>
        </w:rPr>
        <w:t>.</w:t>
      </w:r>
    </w:p>
    <w:p w14:paraId="5E2DB5EB"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Lynn, K. J</w:t>
      </w:r>
      <w:r w:rsidRPr="000C3635">
        <w:rPr>
          <w:rFonts w:ascii="Times New Roman" w:hAnsi="Times New Roman"/>
          <w:lang w:val="fr-CH"/>
        </w:rPr>
        <w:t xml:space="preserve">., Nadeau, P. A., Ruth, D. C. S., Chang, J. C., Dotray, P. J. &amp; Johanson, I. A. (2024). </w:t>
      </w:r>
      <w:r w:rsidRPr="00787CA5">
        <w:rPr>
          <w:rFonts w:ascii="Times New Roman" w:hAnsi="Times New Roman" w:cs="Times New Roman"/>
        </w:rPr>
        <w:t xml:space="preserve">Olivine diffusion constrains months-scale magma transport within Kīlauea volcano’s summit reservoir system prior to the 2020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86</w:t>
      </w:r>
      <w:r w:rsidRPr="00787CA5">
        <w:rPr>
          <w:rFonts w:ascii="Times New Roman" w:hAnsi="Times New Roman" w:cs="Times New Roman"/>
        </w:rPr>
        <w:t>, 31.</w:t>
      </w:r>
    </w:p>
    <w:p w14:paraId="1AA8EBF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Mavrogenes, J. A. &amp; Bodnar, R. J. (1994). Hydrogen movement into and out of fluid inclusions in quartz: Experimental evidence and geologic implications.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58</w:t>
      </w:r>
      <w:r w:rsidRPr="00787CA5">
        <w:rPr>
          <w:rFonts w:ascii="Times New Roman" w:hAnsi="Times New Roman" w:cs="Times New Roman"/>
        </w:rPr>
        <w:t>, 141–148.</w:t>
      </w:r>
    </w:p>
    <w:p w14:paraId="5D720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Miyashiro, A. (1974). Volcanic rock series in island arcs and active continental margins. </w:t>
      </w:r>
      <w:r w:rsidRPr="00787CA5">
        <w:rPr>
          <w:rFonts w:ascii="Times New Roman" w:hAnsi="Times New Roman" w:cs="Times New Roman"/>
          <w:i/>
          <w:iCs/>
        </w:rPr>
        <w:t>American Journal of Science</w:t>
      </w:r>
      <w:r w:rsidRPr="00787CA5">
        <w:rPr>
          <w:rFonts w:ascii="Times New Roman" w:hAnsi="Times New Roman" w:cs="Times New Roman"/>
        </w:rPr>
        <w:t xml:space="preserve">. American Journal of Science </w:t>
      </w:r>
      <w:r w:rsidRPr="00787CA5">
        <w:rPr>
          <w:rFonts w:ascii="Times New Roman" w:hAnsi="Times New Roman" w:cs="Times New Roman"/>
          <w:b/>
          <w:bCs/>
        </w:rPr>
        <w:t>274</w:t>
      </w:r>
      <w:r w:rsidRPr="00787CA5">
        <w:rPr>
          <w:rFonts w:ascii="Times New Roman" w:hAnsi="Times New Roman" w:cs="Times New Roman"/>
        </w:rPr>
        <w:t>, 321–355.</w:t>
      </w:r>
    </w:p>
    <w:p w14:paraId="7A7BC1A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Gazel, E. &amp; Bodnar, R. J. (2021). The volatile budget of Hawaiian magmatism: Constraints from melt inclusions from Haleakala volcano, Hawaii.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410</w:t>
      </w:r>
      <w:r w:rsidRPr="00787CA5">
        <w:rPr>
          <w:rFonts w:ascii="Times New Roman" w:hAnsi="Times New Roman" w:cs="Times New Roman"/>
        </w:rPr>
        <w:t>, 107144.</w:t>
      </w:r>
    </w:p>
    <w:p w14:paraId="78C14C6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358</w:t>
      </w:r>
      <w:r w:rsidRPr="00787CA5">
        <w:rPr>
          <w:rFonts w:ascii="Times New Roman" w:hAnsi="Times New Roman" w:cs="Times New Roman"/>
        </w:rPr>
        <w:t>, 124–131.</w:t>
      </w:r>
    </w:p>
    <w:p w14:paraId="2A9D0DB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Mourey, A. J., Shea, T., Costa, F., Shiro, B. &amp; Longman, R. J. (2023). Years of magma intrusion primed Kīlauea Volcano (Hawai’i) for the 2018 eruption: evidence from olivine diffusion chronometry and monitoring data.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18.</w:t>
      </w:r>
    </w:p>
    <w:p w14:paraId="662420E3" w14:textId="1F0913D9" w:rsidR="00787CA5" w:rsidRPr="00EE25F6" w:rsidRDefault="00787CA5" w:rsidP="00787CA5">
      <w:pPr>
        <w:pStyle w:val="Bibliography"/>
        <w:rPr>
          <w:rFonts w:ascii="Times New Roman" w:hAnsi="Times New Roman" w:cs="Times New Roman"/>
          <w:lang w:val="es-CR"/>
        </w:rPr>
      </w:pPr>
      <w:r w:rsidRPr="000C3635">
        <w:rPr>
          <w:rFonts w:ascii="Times New Roman" w:hAnsi="Times New Roman" w:cs="Times New Roman"/>
          <w:lang w:val="fr-CH"/>
        </w:rPr>
        <w:t xml:space="preserve">Pankhurst, M. J. </w:t>
      </w:r>
      <w:r w:rsidRPr="000C3635">
        <w:rPr>
          <w:rFonts w:ascii="Times New Roman" w:hAnsi="Times New Roman" w:cs="Times New Roman"/>
          <w:i/>
          <w:iCs/>
          <w:lang w:val="fr-CH"/>
        </w:rPr>
        <w:t>et al.</w:t>
      </w:r>
      <w:r w:rsidRPr="000C3635">
        <w:rPr>
          <w:rFonts w:ascii="Times New Roman" w:hAnsi="Times New Roman" w:cs="Times New Roman"/>
          <w:lang w:val="fr-CH"/>
        </w:rPr>
        <w:t xml:space="preserve"> </w:t>
      </w:r>
      <w:r w:rsidRPr="00787CA5">
        <w:rPr>
          <w:rFonts w:ascii="Times New Roman" w:hAnsi="Times New Roman" w:cs="Times New Roman"/>
        </w:rPr>
        <w:t xml:space="preserve">(2022). Rapid response petrology for the opening eruptive phase of the 2021 Cumbre Vieja eruption, La Palma, Canary Islands. </w:t>
      </w:r>
      <w:r w:rsidRPr="00EE25F6">
        <w:rPr>
          <w:rFonts w:ascii="Times New Roman" w:hAnsi="Times New Roman" w:cs="Times New Roman"/>
          <w:i/>
          <w:iCs/>
          <w:lang w:val="es-CR"/>
        </w:rPr>
        <w:t>Volcanica</w:t>
      </w:r>
      <w:r w:rsidRPr="00EE25F6">
        <w:rPr>
          <w:rFonts w:ascii="Times New Roman" w:hAnsi="Times New Roman" w:cs="Times New Roman"/>
          <w:lang w:val="es-CR"/>
        </w:rPr>
        <w:t xml:space="preserve"> </w:t>
      </w:r>
      <w:r w:rsidRPr="00EE25F6">
        <w:rPr>
          <w:rFonts w:ascii="Times New Roman" w:hAnsi="Times New Roman" w:cs="Times New Roman"/>
          <w:b/>
          <w:bCs/>
          <w:lang w:val="es-CR"/>
        </w:rPr>
        <w:t>5</w:t>
      </w:r>
      <w:r w:rsidRPr="00EE25F6">
        <w:rPr>
          <w:rFonts w:ascii="Times New Roman" w:hAnsi="Times New Roman" w:cs="Times New Roman"/>
          <w:lang w:val="es-CR"/>
        </w:rPr>
        <w:t>, 1–10.</w:t>
      </w:r>
    </w:p>
    <w:p w14:paraId="130E8487"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Pietruszka, A. J., Heaton, D. E., Marske, J. P. &amp; Garcia, M. O. (2015). </w:t>
      </w:r>
      <w:r w:rsidRPr="00787CA5">
        <w:rPr>
          <w:rFonts w:ascii="Times New Roman" w:hAnsi="Times New Roman" w:cs="Times New Roman"/>
        </w:rPr>
        <w:t xml:space="preserve">Two magma bodies beneath the summit of Kīlauea Volcano unveiled by isotopically distinct melt deliveries from the mantle.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413</w:t>
      </w:r>
      <w:r w:rsidRPr="00787CA5">
        <w:rPr>
          <w:rFonts w:ascii="Times New Roman" w:hAnsi="Times New Roman" w:cs="Times New Roman"/>
        </w:rPr>
        <w:t>, 90–100.</w:t>
      </w:r>
    </w:p>
    <w:p w14:paraId="2EFEDD4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2311–2352.</w:t>
      </w:r>
    </w:p>
    <w:p w14:paraId="027BA30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Pritchard, M. E., Mather, T. A., McNutt, S. R., Delgado, F. J. &amp; Reath, K. (2019). Thoughts on the criteria to determine the origin of volcanic unrest as magmatic or non-magmatic. </w:t>
      </w:r>
      <w:r w:rsidRPr="00787CA5">
        <w:rPr>
          <w:rFonts w:ascii="Times New Roman" w:hAnsi="Times New Roman" w:cs="Times New Roman"/>
          <w:i/>
          <w:iCs/>
        </w:rPr>
        <w:t>Philosophical Transactions of the Royal Society A: Mathematical, Physical and Engineering Sciences</w:t>
      </w:r>
      <w:r w:rsidRPr="00787CA5">
        <w:rPr>
          <w:rFonts w:ascii="Times New Roman" w:hAnsi="Times New Roman" w:cs="Times New Roman"/>
        </w:rPr>
        <w:t xml:space="preserve">. Royal Society </w:t>
      </w:r>
      <w:r w:rsidRPr="00787CA5">
        <w:rPr>
          <w:rFonts w:ascii="Times New Roman" w:hAnsi="Times New Roman" w:cs="Times New Roman"/>
          <w:b/>
          <w:bCs/>
        </w:rPr>
        <w:t>377</w:t>
      </w:r>
      <w:r w:rsidRPr="00787CA5">
        <w:rPr>
          <w:rFonts w:ascii="Times New Roman" w:hAnsi="Times New Roman" w:cs="Times New Roman"/>
        </w:rPr>
        <w:t>, 20180008.</w:t>
      </w:r>
    </w:p>
    <w:p w14:paraId="5C2AA3F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419</w:t>
      </w:r>
      <w:r w:rsidRPr="00787CA5">
        <w:rPr>
          <w:rFonts w:ascii="Times New Roman" w:hAnsi="Times New Roman" w:cs="Times New Roman"/>
        </w:rPr>
        <w:t>, 107365.</w:t>
      </w:r>
    </w:p>
    <w:p w14:paraId="6AE0A2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(1965). Liquid CO2 inclusions in olivine-bearing nodules and phenocrysts from basalts. </w:t>
      </w:r>
      <w:r w:rsidRPr="00787CA5">
        <w:rPr>
          <w:rFonts w:ascii="Times New Roman" w:hAnsi="Times New Roman" w:cs="Times New Roman"/>
          <w:i/>
          <w:iCs/>
        </w:rPr>
        <w:t>American Mineralogist: Journal of Earth and Planetary Materials</w:t>
      </w:r>
      <w:r w:rsidRPr="00787CA5">
        <w:rPr>
          <w:rFonts w:ascii="Times New Roman" w:hAnsi="Times New Roman" w:cs="Times New Roman"/>
        </w:rPr>
        <w:t xml:space="preserve">. Mineralogical Society of America </w:t>
      </w:r>
      <w:r w:rsidRPr="00787CA5">
        <w:rPr>
          <w:rFonts w:ascii="Times New Roman" w:hAnsi="Times New Roman" w:cs="Times New Roman"/>
          <w:b/>
          <w:bCs/>
        </w:rPr>
        <w:t>50</w:t>
      </w:r>
      <w:r w:rsidRPr="00787CA5">
        <w:rPr>
          <w:rFonts w:ascii="Times New Roman" w:hAnsi="Times New Roman" w:cs="Times New Roman"/>
        </w:rPr>
        <w:t>, 1746–1782.</w:t>
      </w:r>
    </w:p>
    <w:p w14:paraId="46B3F3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(1983). Geobarometry of ultramafic xenoliths from Loihi Seamount, Hawaii, on the basis of CO2 inclusions in olivine.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66</w:t>
      </w:r>
      <w:r w:rsidRPr="00787CA5">
        <w:rPr>
          <w:rFonts w:ascii="Times New Roman" w:hAnsi="Times New Roman" w:cs="Times New Roman"/>
        </w:rPr>
        <w:t>, 369–379.</w:t>
      </w:r>
    </w:p>
    <w:p w14:paraId="008F82F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(1984). Fluid inclusions (Reviews in Mineralogy vol. 12). </w:t>
      </w:r>
      <w:r w:rsidRPr="00787CA5">
        <w:rPr>
          <w:rFonts w:ascii="Times New Roman" w:hAnsi="Times New Roman" w:cs="Times New Roman"/>
          <w:i/>
          <w:iCs/>
        </w:rPr>
        <w:t>Mineralogical Society of America, Washington DC</w:t>
      </w:r>
      <w:r w:rsidRPr="00787CA5">
        <w:rPr>
          <w:rFonts w:ascii="Times New Roman" w:hAnsi="Times New Roman" w:cs="Times New Roman"/>
        </w:rPr>
        <w:t>.</w:t>
      </w:r>
    </w:p>
    <w:p w14:paraId="1CA0A8D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Roedder, E. &amp; Bodnar, R. J. (1980). Geologic pressure determinations from fluid inclusion studies. </w:t>
      </w:r>
      <w:r w:rsidRPr="00787CA5">
        <w:rPr>
          <w:rFonts w:ascii="Times New Roman" w:hAnsi="Times New Roman" w:cs="Times New Roman"/>
          <w:i/>
          <w:iCs/>
        </w:rPr>
        <w:t>Annual review of earth and planetary sciences</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263.</w:t>
      </w:r>
    </w:p>
    <w:p w14:paraId="5A7AB2F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Rosso, K. M. &amp; Bodnar, R. J. (1995). Microthermometric and Raman spectroscopic detection limits of C02 in fluid inclusions and the Raman spectroscopic characterization of C02.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3961–3975.</w:t>
      </w:r>
    </w:p>
    <w:p w14:paraId="302FEE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787CA5">
        <w:rPr>
          <w:rFonts w:ascii="Times New Roman" w:hAnsi="Times New Roman" w:cs="Times New Roman"/>
          <w:i/>
          <w:iCs/>
        </w:rPr>
        <w:t>US Geol. Surv. Prof. Pap.</w:t>
      </w:r>
      <w:r w:rsidRPr="00787CA5">
        <w:rPr>
          <w:rFonts w:ascii="Times New Roman" w:hAnsi="Times New Roman" w:cs="Times New Roman"/>
        </w:rPr>
        <w:t xml:space="preserve"> </w:t>
      </w:r>
      <w:r w:rsidRPr="00787CA5">
        <w:rPr>
          <w:rFonts w:ascii="Times New Roman" w:hAnsi="Times New Roman" w:cs="Times New Roman"/>
          <w:b/>
          <w:bCs/>
        </w:rPr>
        <w:t>1350</w:t>
      </w:r>
      <w:r w:rsidRPr="00787CA5">
        <w:rPr>
          <w:rFonts w:ascii="Times New Roman" w:hAnsi="Times New Roman" w:cs="Times New Roman"/>
        </w:rPr>
        <w:t>, 1395–1447.</w:t>
      </w:r>
    </w:p>
    <w:p w14:paraId="39CA76C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Sendula, E. </w:t>
      </w:r>
      <w:r w:rsidRPr="00787CA5">
        <w:rPr>
          <w:rFonts w:ascii="Times New Roman" w:hAnsi="Times New Roman" w:cs="Times New Roman"/>
          <w:i/>
          <w:iCs/>
        </w:rPr>
        <w:t>et al.</w:t>
      </w:r>
      <w:r w:rsidRPr="00787CA5">
        <w:rPr>
          <w:rFonts w:ascii="Times New Roman" w:hAns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787CA5">
        <w:rPr>
          <w:rFonts w:ascii="Times New Roman" w:hAnsi="Times New Roman" w:cs="Times New Roman"/>
          <w:i/>
          <w:iCs/>
        </w:rPr>
        <w:t>Frontiers in Climate</w:t>
      </w:r>
      <w:r w:rsidRPr="00787CA5">
        <w:rPr>
          <w:rFonts w:ascii="Times New Roman" w:hAnsi="Times New Roman" w:cs="Times New Roman"/>
        </w:rPr>
        <w:t xml:space="preserve">. Frontiers </w:t>
      </w:r>
      <w:r w:rsidRPr="00787CA5">
        <w:rPr>
          <w:rFonts w:ascii="Times New Roman" w:hAnsi="Times New Roman" w:cs="Times New Roman"/>
          <w:b/>
          <w:bCs/>
        </w:rPr>
        <w:t>3</w:t>
      </w:r>
      <w:r w:rsidRPr="00787CA5">
        <w:rPr>
          <w:rFonts w:ascii="Times New Roman" w:hAnsi="Times New Roman" w:cs="Times New Roman"/>
        </w:rPr>
        <w:t>.</w:t>
      </w:r>
    </w:p>
    <w:p w14:paraId="273C798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Span, R. &amp; Wagner, W. (1996). A new equation of state for carbon dioxide covering the fluid region from the triple‐point temperature to 1100 K at pressures up to 800 MPa. </w:t>
      </w:r>
      <w:r w:rsidRPr="00787CA5">
        <w:rPr>
          <w:rFonts w:ascii="Times New Roman" w:hAnsi="Times New Roman" w:cs="Times New Roman"/>
          <w:i/>
          <w:iCs/>
        </w:rPr>
        <w:t>Journal of physical and chemical reference data</w:t>
      </w:r>
      <w:r w:rsidRPr="00787CA5">
        <w:rPr>
          <w:rFonts w:ascii="Times New Roman" w:hAnsi="Times New Roman" w:cs="Times New Roman"/>
        </w:rPr>
        <w:t xml:space="preserve">. American Institute of Physics for the National Institute of Standards and … </w:t>
      </w:r>
      <w:r w:rsidRPr="00787CA5">
        <w:rPr>
          <w:rFonts w:ascii="Times New Roman" w:hAnsi="Times New Roman" w:cs="Times New Roman"/>
          <w:b/>
          <w:bCs/>
        </w:rPr>
        <w:t>25</w:t>
      </w:r>
      <w:r w:rsidRPr="00787CA5">
        <w:rPr>
          <w:rFonts w:ascii="Times New Roman" w:hAnsi="Times New Roman" w:cs="Times New Roman"/>
        </w:rPr>
        <w:t>, 1509–1596.</w:t>
      </w:r>
    </w:p>
    <w:p w14:paraId="560F0ED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Sterner, S. M. &amp; Bodnar, R. J. (1989). Synthetic fluid inclusions - VII. Re-equilibration of fluid inclusions in quartz during laboratory-simulated metamorphic burial and uplift. </w:t>
      </w:r>
      <w:r w:rsidRPr="00787CA5">
        <w:rPr>
          <w:rFonts w:ascii="Times New Roman" w:hAnsi="Times New Roman" w:cs="Times New Roman"/>
          <w:i/>
          <w:iCs/>
        </w:rPr>
        <w:t>Journal of Metamorphic Geology</w:t>
      </w:r>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243–260.</w:t>
      </w:r>
    </w:p>
    <w:p w14:paraId="1AB8AC3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51</w:t>
      </w:r>
      <w:r w:rsidRPr="00787CA5">
        <w:rPr>
          <w:rFonts w:ascii="Times New Roman" w:hAnsi="Times New Roman" w:cs="Times New Roman"/>
        </w:rPr>
        <w:t>, 555–568.</w:t>
      </w:r>
    </w:p>
    <w:p w14:paraId="39B4761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Swanson, D. A., Rose, T. R., Mucek, A. E., Garcia, M. O., Fiske, R. S. &amp; Mastin, L. G. (2014). Cycles of explosive and effusive eruptions at Kīlauea Volcano, Hawai‘i.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42</w:t>
      </w:r>
      <w:r w:rsidRPr="00787CA5">
        <w:rPr>
          <w:rFonts w:ascii="Times New Roman" w:hAnsi="Times New Roman" w:cs="Times New Roman"/>
        </w:rPr>
        <w:t>, 631–634.</w:t>
      </w:r>
    </w:p>
    <w:p w14:paraId="5B23AA6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Taracsák, Z., Hartley, M. E., Burgess, R., Edmonds, M., Iddon, F. &amp; Longpré, M.-A. (2019). High fluxes of deep volatiles from ocean island volcanoes: Insights from El Hierro, Canary Islands.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258</w:t>
      </w:r>
      <w:r w:rsidRPr="00787CA5">
        <w:rPr>
          <w:rFonts w:ascii="Times New Roman" w:hAnsi="Times New Roman" w:cs="Times New Roman"/>
        </w:rPr>
        <w:t>, 19–36.</w:t>
      </w:r>
    </w:p>
    <w:p w14:paraId="024CD49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Venugopal, S., Moune, S., Williams-Jones, G., Druitt, T., Vigouroux, N., Wilson, A. &amp; Russell, J. K. (2020). Two distinct mantle sources beneath the Garibaldi Volcanic Belt: Insight from olivine-hosted melt inclusions.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532</w:t>
      </w:r>
      <w:r w:rsidRPr="00787CA5">
        <w:rPr>
          <w:rFonts w:ascii="Times New Roman" w:hAnsi="Times New Roman" w:cs="Times New Roman"/>
        </w:rPr>
        <w:t>, 119346.</w:t>
      </w:r>
    </w:p>
    <w:p w14:paraId="5883530E"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Viti, C. &amp; Frezzotti, M.-L. (2000). Re-equilibration of glass and CO2 inclusions in xenolith olivine: A TEM study. </w:t>
      </w:r>
      <w:r w:rsidRPr="00787CA5">
        <w:rPr>
          <w:rFonts w:ascii="Times New Roman" w:hAnsi="Times New Roman" w:cs="Times New Roman"/>
          <w:i/>
          <w:iCs/>
        </w:rPr>
        <w:t>American Mineralogist</w:t>
      </w:r>
      <w:r w:rsidRPr="00787CA5">
        <w:rPr>
          <w:rFonts w:ascii="Times New Roman" w:hAnsi="Times New Roman" w:cs="Times New Roman"/>
        </w:rPr>
        <w:t xml:space="preserve">. De Gruyter </w:t>
      </w:r>
      <w:r w:rsidRPr="00787CA5">
        <w:rPr>
          <w:rFonts w:ascii="Times New Roman" w:hAnsi="Times New Roman" w:cs="Times New Roman"/>
          <w:b/>
          <w:bCs/>
        </w:rPr>
        <w:t>85</w:t>
      </w:r>
      <w:r w:rsidRPr="00787CA5">
        <w:rPr>
          <w:rFonts w:ascii="Times New Roman" w:hAnsi="Times New Roman" w:cs="Times New Roman"/>
        </w:rPr>
        <w:t>, 1390–1396.</w:t>
      </w:r>
    </w:p>
    <w:p w14:paraId="4116298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Wanamaker, B. J. &amp; Evans, B. (1989). Mechanical re-equilibration of fluid inclusions in San Carlos olivine by power-law creep.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102</w:t>
      </w:r>
      <w:r w:rsidRPr="00787CA5">
        <w:rPr>
          <w:rFonts w:ascii="Times New Roman" w:hAnsi="Times New Roman" w:cs="Times New Roman"/>
        </w:rPr>
        <w:t>, 102–111.</w:t>
      </w:r>
    </w:p>
    <w:p w14:paraId="0A4366E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W., Caumon, M.-C., Tarantola, A., Pironon, J., Lu, W. &amp; Huang, Y. (2019). Raman spectroscopic densimeter for pure CO2 and CO2-H2O-NaCl fluid systems over a wide P-T range up to 360 °C and 50 MPa.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528</w:t>
      </w:r>
      <w:r w:rsidRPr="00787CA5">
        <w:rPr>
          <w:rFonts w:ascii="Times New Roman" w:hAnsi="Times New Roman" w:cs="Times New Roman"/>
        </w:rPr>
        <w:t>, 119281.</w:t>
      </w:r>
    </w:p>
    <w:p w14:paraId="56CE628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4080–4093.</w:t>
      </w:r>
    </w:p>
    <w:p w14:paraId="46A60BD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Welsch, B., Faure, F., Famin, V., Baronnet, A. &amp; Bachèlery, P. (2013). Dendritic Crystallization: A Single Process for all the Textures of Olivine in Basalts?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54</w:t>
      </w:r>
      <w:r w:rsidRPr="00787CA5">
        <w:rPr>
          <w:rFonts w:ascii="Times New Roman" w:hAnsi="Times New Roman" w:cs="Times New Roman"/>
        </w:rPr>
        <w:t>, 539–574.</w:t>
      </w:r>
    </w:p>
    <w:p w14:paraId="6B20FF2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w:t>
      </w:r>
      <w:r w:rsidRPr="00787CA5">
        <w:rPr>
          <w:rFonts w:ascii="Times New Roman" w:hAnsi="Times New Roman" w:cs="Times New Roman"/>
          <w:i/>
          <w:iCs/>
        </w:rPr>
        <w:t>et al.</w:t>
      </w:r>
      <w:r w:rsidRPr="00787CA5">
        <w:rPr>
          <w:rFonts w:ascii="Times New Roman" w:hAnsi="Times New Roman" w:cs="Times New Roman"/>
        </w:rPr>
        <w:t xml:space="preserve"> (2021). Reconstructing Magma Storage Depths for the 2018 Kı̄lauean Eruption From Melt Inclusion CO2 Contents: The Importance of Vapor Bubbles.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22</w:t>
      </w:r>
      <w:r w:rsidRPr="00787CA5">
        <w:rPr>
          <w:rFonts w:ascii="Times New Roman" w:hAnsi="Times New Roman" w:cs="Times New Roman"/>
        </w:rPr>
        <w:t>, e2020GC009364.</w:t>
      </w:r>
    </w:p>
    <w:p w14:paraId="6BEAA43C" w14:textId="77777777" w:rsidR="00787CA5" w:rsidRPr="00EE25F6" w:rsidRDefault="00787CA5" w:rsidP="00787CA5">
      <w:pPr>
        <w:pStyle w:val="Bibliography"/>
        <w:rPr>
          <w:rFonts w:ascii="Times New Roman" w:hAnsi="Times New Roman" w:cs="Times New Roman"/>
          <w:lang w:val="fr-CH"/>
        </w:rPr>
      </w:pPr>
      <w:r w:rsidRPr="00787CA5">
        <w:rPr>
          <w:rFonts w:ascii="Times New Roman" w:hAnsi="Times New Roman" w:cs="Times New Roman"/>
        </w:rPr>
        <w:lastRenderedPageBreak/>
        <w:t xml:space="preserve">Wieser, P. E. &amp; DeVitre, C. (2024). DiadFit: An open-source Python3 tool for peak fitting of Raman data from silicate melts and CO2 fluids. </w:t>
      </w:r>
      <w:r w:rsidRPr="00EE25F6">
        <w:rPr>
          <w:rFonts w:ascii="Times New Roman" w:hAnsi="Times New Roman" w:cs="Times New Roman"/>
          <w:i/>
          <w:iCs/>
          <w:lang w:val="fr-CH"/>
        </w:rPr>
        <w:t>Volcanica</w:t>
      </w:r>
      <w:r w:rsidRPr="00EE25F6">
        <w:rPr>
          <w:rFonts w:ascii="Times New Roman" w:hAnsi="Times New Roman" w:cs="Times New Roman"/>
          <w:lang w:val="fr-CH"/>
        </w:rPr>
        <w:t xml:space="preserve"> </w:t>
      </w:r>
      <w:r w:rsidRPr="00EE25F6">
        <w:rPr>
          <w:rFonts w:ascii="Times New Roman" w:hAnsi="Times New Roman" w:cs="Times New Roman"/>
          <w:b/>
          <w:bCs/>
          <w:lang w:val="fr-CH"/>
        </w:rPr>
        <w:t>7</w:t>
      </w:r>
      <w:r w:rsidRPr="00EE25F6">
        <w:rPr>
          <w:rFonts w:ascii="Times New Roman" w:hAnsi="Times New Roman" w:cs="Times New Roman"/>
          <w:lang w:val="fr-CH"/>
        </w:rPr>
        <w:t>, 335–359.</w:t>
      </w:r>
    </w:p>
    <w:p w14:paraId="23AB7CDF"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Wieser, P. E</w:t>
      </w:r>
      <w:r w:rsidRPr="000C3635">
        <w:rPr>
          <w:rFonts w:ascii="Times New Roman" w:hAnsi="Times New Roman"/>
          <w:lang w:val="fr-CH"/>
        </w:rPr>
        <w:t xml:space="preserve">., Edmonds, M., Maclennan, J., Jenner, F. E. &amp; Kunz, B. E. (2019). </w:t>
      </w:r>
      <w:r w:rsidRPr="00787CA5">
        <w:rPr>
          <w:rFonts w:ascii="Times New Roman" w:hAnsi="Times New Roman" w:cs="Times New Roman"/>
        </w:rPr>
        <w:t xml:space="preserve">Crystal scavenging from mush piles recorded by melt inclusions. </w:t>
      </w:r>
      <w:r w:rsidRPr="00787CA5">
        <w:rPr>
          <w:rFonts w:ascii="Times New Roman" w:hAnsi="Times New Roman" w:cs="Times New Roman"/>
          <w:i/>
          <w:iCs/>
        </w:rPr>
        <w:t>Nature Communications</w:t>
      </w:r>
      <w:r w:rsidRPr="00787CA5">
        <w:rPr>
          <w:rFonts w:ascii="Times New Roman" w:hAnsi="Times New Roman" w:cs="Times New Roman"/>
        </w:rPr>
        <w:t xml:space="preserve">. Nature Publishing Group </w:t>
      </w:r>
      <w:r w:rsidRPr="00787CA5">
        <w:rPr>
          <w:rFonts w:ascii="Times New Roman" w:hAnsi="Times New Roman" w:cs="Times New Roman"/>
          <w:b/>
          <w:bCs/>
        </w:rPr>
        <w:t>10</w:t>
      </w:r>
      <w:r w:rsidRPr="00787CA5">
        <w:rPr>
          <w:rFonts w:ascii="Times New Roman" w:hAnsi="Times New Roman" w:cs="Times New Roman"/>
        </w:rPr>
        <w:t>, 5797.</w:t>
      </w:r>
    </w:p>
    <w:p w14:paraId="04E2403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Gleeson, M. L. M., Matthews, S., DeVitre, C. &amp; Gazel, E. (2024). Determining the pressure-temperature-composition (P-T-X) conditions of magma storage. </w:t>
      </w:r>
      <w:r w:rsidRPr="00787CA5">
        <w:rPr>
          <w:rFonts w:ascii="Times New Roman" w:hAnsi="Times New Roman" w:cs="Times New Roman"/>
          <w:i/>
          <w:iCs/>
        </w:rPr>
        <w:t>Reference Module in Earth Systems and Environmental Sciences</w:t>
      </w:r>
      <w:r w:rsidRPr="00787CA5">
        <w:rPr>
          <w:rFonts w:ascii="Times New Roman" w:hAnsi="Times New Roman" w:cs="Times New Roman"/>
        </w:rPr>
        <w:t>. Elsevier.</w:t>
      </w:r>
    </w:p>
    <w:p w14:paraId="76C6699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Kent, A. J. R. &amp; Till, C. B. (2023a). Barometers Behaving Badly II: a Critical Evaluation of Cpx-Only and Cpx-Liq Thermobarometry in Variably-Hydrous Arc Magmas.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64</w:t>
      </w:r>
      <w:r w:rsidRPr="00787CA5">
        <w:rPr>
          <w:rFonts w:ascii="Times New Roman" w:hAnsi="Times New Roman" w:cs="Times New Roman"/>
        </w:rPr>
        <w:t>, egad050.</w:t>
      </w:r>
    </w:p>
    <w:p w14:paraId="34CD265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Wieser, P. E., Kent, A., Till, C. &amp; Abers, G. (2023b). Geophysical and Geochemical Constraints on Magma Storage Depths along the Cascade Arc: Knowns and Unknowns. EarthArXiv.</w:t>
      </w:r>
    </w:p>
    <w:p w14:paraId="3D4392E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Wong, K., Ferguson, D., Wieser, P., Morgan, D., Edmonds, M., Tadesse, A. Z., Yirgu, G., Harvey, J. &amp; Hammond, S. (2023). Focused Mid-Crustal Magma Intrusion During Continental Break-Up in Ethiopia. </w:t>
      </w:r>
      <w:r w:rsidRPr="00787CA5">
        <w:rPr>
          <w:rFonts w:ascii="Times New Roman" w:hAnsi="Times New Roman" w:cs="Times New Roman"/>
          <w:i/>
          <w:iCs/>
        </w:rPr>
        <w:t>Geophysical Research Letters</w:t>
      </w:r>
      <w:r w:rsidRPr="00787CA5">
        <w:rPr>
          <w:rFonts w:ascii="Times New Roman" w:hAnsi="Times New Roman" w:cs="Times New Roman"/>
        </w:rPr>
        <w:t xml:space="preserve"> </w:t>
      </w:r>
      <w:r w:rsidRPr="00787CA5">
        <w:rPr>
          <w:rFonts w:ascii="Times New Roman" w:hAnsi="Times New Roman" w:cs="Times New Roman"/>
          <w:b/>
          <w:bCs/>
        </w:rPr>
        <w:t>50</w:t>
      </w:r>
      <w:r w:rsidRPr="00787CA5">
        <w:rPr>
          <w:rFonts w:ascii="Times New Roman" w:hAnsi="Times New Roman" w:cs="Times New Roman"/>
        </w:rPr>
        <w:t>, e2023GL103257.</w:t>
      </w:r>
    </w:p>
    <w:p w14:paraId="646822A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&amp; Kagi, H. (2006). Extended micro-Raman densimeter for CO2 applicable to mantle-originated fluid inclusions. </w:t>
      </w:r>
      <w:r w:rsidRPr="00787CA5">
        <w:rPr>
          <w:rFonts w:ascii="Times New Roman" w:hAnsi="Times New Roman" w:cs="Times New Roman"/>
          <w:i/>
          <w:iCs/>
        </w:rPr>
        <w:t>Chemistry Letters</w:t>
      </w:r>
      <w:r w:rsidRPr="00787CA5">
        <w:rPr>
          <w:rFonts w:ascii="Times New Roman" w:hAnsi="Times New Roman" w:cs="Times New Roman"/>
        </w:rPr>
        <w:t xml:space="preserve">. The Chemical Society of Japan </w:t>
      </w:r>
      <w:r w:rsidRPr="00787CA5">
        <w:rPr>
          <w:rFonts w:ascii="Times New Roman" w:hAnsi="Times New Roman" w:cs="Times New Roman"/>
          <w:b/>
          <w:bCs/>
        </w:rPr>
        <w:t>35</w:t>
      </w:r>
      <w:r w:rsidRPr="00787CA5">
        <w:rPr>
          <w:rFonts w:ascii="Times New Roman" w:hAnsi="Times New Roman" w:cs="Times New Roman"/>
        </w:rPr>
        <w:t>, 610–611.</w:t>
      </w:r>
    </w:p>
    <w:p w14:paraId="0A054B7D"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198</w:t>
      </w:r>
      <w:r w:rsidRPr="00787CA5">
        <w:rPr>
          <w:rFonts w:ascii="Times New Roman" w:hAnsi="Times New Roman" w:cs="Times New Roman"/>
        </w:rPr>
        <w:t>, 511–519.</w:t>
      </w:r>
    </w:p>
    <w:p w14:paraId="082DBB7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Kagi, H., Kawakami, Y., Hirano, N. &amp; Nakamura, M. (2007). Paleo-Moho depth determined from the pressure of CO2 fluid inclusions: Raman spectroscopic barometry of mantle- and crust-derived rocks.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253</w:t>
      </w:r>
      <w:r w:rsidRPr="00787CA5">
        <w:rPr>
          <w:rFonts w:ascii="Times New Roman" w:hAnsi="Times New Roman" w:cs="Times New Roman"/>
        </w:rPr>
        <w:t>, 369–377.</w:t>
      </w:r>
    </w:p>
    <w:p w14:paraId="5D7CF7B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Yamamoto, J., Otsuka, K., Ohfuji, H., Ishibashi, H., Hirano, N. &amp; Kagi, H. (2011). Retentivity of CO2 in fluid inclusions in mantle minerals.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r w:rsidRPr="00787CA5">
        <w:rPr>
          <w:rFonts w:ascii="Times New Roman" w:hAnsi="Times New Roman" w:cs="Times New Roman"/>
          <w:b/>
          <w:bCs/>
        </w:rPr>
        <w:t>23</w:t>
      </w:r>
      <w:r w:rsidRPr="00787CA5">
        <w:rPr>
          <w:rFonts w:ascii="Times New Roman" w:hAnsi="Times New Roman" w:cs="Times New Roman"/>
        </w:rPr>
        <w:t>, 805–815.</w:t>
      </w:r>
    </w:p>
    <w:p w14:paraId="1E38895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Yoshimura, S. (2023). Carbon dioxide and water in the crust. Part 1: Equation of state for the fluid. </w:t>
      </w:r>
      <w:r w:rsidRPr="00787CA5">
        <w:rPr>
          <w:rFonts w:ascii="Times New Roman" w:hAnsi="Times New Roman" w:cs="Times New Roman"/>
          <w:i/>
          <w:iCs/>
        </w:rPr>
        <w:t>Journal of Mineralogical and Petrological Sciences</w:t>
      </w:r>
      <w:r w:rsidRPr="00787CA5">
        <w:rPr>
          <w:rFonts w:ascii="Times New Roman" w:hAnsi="Times New Roman" w:cs="Times New Roman"/>
        </w:rPr>
        <w:t xml:space="preserve"> </w:t>
      </w:r>
      <w:r w:rsidRPr="00787CA5">
        <w:rPr>
          <w:rFonts w:ascii="Times New Roman" w:hAnsi="Times New Roman" w:cs="Times New Roman"/>
          <w:b/>
          <w:bCs/>
        </w:rPr>
        <w:t>118</w:t>
      </w:r>
      <w:r w:rsidRPr="00787CA5">
        <w:rPr>
          <w:rFonts w:ascii="Times New Roman" w:hAnsi="Times New Roman" w:cs="Times New Roman"/>
        </w:rPr>
        <w:t>, 221224a.</w:t>
      </w:r>
    </w:p>
    <w:p w14:paraId="79F8ADBB" w14:textId="3A4B23E1"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D’Auria, L., Schiavi, F., Cyrzan, K. &amp; Pankhurst, M. J. (2024a).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542DDFC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D’Auria, L., Schiavi, F., Cyrzan, K. &amp; Pankhurst, M. J. (2024b).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7EEFF23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lastRenderedPageBreak/>
        <w:t xml:space="preserve">Zanon, V. &amp; Frezzotti, M. L. (2013). Magma storage and ascent conditions beneath Pico and Faial islands (Azores archipelago): A study on fluid inclusions.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14</w:t>
      </w:r>
      <w:r w:rsidRPr="00787CA5">
        <w:rPr>
          <w:rFonts w:ascii="Times New Roman" w:hAnsi="Times New Roman" w:cs="Times New Roman"/>
        </w:rPr>
        <w:t>, 3494–3514.</w:t>
      </w:r>
    </w:p>
    <w:p w14:paraId="562C4F5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Zanon, V., Frezzotti, M.-L. &amp; Peccerillo, A. (2003). Magmatic feeding system and crustal magma accumulation beneath Vulcano Island (Italy): Evidence from CO2 fluid inclusions in quartz xenoliths.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108</w:t>
      </w:r>
      <w:r w:rsidRPr="00787CA5">
        <w:rPr>
          <w:rFonts w:ascii="Times New Roman" w:hAnsi="Times New Roman" w:cs="Times New Roman"/>
        </w:rPr>
        <w:t>.</w:t>
      </w:r>
    </w:p>
    <w:p w14:paraId="6C4FF3F4" w14:textId="285C406B" w:rsidR="006F21F2" w:rsidRPr="00E92B49" w:rsidRDefault="00496D84" w:rsidP="000C3635">
      <w:pPr>
        <w:pBdr>
          <w:top w:val="nil"/>
          <w:left w:val="nil"/>
          <w:bottom w:val="nil"/>
          <w:right w:val="nil"/>
          <w:between w:val="nil"/>
        </w:pBdr>
        <w:spacing w:line="480" w:lineRule="auto"/>
        <w:contextualSpacing/>
        <w:jc w:val="both"/>
        <w:rPr>
          <w:rFonts w:ascii="Times New Roman" w:hAnsi="Times New Roman"/>
          <w:color w:val="000000"/>
          <w:sz w:val="24"/>
        </w:rPr>
      </w:pPr>
      <w:r w:rsidRPr="001F7D93">
        <w:rPr>
          <w:rFonts w:ascii="Times New Roman" w:hAnsi="Times New Roman" w:cs="Times New Roman"/>
          <w:color w:val="000000"/>
          <w:sz w:val="24"/>
        </w:rPr>
        <w:fldChar w:fldCharType="end"/>
      </w:r>
    </w:p>
    <w:sectPr w:rsidR="006F21F2" w:rsidRPr="00E92B49" w:rsidSect="003766FB">
      <w:headerReference w:type="default" r:id="rId25"/>
      <w:footerReference w:type="default" r:id="rId26"/>
      <w:type w:val="continuous"/>
      <w:pgSz w:w="12240" w:h="15840"/>
      <w:pgMar w:top="1440" w:right="1800" w:bottom="1440" w:left="1800" w:header="720" w:footer="720"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girl, Christopher S" w:date="2024-08-22T20:32:00Z" w:initials="MCS">
    <w:p w14:paraId="3B156FFD" w14:textId="77777777" w:rsidR="00876872" w:rsidRDefault="009A0BAF" w:rsidP="00876872">
      <w:pPr>
        <w:spacing w:before="120"/>
      </w:pPr>
      <w:r>
        <w:rPr>
          <w:rStyle w:val="CommentReference"/>
        </w:rPr>
        <w:annotationRef/>
      </w:r>
      <w:bookmarkStart w:id="1" w:name="_Hlk40966530"/>
      <w:bookmarkStart w:id="2" w:name="_Hlk67321407"/>
      <w:bookmarkStart w:id="3" w:name="_Hlk43391262"/>
      <w:bookmarkStart w:id="4" w:name="_Hlk113352572"/>
      <w:bookmarkStart w:id="5" w:name="_Hlk114541663"/>
      <w:bookmarkStart w:id="6" w:name="_Hlk106024699"/>
      <w:r w:rsidR="00876872">
        <w:t>USGS Bureau approval is granted. The BAO comments below do not need to be formally reconciled.</w:t>
      </w:r>
    </w:p>
    <w:p w14:paraId="6E232A7F" w14:textId="77777777" w:rsidR="00876872" w:rsidRDefault="00876872" w:rsidP="00876872">
      <w:pPr>
        <w:spacing w:before="120"/>
      </w:pPr>
    </w:p>
    <w:p w14:paraId="40761E04" w14:textId="36B58E5C" w:rsidR="00876872" w:rsidRPr="00A71286" w:rsidRDefault="00876872" w:rsidP="00876872">
      <w:pPr>
        <w:spacing w:before="120"/>
      </w:pPr>
      <w:r w:rsidRPr="00A71286">
        <w:t>The comments marked [</w:t>
      </w:r>
      <w:r>
        <w:t>Required</w:t>
      </w:r>
      <w:r w:rsidRPr="00A71286">
        <w:t xml:space="preserve">] are not optional, and issues raised by these comments must be corrected with changes to the manuscript before </w:t>
      </w:r>
      <w:r>
        <w:t>release</w:t>
      </w:r>
      <w:r w:rsidRPr="00A71286">
        <w:t xml:space="preserve">. </w:t>
      </w:r>
      <w:bookmarkEnd w:id="1"/>
      <w:r w:rsidRPr="00A71286">
        <w:t xml:space="preserve"> </w:t>
      </w:r>
    </w:p>
    <w:p w14:paraId="03825254" w14:textId="77777777" w:rsidR="00876872" w:rsidRDefault="00876872" w:rsidP="00876872">
      <w:pPr>
        <w:spacing w:before="120"/>
      </w:pPr>
      <w:bookmarkStart w:id="7" w:name="_Hlk42168561"/>
      <w:bookmarkEnd w:id="2"/>
      <w:bookmarkEnd w:id="3"/>
    </w:p>
    <w:p w14:paraId="23464905" w14:textId="13D23D32" w:rsidR="00876872" w:rsidRDefault="00876872" w:rsidP="00876872">
      <w:pPr>
        <w:spacing w:before="120"/>
      </w:pPr>
      <w:r>
        <w:t>All BAO editorial comments and suggestions are optional. Changes to the manuscript are made at the discretion of the author(s), given the intent of the article and the editorial style of the publication outlet.</w:t>
      </w:r>
      <w:bookmarkEnd w:id="4"/>
      <w:r>
        <w:t xml:space="preserve"> </w:t>
      </w:r>
      <w:bookmarkEnd w:id="5"/>
      <w:bookmarkEnd w:id="6"/>
      <w:bookmarkEnd w:id="7"/>
      <w:r>
        <w:t xml:space="preserve">Please reach out to me if you are confused by, or have questions about, any BAO comment. </w:t>
      </w:r>
    </w:p>
    <w:p w14:paraId="1E7F2D6F" w14:textId="5A6C1104" w:rsidR="009A0BAF" w:rsidRDefault="009A0BAF">
      <w:pPr>
        <w:pStyle w:val="CommentText"/>
      </w:pPr>
    </w:p>
  </w:comment>
  <w:comment w:id="10" w:author="Magirl, Christopher S" w:date="2024-08-22T15:36:00Z" w:initials="MCS">
    <w:p w14:paraId="558A1E1E" w14:textId="7303EA15" w:rsidR="003E16B6" w:rsidRDefault="003E16B6" w:rsidP="003E16B6">
      <w:pPr>
        <w:shd w:val="clear" w:color="auto" w:fill="FFFFFF"/>
        <w:spacing w:after="0"/>
        <w:textAlignment w:val="baseline"/>
        <w:rPr>
          <w:rFonts w:ascii="Calibri" w:hAnsi="Calibri" w:cs="Calibri"/>
          <w:color w:val="000000"/>
        </w:rPr>
      </w:pPr>
      <w:r>
        <w:rPr>
          <w:rStyle w:val="CommentReference"/>
        </w:rPr>
        <w:annotationRef/>
      </w:r>
      <w:r>
        <w:t>In alignment with February 2024 Department of Interior policy [“</w:t>
      </w:r>
      <w:r w:rsidRPr="008851E8">
        <w:t>513 DM 3 Use of the Hawaiian Language, ‘</w:t>
      </w:r>
      <w:proofErr w:type="spellStart"/>
      <w:r w:rsidRPr="008851E8">
        <w:t>Ōlelo</w:t>
      </w:r>
      <w:proofErr w:type="spellEnd"/>
      <w:r w:rsidRPr="008851E8">
        <w:t xml:space="preserve"> Hawai‘i</w:t>
      </w:r>
      <w:r>
        <w:t>” (</w:t>
      </w:r>
      <w:hyperlink r:id="rId1" w:history="1">
        <w:r>
          <w:rPr>
            <w:rStyle w:val="Hyperlink"/>
          </w:rPr>
          <w:t>513 DM 3 Use of the Hawaiian Language, ‘</w:t>
        </w:r>
        <w:proofErr w:type="spellStart"/>
        <w:r>
          <w:rPr>
            <w:rStyle w:val="Hyperlink"/>
          </w:rPr>
          <w:t>Ōlelo</w:t>
        </w:r>
        <w:proofErr w:type="spellEnd"/>
        <w:r>
          <w:rPr>
            <w:rStyle w:val="Hyperlink"/>
          </w:rPr>
          <w:t xml:space="preserve"> Hawai‘i (doi.gov)</w:t>
        </w:r>
      </w:hyperlink>
      <w:r>
        <w:t xml:space="preserve">] and </w:t>
      </w:r>
      <w:r>
        <w:rPr>
          <w:rFonts w:ascii="Calibri" w:hAnsi="Calibri" w:cs="Calibri"/>
          <w:color w:val="000000"/>
        </w:rPr>
        <w:t>in deference to Native Hawaiian names, please use the official name of “</w:t>
      </w:r>
      <w:proofErr w:type="spellStart"/>
      <w:r w:rsidRPr="005A22A2">
        <w:rPr>
          <w:rFonts w:ascii="Calibri" w:hAnsi="Calibri" w:cs="Calibri"/>
          <w:color w:val="000000"/>
        </w:rPr>
        <w:t>Kīlauea</w:t>
      </w:r>
      <w:proofErr w:type="spellEnd"/>
      <w:r>
        <w:rPr>
          <w:rFonts w:ascii="Calibri" w:hAnsi="Calibri" w:cs="Calibri"/>
          <w:color w:val="000000"/>
        </w:rPr>
        <w:t xml:space="preserve">” without adding “volcano” or “Volcano.” </w:t>
      </w:r>
    </w:p>
    <w:p w14:paraId="538D71EB" w14:textId="2EB23EF7" w:rsidR="003E16B6" w:rsidRDefault="003E16B6">
      <w:pPr>
        <w:pStyle w:val="CommentText"/>
      </w:pPr>
    </w:p>
  </w:comment>
  <w:comment w:id="13" w:author="Magirl, Christopher S" w:date="2024-08-22T16:55:00Z" w:initials="MCS">
    <w:p w14:paraId="51844C4A" w14:textId="4F799797" w:rsidR="00BA5D6D" w:rsidRPr="00BA5D6D" w:rsidRDefault="007C041D" w:rsidP="00BA5D6D">
      <w:pPr>
        <w:pStyle w:val="Heading1"/>
        <w:rPr>
          <w:rFonts w:asciiTheme="minorHAnsi" w:hAnsiTheme="minorHAnsi"/>
          <w:b w:val="0"/>
          <w:bCs/>
          <w:sz w:val="22"/>
        </w:rPr>
      </w:pPr>
      <w:r>
        <w:rPr>
          <w:rStyle w:val="CommentReference"/>
        </w:rPr>
        <w:annotationRef/>
      </w:r>
      <w:r w:rsidR="00BA5D6D">
        <w:rPr>
          <w:rFonts w:asciiTheme="minorHAnsi" w:hAnsiTheme="minorHAnsi"/>
          <w:b w:val="0"/>
          <w:bCs/>
          <w:sz w:val="22"/>
        </w:rPr>
        <w:t>P</w:t>
      </w:r>
      <w:r w:rsidR="00BA5D6D" w:rsidRPr="00BA5D6D">
        <w:rPr>
          <w:rFonts w:asciiTheme="minorHAnsi" w:hAnsiTheme="minorHAnsi"/>
          <w:b w:val="0"/>
          <w:bCs/>
          <w:sz w:val="22"/>
        </w:rPr>
        <w:t>lease don’t abbreviate proper names of geographic features recognized by the U.S. Board on Geographic Names.</w:t>
      </w:r>
    </w:p>
    <w:p w14:paraId="5B6F8FDE" w14:textId="77777777" w:rsidR="00BA5D6D" w:rsidRDefault="00BA5D6D" w:rsidP="00BA5D6D">
      <w:pPr>
        <w:rPr>
          <w:rFonts w:cstheme="minorHAnsi"/>
          <w:color w:val="333333"/>
          <w:sz w:val="24"/>
          <w:szCs w:val="24"/>
          <w:shd w:val="clear" w:color="auto" w:fill="FFFFFF"/>
        </w:rPr>
      </w:pPr>
    </w:p>
    <w:p w14:paraId="61EF2172" w14:textId="77777777" w:rsidR="00BA5D6D" w:rsidRPr="00F97A67" w:rsidRDefault="00BA5D6D" w:rsidP="00BA5D6D">
      <w:pPr>
        <w:rPr>
          <w:rFonts w:cstheme="minorHAnsi"/>
          <w:color w:val="333333"/>
          <w:sz w:val="24"/>
          <w:szCs w:val="24"/>
          <w:shd w:val="clear" w:color="auto" w:fill="FFFFFF"/>
        </w:rPr>
      </w:pPr>
      <w:r w:rsidRPr="00F97A67">
        <w:rPr>
          <w:rFonts w:cstheme="minorHAnsi"/>
          <w:color w:val="333333"/>
          <w:sz w:val="24"/>
          <w:szCs w:val="24"/>
          <w:shd w:val="clear" w:color="auto" w:fill="FFFFFF"/>
        </w:rPr>
        <w:t xml:space="preserve">From page 4 of </w:t>
      </w:r>
      <w:hyperlink r:id="rId2" w:history="1">
        <w:r w:rsidRPr="00F97A67">
          <w:rPr>
            <w:rStyle w:val="Hyperlink"/>
            <w:rFonts w:cstheme="minorHAnsi"/>
            <w:sz w:val="24"/>
            <w:szCs w:val="24"/>
            <w:shd w:val="clear" w:color="auto" w:fill="FFFFFF"/>
          </w:rPr>
          <w:t xml:space="preserve">Principles, Policies, </w:t>
        </w:r>
        <w:r>
          <w:rPr>
            <w:rStyle w:val="Hyperlink"/>
            <w:rFonts w:cstheme="minorHAnsi"/>
            <w:sz w:val="24"/>
            <w:szCs w:val="24"/>
            <w:shd w:val="clear" w:color="auto" w:fill="FFFFFF"/>
          </w:rPr>
          <w:t>and</w:t>
        </w:r>
        <w:r w:rsidRPr="00F97A67">
          <w:rPr>
            <w:rStyle w:val="Hyperlink"/>
            <w:rFonts w:cstheme="minorHAnsi"/>
            <w:sz w:val="24"/>
            <w:szCs w:val="24"/>
            <w:shd w:val="clear" w:color="auto" w:fill="FFFFFF"/>
          </w:rPr>
          <w:t xml:space="preserve"> Procedures</w:t>
        </w:r>
      </w:hyperlink>
      <w:r w:rsidRPr="00F97A67">
        <w:rPr>
          <w:rFonts w:cstheme="minorHAnsi"/>
          <w:color w:val="333333"/>
          <w:sz w:val="24"/>
          <w:szCs w:val="24"/>
          <w:shd w:val="clear" w:color="auto" w:fill="FFFFFF"/>
        </w:rPr>
        <w:t xml:space="preserve"> o</w:t>
      </w:r>
      <w:r>
        <w:rPr>
          <w:rFonts w:cstheme="minorHAnsi"/>
          <w:color w:val="333333"/>
          <w:sz w:val="24"/>
          <w:szCs w:val="24"/>
          <w:shd w:val="clear" w:color="auto" w:fill="FFFFFF"/>
        </w:rPr>
        <w:t>f</w:t>
      </w:r>
      <w:r w:rsidRPr="00F97A67">
        <w:rPr>
          <w:rFonts w:cstheme="minorHAnsi"/>
          <w:color w:val="333333"/>
          <w:sz w:val="24"/>
          <w:szCs w:val="24"/>
          <w:shd w:val="clear" w:color="auto" w:fill="FFFFFF"/>
        </w:rPr>
        <w:t xml:space="preserve"> the </w:t>
      </w:r>
      <w:hyperlink r:id="rId3" w:history="1">
        <w:r w:rsidRPr="007B0347">
          <w:rPr>
            <w:rStyle w:val="Hyperlink"/>
            <w:rFonts w:cstheme="minorHAnsi"/>
            <w:sz w:val="24"/>
            <w:szCs w:val="24"/>
            <w:shd w:val="clear" w:color="auto" w:fill="FFFFFF"/>
          </w:rPr>
          <w:t>U.S. Board on Geographic Names</w:t>
        </w:r>
      </w:hyperlink>
      <w:r w:rsidRPr="00F97A67">
        <w:rPr>
          <w:rFonts w:cstheme="minorHAnsi"/>
          <w:color w:val="333333"/>
          <w:sz w:val="24"/>
          <w:szCs w:val="24"/>
          <w:shd w:val="clear" w:color="auto" w:fill="FFFFFF"/>
        </w:rPr>
        <w:t xml:space="preserve"> websit</w:t>
      </w:r>
      <w:r>
        <w:rPr>
          <w:rFonts w:cstheme="minorHAnsi"/>
          <w:color w:val="333333"/>
          <w:sz w:val="24"/>
          <w:szCs w:val="24"/>
          <w:shd w:val="clear" w:color="auto" w:fill="FFFFFF"/>
        </w:rPr>
        <w:t>e:</w:t>
      </w:r>
    </w:p>
    <w:p w14:paraId="2DE2FE89" w14:textId="77777777" w:rsidR="00BA5D6D" w:rsidRDefault="00BA5D6D" w:rsidP="00BA5D6D">
      <w:pPr>
        <w:pStyle w:val="paragraph"/>
        <w:spacing w:after="0"/>
        <w:textAlignment w:val="baseline"/>
        <w:rPr>
          <w:rStyle w:val="normaltextrun"/>
          <w:rFonts w:ascii="Calibri" w:eastAsiaTheme="minorHAnsi" w:hAnsi="Calibri" w:cs="Calibri"/>
          <w:i/>
          <w:iCs/>
          <w:color w:val="000000"/>
          <w:sz w:val="22"/>
          <w:szCs w:val="22"/>
          <w:shd w:val="clear" w:color="auto" w:fill="FFFFFF"/>
          <w:lang w:val="en-GB"/>
        </w:rPr>
      </w:pPr>
      <w:r>
        <w:rPr>
          <w:rStyle w:val="normaltextrun"/>
          <w:rFonts w:ascii="Calibri" w:eastAsiaTheme="minorHAnsi" w:hAnsi="Calibri" w:cs="Calibri"/>
          <w:color w:val="000000"/>
          <w:sz w:val="22"/>
          <w:szCs w:val="22"/>
          <w:shd w:val="clear" w:color="auto" w:fill="FFFFFF"/>
          <w:lang w:val="en-GB"/>
        </w:rPr>
        <w:t>“</w:t>
      </w:r>
      <w:r w:rsidRPr="00F97A67">
        <w:rPr>
          <w:rStyle w:val="normaltextrun"/>
          <w:rFonts w:ascii="Calibri" w:eastAsiaTheme="minorHAnsi" w:hAnsi="Calibri" w:cs="Calibri"/>
          <w:b/>
          <w:bCs/>
          <w:i/>
          <w:iCs/>
          <w:color w:val="000000"/>
          <w:sz w:val="22"/>
          <w:szCs w:val="22"/>
          <w:shd w:val="clear" w:color="auto" w:fill="FFFFFF"/>
          <w:lang w:val="en-GB"/>
        </w:rPr>
        <w:t xml:space="preserve">Determining official </w:t>
      </w:r>
      <w:proofErr w:type="gramStart"/>
      <w:r w:rsidRPr="00F97A67">
        <w:rPr>
          <w:rStyle w:val="normaltextrun"/>
          <w:rFonts w:ascii="Calibri" w:eastAsiaTheme="minorHAnsi" w:hAnsi="Calibri" w:cs="Calibri"/>
          <w:b/>
          <w:bCs/>
          <w:i/>
          <w:iCs/>
          <w:color w:val="000000"/>
          <w:sz w:val="22"/>
          <w:szCs w:val="22"/>
          <w:shd w:val="clear" w:color="auto" w:fill="FFFFFF"/>
          <w:lang w:val="en-GB"/>
        </w:rPr>
        <w:t xml:space="preserve">names  </w:t>
      </w:r>
      <w:r w:rsidRPr="00A607B0">
        <w:rPr>
          <w:rStyle w:val="normaltextrun"/>
          <w:rFonts w:ascii="Calibri" w:eastAsiaTheme="minorHAnsi" w:hAnsi="Calibri" w:cs="Calibri"/>
          <w:i/>
          <w:iCs/>
          <w:color w:val="000000"/>
          <w:sz w:val="22"/>
          <w:szCs w:val="22"/>
          <w:shd w:val="clear" w:color="auto" w:fill="FFFFFF"/>
          <w:lang w:val="en-GB"/>
        </w:rPr>
        <w:t>In</w:t>
      </w:r>
      <w:proofErr w:type="gramEnd"/>
      <w:r w:rsidRPr="00A607B0">
        <w:rPr>
          <w:rStyle w:val="normaltextrun"/>
          <w:rFonts w:ascii="Calibri" w:eastAsiaTheme="minorHAnsi" w:hAnsi="Calibri" w:cs="Calibri"/>
          <w:i/>
          <w:iCs/>
          <w:color w:val="000000"/>
          <w:sz w:val="22"/>
          <w:szCs w:val="22"/>
          <w:shd w:val="clear" w:color="auto" w:fill="FFFFFF"/>
          <w:lang w:val="en-GB"/>
        </w:rPr>
        <w:t xml:space="preserve"> accordance with Public Law 80–242, only official geographic names are to be used on Federal maps, publications, and other conventional and digital products, including websites.</w:t>
      </w:r>
      <w:r w:rsidRPr="00F97A67">
        <w:rPr>
          <w:rStyle w:val="normaltextrun"/>
          <w:rFonts w:ascii="Calibri" w:eastAsiaTheme="minorHAnsi" w:hAnsi="Calibri" w:cs="Calibri"/>
          <w:i/>
          <w:iCs/>
          <w:color w:val="000000"/>
          <w:sz w:val="22"/>
          <w:szCs w:val="22"/>
          <w:shd w:val="clear" w:color="auto" w:fill="FFFFFF"/>
          <w:lang w:val="en-GB"/>
        </w:rPr>
        <w:t xml:space="preserve"> An official name is one in which the written form of that name and its application to the appropriate place, feature, or area are approved by the BGN or the appropriate administrative agency. By law, the BGN is responsible for all geographic names except those applying to offices or establishments of Federal agencies (Pub. L. 80–242, sec. 1 and 7; 43 U.S.C. 364 and 364f).</w:t>
      </w:r>
      <w:r>
        <w:rPr>
          <w:rStyle w:val="normaltextrun"/>
          <w:rFonts w:ascii="Calibri" w:eastAsiaTheme="minorHAnsi" w:hAnsi="Calibri" w:cs="Calibri"/>
          <w:i/>
          <w:iCs/>
          <w:color w:val="000000"/>
          <w:sz w:val="22"/>
          <w:szCs w:val="22"/>
          <w:shd w:val="clear" w:color="auto" w:fill="FFFFFF"/>
          <w:lang w:val="en-GB"/>
        </w:rPr>
        <w:t>”</w:t>
      </w:r>
    </w:p>
    <w:p w14:paraId="72BF00CE" w14:textId="77777777" w:rsidR="00BA5D6D" w:rsidRDefault="00BA5D6D" w:rsidP="00BA5D6D">
      <w:pPr>
        <w:pStyle w:val="paragraph"/>
        <w:spacing w:after="0"/>
        <w:textAlignment w:val="baseline"/>
        <w:rPr>
          <w:rStyle w:val="normaltextrun"/>
          <w:rFonts w:ascii="Calibri" w:eastAsiaTheme="minorHAnsi" w:hAnsi="Calibri" w:cs="Calibri"/>
          <w:color w:val="000000"/>
          <w:shd w:val="clear" w:color="auto" w:fill="FFFFFF"/>
          <w:lang w:val="en-GB"/>
        </w:rPr>
      </w:pPr>
    </w:p>
    <w:p w14:paraId="784BABBA" w14:textId="09F763DE" w:rsidR="00BA5D6D" w:rsidRDefault="00BA5D6D" w:rsidP="00BA5D6D">
      <w:pPr>
        <w:pStyle w:val="paragraph"/>
        <w:spacing w:after="0"/>
        <w:textAlignment w:val="baseline"/>
        <w:rPr>
          <w:rStyle w:val="normaltextrun"/>
          <w:rFonts w:ascii="Calibri" w:eastAsiaTheme="minorHAnsi" w:hAnsi="Calibri" w:cs="Calibri"/>
          <w:color w:val="000000"/>
          <w:shd w:val="clear" w:color="auto" w:fill="FFFFFF"/>
          <w:lang w:val="en-GB"/>
        </w:rPr>
      </w:pPr>
      <w:r w:rsidRPr="00F97A67">
        <w:rPr>
          <w:rStyle w:val="normaltextrun"/>
          <w:rFonts w:ascii="Calibri" w:eastAsiaTheme="minorHAnsi" w:hAnsi="Calibri" w:cs="Calibri"/>
          <w:color w:val="000000"/>
          <w:shd w:val="clear" w:color="auto" w:fill="FFFFFF"/>
          <w:lang w:val="en-GB"/>
        </w:rPr>
        <w:t xml:space="preserve">Also, from page </w:t>
      </w:r>
      <w:r>
        <w:rPr>
          <w:rStyle w:val="normaltextrun"/>
          <w:rFonts w:ascii="Calibri" w:eastAsiaTheme="minorHAnsi" w:hAnsi="Calibri" w:cs="Calibri"/>
          <w:color w:val="000000"/>
          <w:shd w:val="clear" w:color="auto" w:fill="FFFFFF"/>
          <w:lang w:val="en-GB"/>
        </w:rPr>
        <w:t>35</w:t>
      </w:r>
      <w:r w:rsidRPr="00F97A67">
        <w:rPr>
          <w:rStyle w:val="normaltextrun"/>
          <w:rFonts w:ascii="Calibri" w:eastAsiaTheme="minorHAnsi" w:hAnsi="Calibri" w:cs="Calibri"/>
          <w:color w:val="000000"/>
          <w:shd w:val="clear" w:color="auto" w:fill="FFFFFF"/>
          <w:lang w:val="en-GB"/>
        </w:rPr>
        <w:t>:</w:t>
      </w:r>
    </w:p>
    <w:p w14:paraId="0A07F63C" w14:textId="77777777" w:rsidR="00BA5D6D" w:rsidRPr="00147F8F" w:rsidRDefault="00BA5D6D" w:rsidP="00BA5D6D">
      <w:pPr>
        <w:pStyle w:val="paragraph"/>
        <w:spacing w:before="0" w:beforeAutospacing="0" w:after="0" w:afterAutospacing="0"/>
        <w:textAlignment w:val="baseline"/>
        <w:rPr>
          <w:rStyle w:val="normaltextrun"/>
          <w:rFonts w:ascii="Calibri" w:eastAsiaTheme="minorHAnsi" w:hAnsi="Calibri" w:cs="Calibri"/>
          <w:i/>
          <w:iCs/>
          <w:color w:val="000000"/>
          <w:sz w:val="22"/>
          <w:szCs w:val="22"/>
          <w:shd w:val="clear" w:color="auto" w:fill="FFFFFF"/>
          <w:lang w:val="en-GB"/>
        </w:rPr>
      </w:pPr>
      <w:r>
        <w:rPr>
          <w:rStyle w:val="normaltextrun"/>
          <w:rFonts w:ascii="Calibri" w:eastAsiaTheme="minorHAnsi" w:hAnsi="Calibri" w:cs="Calibri"/>
          <w:b/>
          <w:bCs/>
          <w:i/>
          <w:iCs/>
          <w:color w:val="000000"/>
          <w:sz w:val="22"/>
          <w:szCs w:val="22"/>
          <w:shd w:val="clear" w:color="auto" w:fill="FFFFFF"/>
          <w:lang w:val="en-GB"/>
        </w:rPr>
        <w:t>“</w:t>
      </w:r>
      <w:r w:rsidRPr="00FC1F1F">
        <w:rPr>
          <w:rStyle w:val="normaltextrun"/>
          <w:rFonts w:ascii="Calibri" w:eastAsiaTheme="minorHAnsi" w:hAnsi="Calibri" w:cs="Calibri"/>
          <w:b/>
          <w:bCs/>
          <w:i/>
          <w:iCs/>
          <w:color w:val="000000"/>
          <w:sz w:val="22"/>
          <w:szCs w:val="22"/>
          <w:shd w:val="clear" w:color="auto" w:fill="FFFFFF"/>
          <w:lang w:val="en-GB"/>
        </w:rPr>
        <w:t>Abbreviations and number names</w:t>
      </w:r>
      <w:r>
        <w:rPr>
          <w:rStyle w:val="normaltextrun"/>
          <w:rFonts w:ascii="Calibri" w:eastAsiaTheme="minorHAnsi" w:hAnsi="Calibri" w:cs="Calibri"/>
          <w:b/>
          <w:bCs/>
          <w:i/>
          <w:iCs/>
          <w:color w:val="000000"/>
          <w:sz w:val="22"/>
          <w:szCs w:val="22"/>
          <w:shd w:val="clear" w:color="auto" w:fill="FFFFFF"/>
          <w:lang w:val="en-GB"/>
        </w:rPr>
        <w:br/>
      </w:r>
      <w:r w:rsidRPr="00147F8F">
        <w:rPr>
          <w:rStyle w:val="normaltextrun"/>
          <w:rFonts w:ascii="Calibri" w:eastAsiaTheme="minorHAnsi" w:hAnsi="Calibri" w:cs="Calibri"/>
          <w:i/>
          <w:iCs/>
          <w:color w:val="000000"/>
          <w:sz w:val="22"/>
          <w:szCs w:val="22"/>
          <w:shd w:val="clear" w:color="auto" w:fill="FFFFFF"/>
          <w:lang w:val="en-GB"/>
        </w:rPr>
        <w:t>Official names or parts of names are never abbreviated; however, the names of States can be</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abbreviated or coded according to Government Publishing Office standards. Geographic names</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are not abbreviated in sentence context except that Mount, Saint(e), Santo, and Santa may be</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 xml:space="preserve">abbreviated as Mt., St(e)., </w:t>
      </w:r>
      <w:proofErr w:type="spellStart"/>
      <w:r w:rsidRPr="00147F8F">
        <w:rPr>
          <w:rStyle w:val="normaltextrun"/>
          <w:rFonts w:ascii="Calibri" w:eastAsiaTheme="minorHAnsi" w:hAnsi="Calibri" w:cs="Calibri"/>
          <w:i/>
          <w:iCs/>
          <w:color w:val="000000"/>
          <w:sz w:val="22"/>
          <w:szCs w:val="22"/>
          <w:shd w:val="clear" w:color="auto" w:fill="FFFFFF"/>
          <w:lang w:val="en-GB"/>
        </w:rPr>
        <w:t>Sto</w:t>
      </w:r>
      <w:proofErr w:type="spellEnd"/>
      <w:r w:rsidRPr="00147F8F">
        <w:rPr>
          <w:rStyle w:val="normaltextrun"/>
          <w:rFonts w:ascii="Calibri" w:eastAsiaTheme="minorHAnsi" w:hAnsi="Calibri" w:cs="Calibri"/>
          <w:i/>
          <w:iCs/>
          <w:color w:val="000000"/>
          <w:sz w:val="22"/>
          <w:szCs w:val="22"/>
          <w:shd w:val="clear" w:color="auto" w:fill="FFFFFF"/>
          <w:lang w:val="en-GB"/>
        </w:rPr>
        <w:t>., and Sta., respectively. On maps and other illustrations, the</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 xml:space="preserve">generic part of a name </w:t>
      </w:r>
      <w:proofErr w:type="gramStart"/>
      <w:r w:rsidRPr="00147F8F">
        <w:rPr>
          <w:rStyle w:val="normaltextrun"/>
          <w:rFonts w:ascii="Calibri" w:eastAsiaTheme="minorHAnsi" w:hAnsi="Calibri" w:cs="Calibri"/>
          <w:i/>
          <w:iCs/>
          <w:color w:val="000000"/>
          <w:sz w:val="22"/>
          <w:szCs w:val="22"/>
          <w:shd w:val="clear" w:color="auto" w:fill="FFFFFF"/>
          <w:lang w:val="en-GB"/>
        </w:rPr>
        <w:t>and also</w:t>
      </w:r>
      <w:proofErr w:type="gramEnd"/>
      <w:r w:rsidRPr="00147F8F">
        <w:rPr>
          <w:rStyle w:val="normaltextrun"/>
          <w:rFonts w:ascii="Calibri" w:eastAsiaTheme="minorHAnsi" w:hAnsi="Calibri" w:cs="Calibri"/>
          <w:i/>
          <w:iCs/>
          <w:color w:val="000000"/>
          <w:sz w:val="22"/>
          <w:szCs w:val="22"/>
          <w:shd w:val="clear" w:color="auto" w:fill="FFFFFF"/>
          <w:lang w:val="en-GB"/>
        </w:rPr>
        <w:t xml:space="preserve"> some modifiers may be abbreviated (North, South, East, West,</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Left, Right, Saint, or Sainte), but if space is available, it is always preferable to spell them</w:t>
      </w:r>
      <w:r>
        <w:rPr>
          <w:rStyle w:val="normaltextrun"/>
          <w:rFonts w:ascii="Calibri" w:eastAsiaTheme="minorHAnsi" w:hAnsi="Calibri" w:cs="Calibri"/>
          <w:i/>
          <w:iCs/>
          <w:color w:val="000000"/>
          <w:sz w:val="22"/>
          <w:szCs w:val="22"/>
          <w:shd w:val="clear" w:color="auto" w:fill="FFFFFF"/>
          <w:lang w:val="en-GB"/>
        </w:rPr>
        <w:t xml:space="preserve"> </w:t>
      </w:r>
      <w:r w:rsidRPr="00147F8F">
        <w:rPr>
          <w:rStyle w:val="normaltextrun"/>
          <w:rFonts w:ascii="Calibri" w:eastAsiaTheme="minorHAnsi" w:hAnsi="Calibri" w:cs="Calibri"/>
          <w:i/>
          <w:iCs/>
          <w:color w:val="000000"/>
          <w:sz w:val="22"/>
          <w:szCs w:val="22"/>
          <w:shd w:val="clear" w:color="auto" w:fill="FFFFFF"/>
          <w:lang w:val="en-GB"/>
        </w:rPr>
        <w:t>completely.</w:t>
      </w:r>
      <w:r>
        <w:rPr>
          <w:rStyle w:val="normaltextrun"/>
          <w:rFonts w:ascii="Calibri" w:eastAsiaTheme="minorHAnsi" w:hAnsi="Calibri" w:cs="Calibri"/>
          <w:i/>
          <w:iCs/>
          <w:color w:val="000000"/>
          <w:sz w:val="22"/>
          <w:szCs w:val="22"/>
          <w:shd w:val="clear" w:color="auto" w:fill="FFFFFF"/>
          <w:lang w:val="en-GB"/>
        </w:rPr>
        <w:t>”</w:t>
      </w:r>
    </w:p>
    <w:p w14:paraId="5B004542" w14:textId="6E7E126B" w:rsidR="007C041D" w:rsidRDefault="007C041D">
      <w:pPr>
        <w:pStyle w:val="CommentText"/>
      </w:pPr>
    </w:p>
  </w:comment>
  <w:comment w:id="21" w:author="Magirl, Christopher S" w:date="2024-08-22T16:59:00Z" w:initials="MCS">
    <w:p w14:paraId="02076D19" w14:textId="7B016096" w:rsidR="004E0605" w:rsidRDefault="004E0605">
      <w:pPr>
        <w:pStyle w:val="CommentText"/>
      </w:pPr>
      <w:r>
        <w:rPr>
          <w:rStyle w:val="CommentReference"/>
        </w:rPr>
        <w:annotationRef/>
      </w:r>
      <w:r>
        <w:t>Please use the official full name for HVO: “U.S. Geological Survey Hawaiian Volcano Observatory.”</w:t>
      </w:r>
    </w:p>
  </w:comment>
  <w:comment w:id="23" w:author="Magirl, Christopher S" w:date="2024-08-22T17:01:00Z" w:initials="MCS">
    <w:p w14:paraId="4BDF5032" w14:textId="2059C865" w:rsidR="00B0565B" w:rsidRDefault="00B0565B">
      <w:pPr>
        <w:pStyle w:val="CommentText"/>
      </w:pPr>
      <w:r>
        <w:rPr>
          <w:rStyle w:val="CommentReference"/>
        </w:rPr>
        <w:annotationRef/>
      </w:r>
      <w:r>
        <w:rPr>
          <w:rStyle w:val="CommentReference"/>
        </w:rPr>
        <w:t xml:space="preserve">Because some won’t know what south caldera is, </w:t>
      </w:r>
      <w:r w:rsidR="00576276">
        <w:rPr>
          <w:rStyle w:val="CommentReference"/>
        </w:rPr>
        <w:t>describe this feature somewhere in the manuscript.</w:t>
      </w:r>
      <w:r w:rsidR="00DC29E0">
        <w:rPr>
          <w:rStyle w:val="CommentReference"/>
        </w:rPr>
        <w:t xml:space="preserve"> It’s first introduction would probably be best.</w:t>
      </w:r>
    </w:p>
  </w:comment>
  <w:comment w:id="42" w:author="Magirl, Christopher S" w:date="2024-08-22T20:03:00Z" w:initials="MCS">
    <w:p w14:paraId="717329BD" w14:textId="77777777" w:rsidR="00571DD1" w:rsidRDefault="00CE747E" w:rsidP="00571DD1">
      <w:pPr>
        <w:pStyle w:val="CommentText"/>
        <w:rPr>
          <w:sz w:val="22"/>
          <w:szCs w:val="22"/>
        </w:rPr>
      </w:pPr>
      <w:r>
        <w:rPr>
          <w:rStyle w:val="CommentReference"/>
        </w:rPr>
        <w:annotationRef/>
      </w:r>
      <w:r w:rsidR="00571DD1">
        <w:rPr>
          <w:sz w:val="22"/>
          <w:szCs w:val="22"/>
        </w:rPr>
        <w:t>Consider</w:t>
      </w:r>
      <w:r w:rsidR="00571DD1" w:rsidRPr="002C5FEE">
        <w:rPr>
          <w:sz w:val="22"/>
          <w:szCs w:val="22"/>
        </w:rPr>
        <w:t xml:space="preserve"> spelling out “versus” when it appears within the body of the paper</w:t>
      </w:r>
      <w:r w:rsidR="00571DD1">
        <w:rPr>
          <w:sz w:val="22"/>
          <w:szCs w:val="22"/>
        </w:rPr>
        <w:t>, figure captions, or table headers</w:t>
      </w:r>
      <w:r w:rsidR="00571DD1" w:rsidRPr="002C5FEE">
        <w:rPr>
          <w:sz w:val="22"/>
          <w:szCs w:val="22"/>
        </w:rPr>
        <w:t xml:space="preserve"> (if appearing in a par</w:t>
      </w:r>
      <w:r w:rsidR="00571DD1">
        <w:rPr>
          <w:sz w:val="22"/>
          <w:szCs w:val="22"/>
        </w:rPr>
        <w:t>e</w:t>
      </w:r>
      <w:r w:rsidR="00571DD1" w:rsidRPr="002C5FEE">
        <w:rPr>
          <w:sz w:val="22"/>
          <w:szCs w:val="22"/>
        </w:rPr>
        <w:t>nthetical phrase, it’s okay to use ‘vs.’ to save space).</w:t>
      </w:r>
    </w:p>
    <w:p w14:paraId="4730618A" w14:textId="6A1535E9" w:rsidR="00CE747E" w:rsidRDefault="00CE747E">
      <w:pPr>
        <w:pStyle w:val="CommentText"/>
      </w:pPr>
    </w:p>
  </w:comment>
  <w:comment w:id="47" w:author="Magirl, Christopher S" w:date="2024-08-22T20:04:00Z" w:initials="MCS">
    <w:p w14:paraId="2E5DE46D" w14:textId="77777777" w:rsidR="0089281B" w:rsidRDefault="0089281B" w:rsidP="0089281B">
      <w:pPr>
        <w:pStyle w:val="CommentText"/>
      </w:pPr>
      <w:r>
        <w:rPr>
          <w:rStyle w:val="CommentReference"/>
        </w:rPr>
        <w:annotationRef/>
      </w:r>
      <w:r>
        <w:t xml:space="preserve">For features in the United States and US territories, </w:t>
      </w:r>
      <w:r>
        <w:rPr>
          <w:rStyle w:val="CommentReference"/>
        </w:rPr>
        <w:annotationRef/>
      </w:r>
      <w:r>
        <w:t>please use the official geographic name.</w:t>
      </w:r>
    </w:p>
    <w:p w14:paraId="73C18CCB" w14:textId="6310EE4E" w:rsidR="0089281B" w:rsidRDefault="0089281B">
      <w:pPr>
        <w:pStyle w:val="CommentText"/>
      </w:pPr>
    </w:p>
  </w:comment>
  <w:comment w:id="57" w:author="Magirl, Christopher S" w:date="2024-08-22T20:10:00Z" w:initials="MCS">
    <w:p w14:paraId="1CEC8674" w14:textId="039A8220" w:rsidR="003873C5" w:rsidRDefault="003873C5">
      <w:pPr>
        <w:pStyle w:val="CommentText"/>
      </w:pPr>
      <w:r>
        <w:rPr>
          <w:rStyle w:val="CommentReference"/>
        </w:rPr>
        <w:annotationRef/>
      </w:r>
      <w:r w:rsidR="00666BBD">
        <w:t xml:space="preserve">OIB hasn’t yet been defined in the text. </w:t>
      </w:r>
    </w:p>
  </w:comment>
  <w:comment w:id="67" w:author="Magirl, Christopher S" w:date="2024-08-22T16:45:00Z" w:initials="MCS">
    <w:p w14:paraId="14EF0AD2" w14:textId="77777777" w:rsidR="001F145E" w:rsidRDefault="006401B2" w:rsidP="001F145E">
      <w:pPr>
        <w:pStyle w:val="CommentText"/>
      </w:pPr>
      <w:r>
        <w:rPr>
          <w:rStyle w:val="CommentReference"/>
        </w:rPr>
        <w:annotationRef/>
      </w:r>
      <w:bookmarkStart w:id="69" w:name="_Hlk40965857"/>
      <w:bookmarkStart w:id="70" w:name="_Hlk45621586"/>
      <w:r w:rsidR="001F145E">
        <w:t xml:space="preserve">[Required] </w:t>
      </w:r>
      <w:bookmarkStart w:id="71" w:name="_Hlk80259899"/>
      <w:r w:rsidR="001F145E">
        <w:t>USGS information products cannot recommend or appear to advocate or prescribe a particular public policy or action.</w:t>
      </w:r>
      <w:r w:rsidR="001F145E" w:rsidRPr="00190335">
        <w:t> </w:t>
      </w:r>
    </w:p>
    <w:p w14:paraId="49DC9260" w14:textId="77777777" w:rsidR="001F145E" w:rsidRDefault="001F145E" w:rsidP="001F145E">
      <w:pPr>
        <w:pStyle w:val="CommentText"/>
      </w:pPr>
    </w:p>
    <w:p w14:paraId="317ECEAA" w14:textId="7E20C2C2" w:rsidR="001F145E" w:rsidRDefault="001F145E" w:rsidP="001F145E">
      <w:pPr>
        <w:pStyle w:val="CommentText"/>
      </w:pPr>
      <w:r w:rsidRPr="00190335">
        <w:t xml:space="preserve">A better </w:t>
      </w:r>
      <w:r>
        <w:t>approach</w:t>
      </w:r>
      <w:r w:rsidRPr="00190335">
        <w:t xml:space="preserve"> is to present what the best science predicts and what happens under less optimal or alternate science scenarios. The </w:t>
      </w:r>
      <w:r>
        <w:t xml:space="preserve">resource manager and/or </w:t>
      </w:r>
      <w:r w:rsidRPr="00190335">
        <w:t>decision</w:t>
      </w:r>
      <w:r>
        <w:t>-</w:t>
      </w:r>
      <w:r w:rsidRPr="00190335">
        <w:t>maker can then decide if the optimal or an alternate scenario is the most desired path for society weighing factors other than science. </w:t>
      </w:r>
    </w:p>
    <w:p w14:paraId="34388238" w14:textId="77777777" w:rsidR="001F145E" w:rsidRDefault="001F145E" w:rsidP="001F145E">
      <w:pPr>
        <w:pStyle w:val="CommentText"/>
      </w:pPr>
    </w:p>
    <w:p w14:paraId="68CB2852" w14:textId="3B8D3BB6" w:rsidR="001F145E" w:rsidRDefault="001F145E" w:rsidP="001F145E">
      <w:pPr>
        <w:pStyle w:val="CommentText"/>
      </w:pPr>
      <w:r>
        <w:t>You decide how to rephrase the section to address the issue and remain USGS policy compliant; however, my proposed edits bring this section into policy compliance and still preserve (I believe) your original intent.</w:t>
      </w:r>
    </w:p>
    <w:p w14:paraId="54D6C674" w14:textId="77777777" w:rsidR="001F145E" w:rsidRDefault="001F145E" w:rsidP="001F145E">
      <w:pPr>
        <w:pStyle w:val="CommentText"/>
      </w:pPr>
    </w:p>
    <w:p w14:paraId="4E8822DC" w14:textId="77777777" w:rsidR="001F145E" w:rsidRDefault="001F145E" w:rsidP="001F145E">
      <w:pPr>
        <w:pStyle w:val="CommentText"/>
      </w:pPr>
      <w:r>
        <w:t xml:space="preserve">See: </w:t>
      </w:r>
      <w:hyperlink r:id="rId4" w:history="1">
        <w:r>
          <w:rPr>
            <w:rStyle w:val="Hyperlink"/>
          </w:rPr>
          <w:t>https://www.usgs.gov/about/organization/science-support/office-science-quality-and-integrity/guidance-advocacy-and</w:t>
        </w:r>
      </w:hyperlink>
      <w:r>
        <w:t xml:space="preserve"> for guidance, examples, and background.</w:t>
      </w:r>
      <w:bookmarkEnd w:id="69"/>
    </w:p>
    <w:bookmarkEnd w:id="70"/>
    <w:bookmarkEnd w:id="71"/>
    <w:p w14:paraId="7E1AF9FD" w14:textId="57AE4024" w:rsidR="006401B2" w:rsidRDefault="006401B2">
      <w:pPr>
        <w:pStyle w:val="CommentText"/>
      </w:pPr>
    </w:p>
  </w:comment>
  <w:comment w:id="80" w:author="Magirl, Christopher S" w:date="2024-08-22T16:51:00Z" w:initials="MCS">
    <w:p w14:paraId="70E472BB" w14:textId="2B479ED7" w:rsidR="00363F3B" w:rsidRDefault="00363F3B">
      <w:pPr>
        <w:pStyle w:val="CommentText"/>
      </w:pPr>
      <w:r>
        <w:rPr>
          <w:rStyle w:val="CommentReference"/>
        </w:rPr>
        <w:annotationRef/>
      </w:r>
      <w:r w:rsidR="00467489">
        <w:t xml:space="preserve">The USGS </w:t>
      </w:r>
      <w:r w:rsidR="005A6B07">
        <w:t xml:space="preserve">Public Access </w:t>
      </w:r>
      <w:r w:rsidR="004D364F">
        <w:t xml:space="preserve">Plan may be a better source for the mandate on USGS </w:t>
      </w:r>
      <w:r w:rsidR="00BA1C9E">
        <w:t>to rel</w:t>
      </w:r>
      <w:r w:rsidR="002654ED">
        <w:t>ease all</w:t>
      </w:r>
      <w:r w:rsidR="00614E27">
        <w:t xml:space="preserve"> federal</w:t>
      </w:r>
      <w:r w:rsidR="002654ED">
        <w:t xml:space="preserve"> data. Also, the mandate comes from the White House’s Office </w:t>
      </w:r>
      <w:r w:rsidR="00E65AFD">
        <w:t>of Science Technology Policy (OSTP).</w:t>
      </w:r>
    </w:p>
    <w:p w14:paraId="14109E94" w14:textId="77777777" w:rsidR="00E65AFD" w:rsidRDefault="00E65AFD">
      <w:pPr>
        <w:pStyle w:val="CommentText"/>
      </w:pPr>
    </w:p>
    <w:p w14:paraId="1058C190" w14:textId="209F0CAB" w:rsidR="00E65AFD" w:rsidRDefault="00E65AFD">
      <w:pPr>
        <w:pStyle w:val="CommentText"/>
      </w:pPr>
      <w:r>
        <w:t>It</w:t>
      </w:r>
      <w:r w:rsidR="00614E27">
        <w:t xml:space="preserve"> may</w:t>
      </w:r>
      <w:r>
        <w:t xml:space="preserve"> be better to write:</w:t>
      </w:r>
    </w:p>
    <w:p w14:paraId="2AE6456C" w14:textId="77777777" w:rsidR="00E65AFD" w:rsidRDefault="00E65AFD">
      <w:pPr>
        <w:pStyle w:val="CommentText"/>
      </w:pPr>
    </w:p>
    <w:p w14:paraId="6352E88C" w14:textId="723D9838" w:rsidR="00E65AFD" w:rsidRDefault="00E65AFD">
      <w:pPr>
        <w:pStyle w:val="CommentText"/>
      </w:pPr>
      <w:r>
        <w:t>“In the United States</w:t>
      </w:r>
      <w:r w:rsidR="00307C2F">
        <w:t xml:space="preserve">, for example, volcano observatories have the mandate to make such information and data </w:t>
      </w:r>
      <w:r w:rsidR="00614E27">
        <w:t xml:space="preserve">available </w:t>
      </w:r>
      <w:r w:rsidR="00AA6F16">
        <w:t xml:space="preserve">to the public under the “USGS Public Access Plan” </w:t>
      </w:r>
      <w:r>
        <w:t>(</w:t>
      </w:r>
      <w:r w:rsidRPr="00E65AFD">
        <w:t>https://www.usgs.gov/office-of-science-quality-and-integrity/fundamental-science-practices/public-access-results-federally-funded-research-us</w:t>
      </w:r>
      <w:r>
        <w:t>)</w:t>
      </w:r>
      <w:r w:rsidR="00AA6F16">
        <w:t>.</w:t>
      </w:r>
      <w:r>
        <w:t>”</w:t>
      </w:r>
    </w:p>
  </w:comment>
  <w:comment w:id="91" w:author="Magirl, Christopher S" w:date="2024-08-22T15:42:00Z" w:initials="MCS">
    <w:p w14:paraId="2D3877B8" w14:textId="3496F615" w:rsidR="00F06E4F" w:rsidRDefault="00F06E4F">
      <w:pPr>
        <w:pStyle w:val="CommentText"/>
      </w:pPr>
      <w:r>
        <w:t xml:space="preserve">For features in the United States and US territories, </w:t>
      </w:r>
      <w:r>
        <w:rPr>
          <w:rStyle w:val="CommentReference"/>
        </w:rPr>
        <w:annotationRef/>
      </w:r>
      <w:r>
        <w:t>please use the official geographic name</w:t>
      </w:r>
      <w:r w:rsidR="0089281B">
        <w:t>.</w:t>
      </w:r>
    </w:p>
  </w:comment>
  <w:comment w:id="95" w:author="Magirl, Christopher S" w:date="2024-08-22T15:39:00Z" w:initials="MCS">
    <w:p w14:paraId="72E917E9" w14:textId="66874B83" w:rsidR="008C5342" w:rsidRDefault="008C5342">
      <w:pPr>
        <w:pStyle w:val="CommentText"/>
      </w:pPr>
      <w:r>
        <w:rPr>
          <w:rStyle w:val="CommentReference"/>
        </w:rPr>
        <w:annotationRef/>
      </w:r>
      <w:r>
        <w:t>Thanks for including this disclaimer. You can delete the version of the disclaimer show as a footnote.</w:t>
      </w:r>
    </w:p>
  </w:comment>
  <w:comment w:id="96" w:author="Magirl, Christopher S" w:date="2024-08-22T15:43:00Z" w:initials="MCS">
    <w:p w14:paraId="0C8815C0" w14:textId="77777777" w:rsidR="00273F6E" w:rsidRDefault="00273F6E" w:rsidP="00273F6E">
      <w:r>
        <w:rPr>
          <w:rStyle w:val="CommentReference"/>
        </w:rPr>
        <w:annotationRef/>
      </w:r>
      <w:bookmarkStart w:id="97" w:name="_Hlk42158642"/>
      <w:bookmarkStart w:id="98" w:name="_Hlk83639592"/>
      <w:r>
        <w:t>I didn’t check citations against the Reference list. If you’ve not done so already, please check that all citations in manuscript have a matching reference in the Reference list. Also, check that all references in the Reference list appear in the text.</w:t>
      </w:r>
      <w:bookmarkEnd w:id="97"/>
    </w:p>
    <w:bookmarkEnd w:id="98"/>
    <w:p w14:paraId="4793E1F4" w14:textId="5BB716ED" w:rsidR="00273F6E" w:rsidRDefault="00273F6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7F2D6F" w15:done="0"/>
  <w15:commentEx w15:paraId="538D71EB" w15:done="0"/>
  <w15:commentEx w15:paraId="5B004542" w15:done="0"/>
  <w15:commentEx w15:paraId="02076D19" w15:done="0"/>
  <w15:commentEx w15:paraId="4BDF5032" w15:done="0"/>
  <w15:commentEx w15:paraId="4730618A" w15:done="0"/>
  <w15:commentEx w15:paraId="73C18CCB" w15:done="0"/>
  <w15:commentEx w15:paraId="1CEC8674" w15:done="0"/>
  <w15:commentEx w15:paraId="7E1AF9FD" w15:done="0"/>
  <w15:commentEx w15:paraId="6352E88C" w15:done="0"/>
  <w15:commentEx w15:paraId="2D3877B8" w15:done="0"/>
  <w15:commentEx w15:paraId="72E917E9" w15:done="0"/>
  <w15:commentEx w15:paraId="4793E1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21EC3" w16cex:dateUtc="2024-08-23T03:32:00Z"/>
  <w16cex:commentExtensible w16cex:durableId="2A71D972" w16cex:dateUtc="2024-08-22T22:36:00Z"/>
  <w16cex:commentExtensible w16cex:durableId="2A71EBE5" w16cex:dateUtc="2024-08-22T23:55:00Z"/>
  <w16cex:commentExtensible w16cex:durableId="2A71ECD8" w16cex:dateUtc="2024-08-22T23:59:00Z"/>
  <w16cex:commentExtensible w16cex:durableId="2A71ED59" w16cex:dateUtc="2024-08-23T00:01:00Z"/>
  <w16cex:commentExtensible w16cex:durableId="2A7217F7" w16cex:dateUtc="2024-08-23T03:03:00Z"/>
  <w16cex:commentExtensible w16cex:durableId="2A721866" w16cex:dateUtc="2024-08-23T03:04:00Z"/>
  <w16cex:commentExtensible w16cex:durableId="2A72199A" w16cex:dateUtc="2024-08-23T03:10:00Z"/>
  <w16cex:commentExtensible w16cex:durableId="2A71E9C4" w16cex:dateUtc="2024-08-22T23:45:00Z"/>
  <w16cex:commentExtensible w16cex:durableId="2A71EB06" w16cex:dateUtc="2024-08-22T23:51:00Z"/>
  <w16cex:commentExtensible w16cex:durableId="2A71DAD2" w16cex:dateUtc="2024-08-22T22:42:00Z"/>
  <w16cex:commentExtensible w16cex:durableId="2A71DA44" w16cex:dateUtc="2024-08-22T22:39:00Z"/>
  <w16cex:commentExtensible w16cex:durableId="2A71DB3B" w16cex:dateUtc="2024-08-22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7F2D6F" w16cid:durableId="2A721EC3"/>
  <w16cid:commentId w16cid:paraId="538D71EB" w16cid:durableId="2A71D972"/>
  <w16cid:commentId w16cid:paraId="5B004542" w16cid:durableId="2A71EBE5"/>
  <w16cid:commentId w16cid:paraId="02076D19" w16cid:durableId="2A71ECD8"/>
  <w16cid:commentId w16cid:paraId="4BDF5032" w16cid:durableId="2A71ED59"/>
  <w16cid:commentId w16cid:paraId="4730618A" w16cid:durableId="2A7217F7"/>
  <w16cid:commentId w16cid:paraId="73C18CCB" w16cid:durableId="2A721866"/>
  <w16cid:commentId w16cid:paraId="1CEC8674" w16cid:durableId="2A72199A"/>
  <w16cid:commentId w16cid:paraId="7E1AF9FD" w16cid:durableId="2A71E9C4"/>
  <w16cid:commentId w16cid:paraId="6352E88C" w16cid:durableId="2A71EB06"/>
  <w16cid:commentId w16cid:paraId="2D3877B8" w16cid:durableId="2A71DAD2"/>
  <w16cid:commentId w16cid:paraId="72E917E9" w16cid:durableId="2A71DA44"/>
  <w16cid:commentId w16cid:paraId="4793E1F4" w16cid:durableId="2A71DB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C45F" w14:textId="77777777" w:rsidR="000C5746" w:rsidRDefault="000C5746" w:rsidP="00994067">
      <w:pPr>
        <w:spacing w:after="0"/>
      </w:pPr>
      <w:r>
        <w:separator/>
      </w:r>
    </w:p>
  </w:endnote>
  <w:endnote w:type="continuationSeparator" w:id="0">
    <w:p w14:paraId="078CBC29" w14:textId="77777777" w:rsidR="000C5746" w:rsidRDefault="000C5746" w:rsidP="00994067">
      <w:pPr>
        <w:spacing w:after="0"/>
      </w:pPr>
      <w:r>
        <w:continuationSeparator/>
      </w:r>
    </w:p>
  </w:endnote>
  <w:endnote w:type="continuationNotice" w:id="1">
    <w:p w14:paraId="52A5E0D5" w14:textId="77777777" w:rsidR="000C5746" w:rsidRDefault="000C5746"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783FC26" w:rsidR="006C5F23" w:rsidRPr="001F7D93" w:rsidDel="008C5342" w:rsidRDefault="006C5F23" w:rsidP="006C5F23">
    <w:pPr>
      <w:pStyle w:val="Footer"/>
      <w:rPr>
        <w:del w:id="99" w:author="Magirl, Christopher S" w:date="2024-08-22T15:39:00Z"/>
        <w:rFonts w:ascii="Arial" w:hAnsi="Arial"/>
        <w:sz w:val="18"/>
      </w:rPr>
    </w:pPr>
    <w:del w:id="100" w:author="Magirl, Christopher S" w:date="2024-08-22T15:39:00Z">
      <w:r w:rsidRPr="001F7D93" w:rsidDel="008C5342">
        <w:rPr>
          <w:rFonts w:ascii="Arial" w:hAnsi="Arial"/>
          <w:sz w:val="18"/>
        </w:rPr>
        <w:delText>*</w:delText>
      </w:r>
      <w:r w:rsidR="000B4BC5" w:rsidRPr="000B4BC5" w:rsidDel="008C5342">
        <w:rPr>
          <w:rFonts w:ascii="Arial" w:hAnsi="Arial" w:cs="Arial"/>
          <w:sz w:val="18"/>
          <w:szCs w:val="18"/>
        </w:rPr>
        <w:delText xml:space="preserve"> </w:delText>
      </w:r>
      <w:r w:rsidRPr="001F7D93" w:rsidDel="008C5342">
        <w:rPr>
          <w:rFonts w:ascii="Arial" w:hAnsi="Arial"/>
          <w:sz w:val="18"/>
        </w:rPr>
        <w:delText>The use of trade names does not signify endorsement by the U.S. Geological Survey.</w:delText>
      </w:r>
    </w:del>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DFAD3" w14:textId="77777777" w:rsidR="000C5746" w:rsidRDefault="000C5746" w:rsidP="00994067">
      <w:pPr>
        <w:spacing w:after="0"/>
      </w:pPr>
      <w:r>
        <w:separator/>
      </w:r>
    </w:p>
  </w:footnote>
  <w:footnote w:type="continuationSeparator" w:id="0">
    <w:p w14:paraId="287DBDE9" w14:textId="77777777" w:rsidR="000C5746" w:rsidRDefault="000C5746" w:rsidP="00994067">
      <w:pPr>
        <w:spacing w:after="0"/>
      </w:pPr>
      <w:r>
        <w:continuationSeparator/>
      </w:r>
    </w:p>
  </w:footnote>
  <w:footnote w:type="continuationNotice" w:id="1">
    <w:p w14:paraId="319824F7" w14:textId="77777777" w:rsidR="000C5746" w:rsidRDefault="000C5746"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girl, Christopher S">
    <w15:presenceInfo w15:providerId="AD" w15:userId="S::magirl@usgs.gov::b799b477-271a-48b9-94e2-78690501aa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35A73"/>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635"/>
    <w:rsid w:val="000C3749"/>
    <w:rsid w:val="000C3A4E"/>
    <w:rsid w:val="000C3A9F"/>
    <w:rsid w:val="000C56DA"/>
    <w:rsid w:val="000C5746"/>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26E4A"/>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2DA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145E"/>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4ED"/>
    <w:rsid w:val="00265533"/>
    <w:rsid w:val="00270945"/>
    <w:rsid w:val="002716FE"/>
    <w:rsid w:val="002722EB"/>
    <w:rsid w:val="00273F6E"/>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B5D03"/>
    <w:rsid w:val="002C048D"/>
    <w:rsid w:val="002C3E68"/>
    <w:rsid w:val="002C4D73"/>
    <w:rsid w:val="002C5C51"/>
    <w:rsid w:val="002C6C16"/>
    <w:rsid w:val="002C7309"/>
    <w:rsid w:val="002D4EB5"/>
    <w:rsid w:val="002D7DCD"/>
    <w:rsid w:val="002E1C90"/>
    <w:rsid w:val="002E2DF3"/>
    <w:rsid w:val="002E35A3"/>
    <w:rsid w:val="002E4A6C"/>
    <w:rsid w:val="002E53CF"/>
    <w:rsid w:val="002E59E5"/>
    <w:rsid w:val="002F27FF"/>
    <w:rsid w:val="002F58CD"/>
    <w:rsid w:val="002F5CF7"/>
    <w:rsid w:val="00307C2F"/>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45C85"/>
    <w:rsid w:val="00360085"/>
    <w:rsid w:val="00363F3B"/>
    <w:rsid w:val="00364A58"/>
    <w:rsid w:val="00365B4F"/>
    <w:rsid w:val="00370ECC"/>
    <w:rsid w:val="0037496D"/>
    <w:rsid w:val="00374CBB"/>
    <w:rsid w:val="003766FB"/>
    <w:rsid w:val="003839AC"/>
    <w:rsid w:val="00385682"/>
    <w:rsid w:val="003873C5"/>
    <w:rsid w:val="003968FC"/>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16B6"/>
    <w:rsid w:val="003E4760"/>
    <w:rsid w:val="003E48DB"/>
    <w:rsid w:val="003F384A"/>
    <w:rsid w:val="004041E6"/>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489"/>
    <w:rsid w:val="00467E58"/>
    <w:rsid w:val="00470D54"/>
    <w:rsid w:val="00474D11"/>
    <w:rsid w:val="00475A57"/>
    <w:rsid w:val="00475BF5"/>
    <w:rsid w:val="004768C8"/>
    <w:rsid w:val="00482E0B"/>
    <w:rsid w:val="00483171"/>
    <w:rsid w:val="00483D1D"/>
    <w:rsid w:val="00484EE9"/>
    <w:rsid w:val="00485419"/>
    <w:rsid w:val="004873A9"/>
    <w:rsid w:val="004937B9"/>
    <w:rsid w:val="00493898"/>
    <w:rsid w:val="00496D84"/>
    <w:rsid w:val="00496E15"/>
    <w:rsid w:val="00497552"/>
    <w:rsid w:val="004A0E7F"/>
    <w:rsid w:val="004A2B05"/>
    <w:rsid w:val="004A3E54"/>
    <w:rsid w:val="004A548F"/>
    <w:rsid w:val="004A5B34"/>
    <w:rsid w:val="004B135C"/>
    <w:rsid w:val="004B1600"/>
    <w:rsid w:val="004B2D56"/>
    <w:rsid w:val="004B4937"/>
    <w:rsid w:val="004B4D57"/>
    <w:rsid w:val="004C1475"/>
    <w:rsid w:val="004C4E25"/>
    <w:rsid w:val="004C5FD6"/>
    <w:rsid w:val="004D0E35"/>
    <w:rsid w:val="004D0F1A"/>
    <w:rsid w:val="004D31C2"/>
    <w:rsid w:val="004D364F"/>
    <w:rsid w:val="004D4478"/>
    <w:rsid w:val="004D6E27"/>
    <w:rsid w:val="004E0605"/>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1E38"/>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1DD1"/>
    <w:rsid w:val="00574C90"/>
    <w:rsid w:val="00576276"/>
    <w:rsid w:val="005810E1"/>
    <w:rsid w:val="00583E24"/>
    <w:rsid w:val="00592698"/>
    <w:rsid w:val="0059301C"/>
    <w:rsid w:val="005A4EB1"/>
    <w:rsid w:val="005A4F32"/>
    <w:rsid w:val="005A6499"/>
    <w:rsid w:val="005A6B07"/>
    <w:rsid w:val="005A7065"/>
    <w:rsid w:val="005A78D5"/>
    <w:rsid w:val="005B0ABA"/>
    <w:rsid w:val="005B3CDF"/>
    <w:rsid w:val="005B5A87"/>
    <w:rsid w:val="005B6711"/>
    <w:rsid w:val="005B6BC3"/>
    <w:rsid w:val="005C18CD"/>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3A7"/>
    <w:rsid w:val="00612DF3"/>
    <w:rsid w:val="0061451D"/>
    <w:rsid w:val="00614E27"/>
    <w:rsid w:val="00615BCC"/>
    <w:rsid w:val="00615C08"/>
    <w:rsid w:val="0061717B"/>
    <w:rsid w:val="0062185F"/>
    <w:rsid w:val="006218E0"/>
    <w:rsid w:val="00622163"/>
    <w:rsid w:val="00630D31"/>
    <w:rsid w:val="0063102C"/>
    <w:rsid w:val="006318B4"/>
    <w:rsid w:val="00632580"/>
    <w:rsid w:val="006326D7"/>
    <w:rsid w:val="00632C29"/>
    <w:rsid w:val="006351D7"/>
    <w:rsid w:val="006401B2"/>
    <w:rsid w:val="00641228"/>
    <w:rsid w:val="006414EC"/>
    <w:rsid w:val="00647B41"/>
    <w:rsid w:val="00647DA3"/>
    <w:rsid w:val="006507A8"/>
    <w:rsid w:val="00652AB8"/>
    <w:rsid w:val="006550A2"/>
    <w:rsid w:val="00664C4A"/>
    <w:rsid w:val="00664D0B"/>
    <w:rsid w:val="006663A5"/>
    <w:rsid w:val="00666BBD"/>
    <w:rsid w:val="006703E1"/>
    <w:rsid w:val="00670F05"/>
    <w:rsid w:val="00671CAA"/>
    <w:rsid w:val="006768E8"/>
    <w:rsid w:val="00682F1A"/>
    <w:rsid w:val="006877AF"/>
    <w:rsid w:val="006A0005"/>
    <w:rsid w:val="006A082F"/>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336"/>
    <w:rsid w:val="00713AFA"/>
    <w:rsid w:val="0071782A"/>
    <w:rsid w:val="00722BA7"/>
    <w:rsid w:val="007265A4"/>
    <w:rsid w:val="00726A5A"/>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87CA5"/>
    <w:rsid w:val="00790AEC"/>
    <w:rsid w:val="00796A7F"/>
    <w:rsid w:val="007B0229"/>
    <w:rsid w:val="007B1644"/>
    <w:rsid w:val="007B2498"/>
    <w:rsid w:val="007B31BD"/>
    <w:rsid w:val="007B3CC3"/>
    <w:rsid w:val="007B3D0B"/>
    <w:rsid w:val="007B41E1"/>
    <w:rsid w:val="007B7F95"/>
    <w:rsid w:val="007C041D"/>
    <w:rsid w:val="007C12C8"/>
    <w:rsid w:val="007C2DC1"/>
    <w:rsid w:val="007C3263"/>
    <w:rsid w:val="007C368E"/>
    <w:rsid w:val="007C3D94"/>
    <w:rsid w:val="007C4BB5"/>
    <w:rsid w:val="007C5202"/>
    <w:rsid w:val="007C554B"/>
    <w:rsid w:val="007C701A"/>
    <w:rsid w:val="007C7916"/>
    <w:rsid w:val="007D1BB7"/>
    <w:rsid w:val="007D29B0"/>
    <w:rsid w:val="007D32C7"/>
    <w:rsid w:val="007D6237"/>
    <w:rsid w:val="007E2623"/>
    <w:rsid w:val="007E7377"/>
    <w:rsid w:val="007F01BF"/>
    <w:rsid w:val="007F4181"/>
    <w:rsid w:val="007F465D"/>
    <w:rsid w:val="007F5228"/>
    <w:rsid w:val="007F5429"/>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76872"/>
    <w:rsid w:val="00880D3F"/>
    <w:rsid w:val="0088317F"/>
    <w:rsid w:val="0088520B"/>
    <w:rsid w:val="00885248"/>
    <w:rsid w:val="00886BA8"/>
    <w:rsid w:val="00890C00"/>
    <w:rsid w:val="0089205E"/>
    <w:rsid w:val="0089281B"/>
    <w:rsid w:val="008970D7"/>
    <w:rsid w:val="008A3369"/>
    <w:rsid w:val="008A4F05"/>
    <w:rsid w:val="008A794E"/>
    <w:rsid w:val="008B0FF8"/>
    <w:rsid w:val="008B1909"/>
    <w:rsid w:val="008B3885"/>
    <w:rsid w:val="008B409B"/>
    <w:rsid w:val="008B538B"/>
    <w:rsid w:val="008B661B"/>
    <w:rsid w:val="008B719F"/>
    <w:rsid w:val="008C0004"/>
    <w:rsid w:val="008C23F8"/>
    <w:rsid w:val="008C5342"/>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6928"/>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0BAF"/>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215"/>
    <w:rsid w:val="009D687C"/>
    <w:rsid w:val="009E36B1"/>
    <w:rsid w:val="009F2612"/>
    <w:rsid w:val="009F2C0A"/>
    <w:rsid w:val="009F4ECD"/>
    <w:rsid w:val="009F5A78"/>
    <w:rsid w:val="00A036AC"/>
    <w:rsid w:val="00A0391C"/>
    <w:rsid w:val="00A04CFA"/>
    <w:rsid w:val="00A113B1"/>
    <w:rsid w:val="00A12F3B"/>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73B22"/>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A6F16"/>
    <w:rsid w:val="00AB1B04"/>
    <w:rsid w:val="00AB24ED"/>
    <w:rsid w:val="00AB5169"/>
    <w:rsid w:val="00AB5843"/>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0565B"/>
    <w:rsid w:val="00B12C63"/>
    <w:rsid w:val="00B147ED"/>
    <w:rsid w:val="00B14836"/>
    <w:rsid w:val="00B204A3"/>
    <w:rsid w:val="00B22EEC"/>
    <w:rsid w:val="00B23122"/>
    <w:rsid w:val="00B2469A"/>
    <w:rsid w:val="00B26620"/>
    <w:rsid w:val="00B26667"/>
    <w:rsid w:val="00B27E59"/>
    <w:rsid w:val="00B306D9"/>
    <w:rsid w:val="00B36FFC"/>
    <w:rsid w:val="00B4015F"/>
    <w:rsid w:val="00B40641"/>
    <w:rsid w:val="00B417B3"/>
    <w:rsid w:val="00B43EB6"/>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96299"/>
    <w:rsid w:val="00BA1C9E"/>
    <w:rsid w:val="00BA5D6D"/>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36632"/>
    <w:rsid w:val="00C4025C"/>
    <w:rsid w:val="00C42105"/>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E747E"/>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3DC1"/>
    <w:rsid w:val="00DB4E53"/>
    <w:rsid w:val="00DB5B51"/>
    <w:rsid w:val="00DC037B"/>
    <w:rsid w:val="00DC0708"/>
    <w:rsid w:val="00DC0818"/>
    <w:rsid w:val="00DC2603"/>
    <w:rsid w:val="00DC29E0"/>
    <w:rsid w:val="00DC459B"/>
    <w:rsid w:val="00DD2BC4"/>
    <w:rsid w:val="00DD43FF"/>
    <w:rsid w:val="00DD5FEC"/>
    <w:rsid w:val="00DE43A1"/>
    <w:rsid w:val="00DE47D0"/>
    <w:rsid w:val="00DE4F3B"/>
    <w:rsid w:val="00DE69FA"/>
    <w:rsid w:val="00DF12E1"/>
    <w:rsid w:val="00DF298A"/>
    <w:rsid w:val="00DF31EB"/>
    <w:rsid w:val="00DF40EA"/>
    <w:rsid w:val="00DF41C2"/>
    <w:rsid w:val="00E00339"/>
    <w:rsid w:val="00E03454"/>
    <w:rsid w:val="00E03565"/>
    <w:rsid w:val="00E03812"/>
    <w:rsid w:val="00E04D85"/>
    <w:rsid w:val="00E05E10"/>
    <w:rsid w:val="00E10734"/>
    <w:rsid w:val="00E111FF"/>
    <w:rsid w:val="00E13411"/>
    <w:rsid w:val="00E142A8"/>
    <w:rsid w:val="00E16157"/>
    <w:rsid w:val="00E20E57"/>
    <w:rsid w:val="00E20E69"/>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4320"/>
    <w:rsid w:val="00E558AA"/>
    <w:rsid w:val="00E55B2C"/>
    <w:rsid w:val="00E56B89"/>
    <w:rsid w:val="00E56FD9"/>
    <w:rsid w:val="00E6133D"/>
    <w:rsid w:val="00E6393D"/>
    <w:rsid w:val="00E65AF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25F6"/>
    <w:rsid w:val="00EE58C0"/>
    <w:rsid w:val="00EE7A65"/>
    <w:rsid w:val="00EF3EB4"/>
    <w:rsid w:val="00EF4B2A"/>
    <w:rsid w:val="00EF798A"/>
    <w:rsid w:val="00F0598A"/>
    <w:rsid w:val="00F05B14"/>
    <w:rsid w:val="00F06349"/>
    <w:rsid w:val="00F06E4F"/>
    <w:rsid w:val="00F07215"/>
    <w:rsid w:val="00F11859"/>
    <w:rsid w:val="00F1254E"/>
    <w:rsid w:val="00F12B84"/>
    <w:rsid w:val="00F17DC0"/>
    <w:rsid w:val="00F20111"/>
    <w:rsid w:val="00F206B3"/>
    <w:rsid w:val="00F20D84"/>
    <w:rsid w:val="00F23D0D"/>
    <w:rsid w:val="00F24BA3"/>
    <w:rsid w:val="00F27EEF"/>
    <w:rsid w:val="00F324DD"/>
    <w:rsid w:val="00F3431D"/>
    <w:rsid w:val="00F35903"/>
    <w:rsid w:val="00F403EE"/>
    <w:rsid w:val="00F40451"/>
    <w:rsid w:val="00F406B7"/>
    <w:rsid w:val="00F40EC7"/>
    <w:rsid w:val="00F414AD"/>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5A8F"/>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0181"/>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aliases w:val="Frontiers Comment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aliases w:val="Frontiers 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 w:type="character" w:customStyle="1" w:styleId="normaltextrun">
    <w:name w:val="normaltextrun"/>
    <w:basedOn w:val="DefaultParagraphFont"/>
    <w:rsid w:val="00BA5D6D"/>
  </w:style>
  <w:style w:type="paragraph" w:customStyle="1" w:styleId="paragraph">
    <w:name w:val="paragraph"/>
    <w:basedOn w:val="Normal"/>
    <w:rsid w:val="00BA5D6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usgs.gov/us-board-on-geographic-names/domestic-names" TargetMode="External"/><Relationship Id="rId2" Type="http://schemas.openxmlformats.org/officeDocument/2006/relationships/hyperlink" Target="https://geonames.usgs.gov/docs/pubs/DNC_PPP_DEC_2016_V.2.2.pdf" TargetMode="External"/><Relationship Id="rId1" Type="http://schemas.openxmlformats.org/officeDocument/2006/relationships/hyperlink" Target="https://www.doi.gov/document-library/departmental-manual/513-dm-3-use-hawaiian-language-olelo-hawaii" TargetMode="External"/><Relationship Id="rId4" Type="http://schemas.openxmlformats.org/officeDocument/2006/relationships/hyperlink" Target="https://www.usgs.gov/about/organization/science-support/office-science-quality-and-integrity/guidance-advocacy-and"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orcid.org/0000-0002-7167-7997"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https://www.electrochem.org/wp-content/uploads/2017/11/ORCID-icon.png"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github.com/cljdevitre/2023_Kilauea-rapid-response-simulation" TargetMode="External"/><Relationship Id="rId5" Type="http://schemas.openxmlformats.org/officeDocument/2006/relationships/numbering" Target="numbering.xml"/><Relationship Id="rId15" Type="http://schemas.openxmlformats.org/officeDocument/2006/relationships/hyperlink" Target="mailto:cl.devitre@gmail.com" TargetMode="Externa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5BF543-4BFA-4650-92FE-99B46568EBE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customXml/itemProps3.xml><?xml version="1.0" encoding="utf-8"?>
<ds:datastoreItem xmlns:ds="http://schemas.openxmlformats.org/officeDocument/2006/customXml" ds:itemID="{8035EC6F-54E7-44AC-9FF5-69AE7B110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976B9C-D47C-4E9C-834A-E31F16D05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Blank</Template>
  <TotalTime>72</TotalTime>
  <Pages>43</Pages>
  <Words>74252</Words>
  <Characters>417298</Characters>
  <Application>Microsoft Office Word</Application>
  <DocSecurity>0</DocSecurity>
  <Lines>26081</Lines>
  <Paragraphs>23407</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468143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Magirl, Christopher S</cp:lastModifiedBy>
  <cp:revision>61</cp:revision>
  <cp:lastPrinted>2016-02-01T07:21:00Z</cp:lastPrinted>
  <dcterms:created xsi:type="dcterms:W3CDTF">2024-08-21T18:29:00Z</dcterms:created>
  <dcterms:modified xsi:type="dcterms:W3CDTF">2024-08-23T03:32:00Z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id="nUaFBjpZ"/&gt;&lt;style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