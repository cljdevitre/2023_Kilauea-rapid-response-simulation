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4E78481D"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6C9D1774"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3026A62F">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4008E42F">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3B622A98">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2D4E9977">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C211C7C">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64AFECED">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4D4ED78C">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200DD270">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17F2379D"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332</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08A743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1B8D41A9"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w:t>
      </w:r>
      <w:r w:rsidR="005371BB">
        <w:rPr>
          <w:rFonts w:ascii="Times New Roman" w:hAnsi="Times New Roman" w:cs="Times New Roman"/>
          <w:color w:val="000000"/>
          <w:sz w:val="24"/>
          <w:lang w:val="en-GB"/>
        </w:rPr>
        <w:t xml:space="preserve"> volcano,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r w:rsidR="005371BB">
        <w:rPr>
          <w:rFonts w:ascii="Times New Roman" w:hAnsi="Times New Roman" w:cs="Times New Roman"/>
          <w:color w:val="000000"/>
          <w:sz w:val="24"/>
          <w:lang w:val="en-GB"/>
        </w:rPr>
        <w:t>i</w:t>
      </w:r>
      <w:r w:rsidRPr="00B90F91">
        <w:rPr>
          <w:rFonts w:ascii="Times New Roman" w:hAnsi="Times New Roman" w:cs="Times New Roman"/>
          <w:color w:val="000000"/>
          <w:sz w:val="24"/>
          <w:lang w:val="en-GB"/>
        </w:rPr>
        <w:t>.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recharge magmas worldwide </w:t>
      </w:r>
      <w:r w:rsidR="00FD6BBD" w:rsidRPr="002D6E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xml:space="preserve">may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r w:rsidRPr="00B90F91">
        <w:rPr>
          <w:rFonts w:ascii="Times New Roman" w:hAnsi="Times New Roman" w:cs="Times New Roman"/>
          <w:color w:val="000000"/>
          <w:sz w:val="24"/>
          <w:lang w:val="en-GB"/>
        </w:rPr>
        <w:t xml:space="preserve">i, Galápagos, East African Rift, Réunion, Canary Islands, Azores, Cabo Verde).  </w:t>
      </w:r>
    </w:p>
    <w:bookmarkEnd w:id="0"/>
    <w:p w14:paraId="2947AB14" w14:textId="669EAD59"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0837A6AE"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847B9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847B9D">
        <w:rPr>
          <w:lang w:val="en-GB"/>
        </w:rPr>
        <w:instrText xml:space="preserve"> ADDIN ZOTERO_ITEM CSL_CITATION {"citationID":"xInzlsTa","properties":{"formattedCitation":"(Pankhurst {\\i{}et al.}, 2022)","plainCitation":"(Pankhurst et al., 2022)","noteIndex":0},"citationItems":[{"id":"5FT3du0X/EKDvRPwz","uris":["http://zotero.org/users/9451925/items/SFSE8JP6"],"itemData":{"id":2033,"type":"article-journal","abstract":"How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847B9D">
        <w:rPr>
          <w:lang w:val="en-GB"/>
        </w:rPr>
        <w:instrText xml:space="preserve"> ADDIN ZOTERO_ITEM CSL_CITATION {"citationID":"d6PoOAOW","properties":{"formattedCitation":"(Gansecki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847B9D">
        <w:rPr>
          <w:lang w:val="en-GB"/>
        </w:rPr>
        <w:instrText xml:space="preserve"> ADDIN ZOTERO_ITEM CSL_CITATION {"citationID":"QOjMjbJ4","properties":{"formattedCitation":"(Re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847B9D">
        <w:rPr>
          <w:lang w:val="en-GB"/>
        </w:rPr>
        <w:instrText xml:space="preserve"> ADDIN ZOTERO_ITEM CSL_CITATION {"citationID":"Jja7Xexh","properties":{"formattedCitation":"(Wieser {\\i{}et al.}, 2023b)","plainCitation":"(Wieser et al., 2023b)","noteIndex":0},"citationItems":[{"id":"5FT3du0X/fXXM9RSd","uris":["http://zotero.org/users/9451925/items/VKWQXY2G"],"itemData":{"id":2028,"type":"article","abstract":"The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847B9D">
        <w:rPr>
          <w:lang w:val="en-GB"/>
        </w:rPr>
        <w:instrText xml:space="preserve"> ADDIN ZOTERO_ITEM CSL_CITATION {"citationID":"eyqjPFqG","properties":{"formattedCitation":"(Pritchard {\\i{}et al.}, 2019)","plainCitation":"(Pritchard et al., 2019)","noteIndex":0},"citationItems":[{"id":"5FT3du0X/XSHALp2A","uris":["http://zotero.org/users/9451925/items/6CM3IF68"],"itemData":{"id":2113,"type":"article-journal","abstract":"As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847B9D">
        <w:instrText xml:space="preserve"> ADDIN ZOTERO_ITEM CSL_CITATION {"citationID":"ECbTTtQs","properties":{"formattedCitation":"(Lynn {\\i{}et al.}, 2024)","plainCitation":"(Lynn et al., 2024)","noteIndex":0},"citationItems":[{"id":"5FT3du0X/Q7ySb77i","uris":["http://zotero.org/users/9451925/items/S5X8A2K4"],"itemData":{"id":2264,"type":"article-journal","abstract":"The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6932FD02"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847B9D">
        <w:rPr>
          <w:lang w:val="en-GB"/>
        </w:rPr>
        <w:instrText xml:space="preserve"> ADDIN ZOTERO_ITEM CSL_CITATION {"citationID":"SMcLjzCz","properties":{"formattedCitation":"(Re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847B9D">
        <w:rPr>
          <w:lang w:val="en-GB"/>
        </w:rPr>
        <w:instrText xml:space="preserve"> ADDIN ZOTERO_ITEM CSL_CITATION {"citationID":"OpoJftvE","properties":{"formattedCitation":"(Lerner {\\i{}et al.}, 2021; Wieser {\\i{}et al.}, 2021)","plainCitation":"(Lerner et al., 2021; Wieser et al., 2021)","dontUpdate":true,"noteIndex":0},"citationItems":[{"id":"5FT3du0X/dJnOutIy","uris":["http://zotero.org/users/9451925/items/MK6E7YHU"],"itemData":{"id":"YRNO6Sw0/bjZ2y9Ld","type":"article-journal","container-title":"Bulletin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E."},{"family":"Gansecki","given":"Cheryl"}],"issued":{"date-parts":[["2021"]]}}},{"id":"5FT3du0X/zcM9xCYe","uris":["http://zotero.org/users/9451925/items/68HCIF2C"],"itemData":{"id":"YRNO6Sw0/iLzjJ8f2","type":"article-journal","abstract":"The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lang w:val="en-GB"/>
        </w:rPr>
        <w:instrText>∼</w:instrText>
      </w:r>
      <w:r w:rsidR="00847B9D">
        <w:rPr>
          <w:lang w:val="en-GB"/>
        </w:rPr>
        <w:instrText>2-km depth), while many high-Fo olivines (&gt;Fo81.5; far from equilibrium with their carrier melts) crystallized within the South Caldera reservoir (</w:instrText>
      </w:r>
      <w:r w:rsidR="00847B9D">
        <w:rPr>
          <w:rFonts w:ascii="Cambria Math" w:hAnsi="Cambria Math" w:cs="Cambria Math"/>
          <w:lang w:val="en-GB"/>
        </w:rPr>
        <w:instrText>∼</w:instrText>
      </w:r>
      <w:r w:rsidR="00847B9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ower East Rift Zone (L</w:t>
      </w:r>
      <w:r w:rsidR="007C554B">
        <w:rPr>
          <w:lang w:val="en-GB"/>
        </w:rPr>
        <w:t>ERZ</w:t>
      </w:r>
      <w:r w:rsidR="00B62359">
        <w:rPr>
          <w:lang w:val="en-GB"/>
        </w:rPr>
        <w:t>)</w:t>
      </w:r>
      <w:r w:rsidR="007C554B">
        <w:rPr>
          <w:lang w:val="en-GB"/>
        </w:rPr>
        <w:t xml:space="preserve">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847B9D">
        <w:rPr>
          <w:lang w:val="en-GB"/>
        </w:rPr>
        <w:instrText xml:space="preserve"> ADDIN ZOTERO_ITEM CSL_CITATION {"citationID":"AV8E5NeI","properties":{"formattedCitation":"(Wieser {\\i{}et al.}, 2023a)","plainCitation":"(Wieser et al., 2023a)","noteIndex":0},"citationItems":[{"id":"5FT3du0X/TS7xGtU1","uris":["http://zotero.org/users/9451925/items/W4LHA48G"],"itemData":{"id":2030,"type":"article-journal","abstract":"The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w:t>
      </w:r>
      <w:r w:rsidR="00B90F91" w:rsidRPr="00E92B49">
        <w:rPr>
          <w:lang w:val="en-GB"/>
        </w:rPr>
        <w:lastRenderedPageBreak/>
        <w:t xml:space="preserve">(e.g.,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847B9D">
        <w:rPr>
          <w:lang w:val="en-GB"/>
        </w:rPr>
        <w:instrText xml:space="preserve"> ADDIN ZOTERO_ITEM CSL_CITATION {"citationID":"XblM5Ymy","properties":{"formattedCitation":"(Baker and Amelung, 2012; Anderson and Poland, 2016)","plainCitation":"(Baker and Amelung, 2012; Anderson and Poland, 2016)","noteIndex":0},"citationItems":[{"id":"5FT3du0X/3Y4WFrSA","uris":["http://zotero.org/users/9451925/items/AVM9PSS7"],"itemData":{"id":2004,"type":"article-journal","abstract":"Estimating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P."}],"issued":{"date-parts":[["2016",8,1]]}}},{"id":"5FT3du0X/V4eJ6cEd","uris":["http://zotero.org/users/9451925/items/FQW6YRR6"],"itemData":{"id":2006,"type":"article-journal","abstract":"We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101E4214" w14:textId="103D9515"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847B9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847B9D">
        <w:rPr>
          <w:rFonts w:ascii="Cambria Math" w:hAnsi="Cambria Math" w:cs="Cambria Math"/>
          <w:lang w:val="en-GB"/>
        </w:rPr>
        <w:instrText>∼</w:instrText>
      </w:r>
      <w:r w:rsidR="00847B9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847B9D">
        <w:rPr>
          <w:rFonts w:ascii="Cambria Math" w:hAnsi="Cambria Math" w:cs="Cambria Math"/>
          <w:lang w:val="en-GB"/>
        </w:rPr>
        <w:instrText>∼</w:instrText>
      </w:r>
      <w:r w:rsidR="00847B9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847B9D">
        <w:rPr>
          <w:rFonts w:ascii="Cambria Math" w:hAnsi="Cambria Math" w:cs="Cambria Math"/>
          <w:lang w:val="en-GB"/>
        </w:rPr>
        <w:instrText>∼</w:instrText>
      </w:r>
      <w:r w:rsidR="00847B9D">
        <w:rPr>
          <w:lang w:val="en-GB"/>
        </w:rPr>
        <w:instrText xml:space="preserve"> 1200°C and hydrostatic pressure from a liquid lava column, extrapolation of CO2 P-V-T data indicates that the primary inclusions were trapped at </w:instrText>
      </w:r>
      <w:r w:rsidR="00847B9D">
        <w:rPr>
          <w:rFonts w:ascii="Cambria Math" w:hAnsi="Cambria Math" w:cs="Cambria Math"/>
          <w:lang w:val="en-GB"/>
        </w:rPr>
        <w:instrText>∼</w:instrText>
      </w:r>
      <w:r w:rsidR="00847B9D">
        <w:rPr>
          <w:lang w:val="en-GB"/>
        </w:rPr>
        <w:instrText xml:space="preserve"> 220–470 MPa (2200–4700 bars), or </w:instrText>
      </w:r>
      <w:r w:rsidR="00847B9D">
        <w:rPr>
          <w:rFonts w:ascii="Cambria Math" w:hAnsi="Cambria Math" w:cs="Cambria Math"/>
          <w:lang w:val="en-GB"/>
        </w:rPr>
        <w:instrText>∼</w:instrText>
      </w:r>
      <w:r w:rsidR="00847B9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L."}],"issued":{"date-parts":[["2023",9,20]]}}},{"id":"5FT3du0X/cvoRGIK0","uris":["http://zotero.org/users/9451925/items/E29P4B6S"],"itemData":{"id":"YRNO6Sw0/dYe0fgGr","type":"article-journal","abstract":"The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w:t>
      </w:r>
      <w:r w:rsidR="00E67341" w:rsidRPr="00E92B49">
        <w:lastRenderedPageBreak/>
        <w:t>an instrument</w:t>
      </w:r>
      <w:r w:rsidR="00E67341">
        <w:t>-</w:t>
      </w:r>
      <w:r w:rsidR="00E67341" w:rsidRPr="00E92B49">
        <w:t>specific calibration</w:t>
      </w:r>
      <w:r w:rsidR="00E67341">
        <w:t xml:space="preserve"> </w:t>
      </w:r>
      <w:r w:rsidR="003839AC">
        <w:rPr>
          <w:lang w:val="en-GB"/>
        </w:rPr>
        <w:fldChar w:fldCharType="begin"/>
      </w:r>
      <w:r w:rsidR="00847B9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847B9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847B9D">
        <w:rPr>
          <w:rFonts w:ascii="Cambria Math" w:hAnsi="Cambria Math" w:cs="Cambria Math"/>
          <w:lang w:val="en-GB"/>
        </w:rPr>
        <w:instrText>∼</w:instrText>
      </w:r>
      <w:r w:rsidR="00847B9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lang w:val="en-GB"/>
        </w:rPr>
        <w:instrText>∼</w:instrText>
      </w:r>
      <w:r w:rsidR="00847B9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lang w:val="en-GB"/>
        </w:rPr>
        <w:instrText>∼</w:instrText>
      </w:r>
      <w:r w:rsidR="00847B9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4B8FD521"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847B9D">
        <w:rPr>
          <w:lang w:val="en-GB"/>
        </w:rPr>
        <w:instrText xml:space="preserve"> ADDIN ZOTERO_ITEM CSL_CITATION {"citationID":"McJKzOKg","properties":{"formattedCitation":"(Dayton {\\i{}et al.}, 2023; Zanon {\\i{}et al.}, 2024b)","plainCitation":"(Dayton et al., 2023; Zanon et al., 2024b)","noteIndex":0},"citationItems":[{"id":"5FT3du0X/cvoRGIK0","uris":["http://zotero.org/users/9451925/items/E29P4B6S"],"itemData":{"id":1923,"type":"article-journal","abstract":"The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J."}],"issued":{"date-parts":[["2023",2,8]]}}},{"id":"5FT3du0X/O4VdfZFv","uris":["http://zotero.org/users/9451925/items/Q3NXUI6R"],"itemData":{"id":2115,"type":"article-journal","abstract":"Fluid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r w:rsidR="00E92CD3">
        <w:t xml:space="preserve">Indeed, advances in the accuracy of Raman measurements </w:t>
      </w:r>
      <w:r w:rsidR="00FC6C85">
        <w:t>through</w:t>
      </w:r>
      <w:r w:rsidR="00E92CD3">
        <w:t xml:space="preserve"> two decades of improvements in CO</w:t>
      </w:r>
      <w:r w:rsidR="00E92CD3" w:rsidRPr="00A172D6">
        <w:rPr>
          <w:vertAlign w:val="subscript"/>
        </w:rPr>
        <w:t>2</w:t>
      </w:r>
      <w:r w:rsidR="00E92CD3">
        <w:t xml:space="preserve"> </w:t>
      </w:r>
      <w:proofErr w:type="spellStart"/>
      <w:r w:rsidR="00E92CD3">
        <w:t>densimetry</w:t>
      </w:r>
      <w:proofErr w:type="spellEnd"/>
      <w:r w:rsidR="00E92CD3">
        <w:t xml:space="preserve"> calibrations</w:t>
      </w:r>
      <w:r w:rsidR="00FC6C85">
        <w:t>,</w:t>
      </w:r>
      <w:r w:rsidR="00E92CD3">
        <w:t xml:space="preserve"> along with new capabilities to process data in a more streamlined and reproduceable way (e.g., </w:t>
      </w:r>
      <w:r w:rsidR="00E92CD3">
        <w:fldChar w:fldCharType="begin"/>
      </w:r>
      <w:r w:rsidR="003B6127">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r w:rsidR="00E92CD3">
        <w:rPr>
          <w:noProof/>
        </w:rPr>
        <w:t>Wieser and DeVitre, 2024</w:t>
      </w:r>
      <w:r w:rsidR="00E92CD3">
        <w:fldChar w:fldCharType="end"/>
      </w:r>
      <w:r w:rsidR="00E92CD3">
        <w:t>)</w:t>
      </w:r>
      <w:r w:rsidR="00FC6C85">
        <w:t>,</w:t>
      </w:r>
      <w:r w:rsidR="00E92CD3">
        <w:t xml:space="preserve"> show that Raman-based fluid inclusion barometry </w:t>
      </w:r>
      <w:r w:rsidR="00FC6C85">
        <w:t>are</w:t>
      </w:r>
      <w:r w:rsidR="00E92CD3">
        <w:t xml:space="preserve"> now be fast-enough for this application. </w:t>
      </w:r>
      <w:r w:rsidR="00AA17DA">
        <w:t>However,</w:t>
      </w:r>
      <w:r w:rsidR="005D7129">
        <w:t xml:space="preserve"> this </w:t>
      </w:r>
      <w:r w:rsidR="005D7129">
        <w:lastRenderedPageBreak/>
        <w:t>has not been formally demonstrated</w:t>
      </w:r>
      <w:r w:rsidR="00B90F91" w:rsidRPr="007B522C">
        <w:rPr>
          <w:lang w:val="en-GB"/>
        </w:rPr>
        <w:t xml:space="preserve">. </w:t>
      </w:r>
      <w:bookmarkStart w:id="1"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847B9D">
        <w:instrText xml:space="preserve"> ADDIN ZOTERO_ITEM CSL_CITATION {"citationID":"GDSQzjPt","properties":{"formattedCitation":"(Cooper {\\i{}et al.}, 2023)","plainCitation":"(Cooper et al., 2023)","noteIndex":0},"citationItems":[{"id":"5FT3du0X/QxJGQ3g9","uris":["http://zotero.org/users/9451925/items/UFVWFZIF"],"itemData":{"id":2266,"type":"article-journal","abstract":"Data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
    </w:p>
    <w:p w14:paraId="4F7E2599" w14:textId="6FE300BB" w:rsidR="00B90F91" w:rsidRPr="00847B9D"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2"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847B9D">
        <w:rPr>
          <w:lang w:val="en-GB"/>
        </w:rPr>
        <w:instrText xml:space="preserve"> ADDIN ZOTERO_ITEM CSL_CITATION {"citationID":"n02ZawQN","properties":{"formattedCitation":"(Andrews {\\i{}et al.}, 2019)","plainCitation":"(Andrews et al., 2019)","dontUpdate":true,"noteIndex":0},"citationItems":[{"id":"5FT3du0X/BtBqZ0Tn","uris":["http://zotero.org/users/9451925/items/LL9B6A85"],"itemData":{"id":2117,"type":"paper-conference","abstract":"Interpreting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847B9D">
        <w:rPr>
          <w:lang w:val="en-GB"/>
        </w:rPr>
        <w:instrText xml:space="preserve"> ADDIN ZOTERO_ITEM CSL_CITATION {"citationID":"iQDKi7ME","properties":{"formattedCitation":"(Dietterich and Neal, 2022)","plainCitation":"(Dietterich and Neal, 2022)","noteIndex":0},"citationItems":[{"id":"5FT3du0X/nvZVPOJR","uris":["http://zotero.org/users/9451925/items/R284DRTX"],"itemData":{"id":2119,"type":"article-journal","abstract":"Volcano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847B9D">
        <w:instrText xml:space="preserve"> ADDIN ZOTERO_ITEM CSL_CITATION {"citationID":"yLclOa2g","properties":{"formattedCitation":"(Cooper {\\i{}et al.}, 2023)","plainCitation":"(Cooper et al., 2023)","noteIndex":0},"citationItems":[{"id":"5FT3du0X/QxJGQ3g9","uris":["http://zotero.org/users/9451925/items/UFVWFZIF"],"itemData":{"id":"5FT3du0X/QxJGQ3g9","type":"article-journal","abstract":"Data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847B9D">
        <w:t xml:space="preserve"> </w:t>
      </w:r>
    </w:p>
    <w:p w14:paraId="66D50392" w14:textId="7F158A19" w:rsidR="00B90F91" w:rsidRPr="007B522C" w:rsidRDefault="00B90F91" w:rsidP="00B90F91">
      <w:pPr>
        <w:pStyle w:val="Heading-Main"/>
        <w:spacing w:line="480" w:lineRule="auto"/>
        <w:jc w:val="both"/>
        <w:rPr>
          <w:iCs/>
          <w:lang w:val="en-GB"/>
        </w:rPr>
      </w:pPr>
      <w:r w:rsidRPr="00847B9D">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24CC4201"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w:t>
      </w:r>
      <w:r w:rsidRPr="007B522C">
        <w:rPr>
          <w:lang w:val="en-GB"/>
        </w:rPr>
        <w:lastRenderedPageBreak/>
        <w:t>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847B9D">
        <w:rPr>
          <w:lang w:val="en-GB"/>
        </w:rPr>
        <w:instrText xml:space="preserve"> ADDIN ZOTERO_ITEM CSL_CITATION {"citationID":"SUngdoX9","properties":{"formattedCitation":"(DeVitre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lang w:val="en-GB"/>
        </w:rPr>
        <w:instrText>∼</w:instrText>
      </w:r>
      <w:r w:rsidR="00847B9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lang w:val="en-GB"/>
        </w:rPr>
        <w:instrText>∼</w:instrText>
      </w:r>
      <w:r w:rsidR="00847B9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144CAE54" w:rsidR="00B90F91" w:rsidRPr="007B522C" w:rsidRDefault="00B90F91" w:rsidP="00A172D6">
      <w:pPr>
        <w:pStyle w:val="Text"/>
        <w:spacing w:line="480" w:lineRule="auto"/>
        <w:jc w:val="both"/>
        <w:rPr>
          <w:lang w:val="en-GB"/>
        </w:rPr>
      </w:pPr>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splitting distance </w:t>
      </w:r>
      <w:r w:rsidRPr="007B522C">
        <w:rPr>
          <w:lang w:val="en-GB"/>
        </w:rPr>
        <w:fldChar w:fldCharType="begin"/>
      </w:r>
      <w:r w:rsidR="00847B9D">
        <w:rPr>
          <w:lang w:val="en-GB"/>
        </w:rPr>
        <w:instrText xml:space="preserve"> ADDIN ZOTERO_ITEM CSL_CITATION {"citationID":"mjzUYxpE","properties":{"formattedCitation":"(DeVitre {\\i{}et al.}, 2021; DeVitre and Wieser, 2024)","plainCitation":"(DeVitre et al., 2021; DeVitre and Wieser, 2024)","noteIndex":0},"citationItems":[{"id":"5FT3du0X/175gIulJ","uris":["http://zotero.org/users/9451925/items/2A38GRRP"],"itemData":{"id":291,"type":"article-journal","abstract":"Fluid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847B9D">
        <w:rPr>
          <w:lang w:val="en-GB"/>
        </w:rPr>
        <w:instrText xml:space="preserve"> ADDIN ZOTERO_ITEM CSL_CITATION {"citationID":"fDRa8gZ3","properties":{"formattedCitation":"(Span &amp; Wagner, 1996)","plainCitation":"(Span &amp;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w:t>
      </w:r>
      <w:r w:rsidRPr="007B522C">
        <w:rPr>
          <w:lang w:val="en-GB"/>
        </w:rPr>
        <w:lastRenderedPageBreak/>
        <w:t xml:space="preserve">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847B9D">
        <w:rPr>
          <w:lang w:val="en-GB"/>
        </w:rPr>
        <w:instrText xml:space="preserve"> ADDIN ZOTERO_ITEM CSL_CITATION {"citationID":"g54qIx3Y","properties":{"formattedCitation":"(Yoshimura, 2023)","plainCitation":"(Yoshimura, 2023)","dontUpdate":true,"noteIndex":0},"citationItems":[{"id":"5FT3du0X/UUzJxxUs","uris":["http://zotero.org/users/9451925/items/LWKJEA2L"],"itemData":{"id":2121,"type":"article-journal","abstract":"H2O-CO2-dominated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47B9D">
        <w:rPr>
          <w:rFonts w:ascii="Cambria Math" w:hAnsi="Cambria Math" w:cs="Cambria Math"/>
          <w:lang w:val="en-GB"/>
        </w:rPr>
        <w:instrText>∼</w:instrText>
      </w:r>
      <w:r w:rsidR="00847B9D">
        <w:rPr>
          <w:lang w:val="en-GB"/>
        </w:rPr>
        <w:instrText xml:space="preserve"> 2573 K and </w:instrText>
      </w:r>
      <w:r w:rsidR="00847B9D">
        <w:rPr>
          <w:rFonts w:ascii="Cambria Math" w:hAnsi="Cambria Math" w:cs="Cambria Math"/>
          <w:lang w:val="en-GB"/>
        </w:rPr>
        <w:instrText>∼</w:instrText>
      </w:r>
      <w:r w:rsidR="00847B9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847B9D">
        <w:rPr>
          <w:lang w:val="en-GB"/>
        </w:rPr>
        <w:instrText xml:space="preserve"> ADDIN ZOTERO_ITEM CSL_CITATION {"citationID":"qqvJgTw3","properties":{"formattedCitation":"(Duan &amp; Zhang, 2006)","plainCitation":"(Duan &amp; Zhang, 2006)","dontUpdate":true,"noteIndex":0},"citationItems":[{"id":"5FT3du0X/J6DBwOkR","uris":["http://zotero.org/users/9451925/items/9JSAYSEV"],"itemData":{"id":2058,"type":"article-journal","abstract":"Based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847B9D">
        <w:rPr>
          <w:lang w:val="en-GB"/>
        </w:rPr>
        <w:instrText xml:space="preserve"> ADDIN ZOTERO_ITEM CSL_CITATION {"citationID":"pM6NvpPH","properties":{"formattedCitation":"(Wieser {\\i{}et al.}, 2021; DeVitre and Wieser, 2024)","plainCitation":"(Wieser et al., 2021; DeVitre and Wieser,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lang w:val="en-GB"/>
        </w:rPr>
        <w:instrText>∼</w:instrText>
      </w:r>
      <w:r w:rsidR="00847B9D">
        <w:rPr>
          <w:lang w:val="en-GB"/>
        </w:rPr>
        <w:instrText>2-km depth), while many high-Fo olivines (&gt;Fo81.5; far from equilibrium with their carrier melts) crystallized within the South Caldera reservoir (</w:instrText>
      </w:r>
      <w:r w:rsidR="00847B9D">
        <w:rPr>
          <w:rFonts w:ascii="Cambria Math" w:hAnsi="Cambria Math" w:cs="Cambria Math"/>
          <w:lang w:val="en-GB"/>
        </w:rPr>
        <w:instrText>∼</w:instrText>
      </w:r>
      <w:r w:rsidR="00847B9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 xml:space="preserve">reservoir. </w:t>
      </w:r>
    </w:p>
    <w:p w14:paraId="61C1E867" w14:textId="6EEE12B3"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0979B228"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(LERZ)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847B9D">
        <w:rPr>
          <w:i/>
          <w:iCs/>
        </w:rPr>
        <w:instrText xml:space="preserve"> ADDIN ZOTERO_ITEM CSL_CITATION {"citationID":"ERlQrz43","properties":{"formattedCitation":"(Wieser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xml:space="preserve">, 2021; DeVitre and Wieser, </w:t>
      </w:r>
      <w:r w:rsidR="00C3296A" w:rsidRPr="00C3296A">
        <w:lastRenderedPageBreak/>
        <w:t>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847B9D">
        <w:rPr>
          <w:i/>
          <w:iCs/>
        </w:rPr>
        <w:instrText xml:space="preserve"> ADDIN ZOTERO_ITEM CSL_CITATION {"citationID":"fJdwtsgr","properties":{"formattedCitation":"(Wieser {\\i{}et al.}, 2021)","plainCitation":"(Wieser et al., 2021)","noteIndex":0},"citationItems":[{"id":"5FT3du0X/zcM9xCYe","uris":["http://zotero.org/users/9451925/items/68HCIF2C"],"itemData":{"id":310,"type":"article-journal","abstract":"The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847B9D">
        <w:rPr>
          <w:i/>
          <w:iCs/>
        </w:rPr>
        <w:instrText xml:space="preserve"> ADDIN ZOTERO_ITEM CSL_CITATION {"citationID":"JayGzJst","properties":{"formattedCitation":"(DeVitre and Wieser, 2024)","plainCitation":"(DeVitre and Wieser,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847B9D">
        <w:rPr>
          <w:i/>
          <w:iCs/>
        </w:rPr>
        <w:instrText xml:space="preserve"> ADDIN ZOTERO_ITEM CSL_CITATION {"citationID":"tEBWVcGu","properties":{"formattedCitation":"(Wieser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p>
    <w:p w14:paraId="77194479" w14:textId="4EDE330E" w:rsidR="00B90F91" w:rsidRPr="007B522C" w:rsidRDefault="00B90F91" w:rsidP="00B90F91">
      <w:pPr>
        <w:pStyle w:val="Text"/>
        <w:spacing w:line="480" w:lineRule="auto"/>
        <w:jc w:val="both"/>
        <w:rPr>
          <w:bCs/>
          <w:lang w:val="en-GB"/>
        </w:rPr>
      </w:pPr>
      <w:bookmarkStart w:id="3"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847B9D">
        <w:rPr>
          <w:bCs/>
          <w:lang w:val="en-GB"/>
        </w:rPr>
        <w:instrText xml:space="preserve"> ADDIN ZOTERO_ITEM CSL_CITATION {"citationID":"hmC80TrG","properties":{"formattedCitation":"(Gansecki {\\i{}et al.}, 2019; DeVitre and Wieser, 2024)","plainCitation":"(Gansecki et al., 2019; DeVitre and Wieser, 2024)","noteIndex":0},"citationItems":[{"id":"5FT3du0X/1UMmWEaR","uris":["http://zotero.org/users/9451925/items/3MFT747E"],"itemData":{"id":2026,"type":"article-journal","abstract":"Changes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847B9D">
        <w:rPr>
          <w:bCs/>
          <w:lang w:val="en-GB"/>
        </w:rPr>
        <w:instrText xml:space="preserve"> ADDIN ZOTERO_ITEM CSL_CITATION {"citationID":"PQWN1KY9","properties":{"formattedCitation":"(DeVitre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Pr="007B522C">
        <w:rPr>
          <w:bCs/>
          <w:lang w:val="en-GB"/>
        </w:rPr>
        <w:t xml:space="preserve">using similar regression methods to those employed by </w:t>
      </w:r>
      <w:r>
        <w:rPr>
          <w:bCs/>
          <w:lang w:val="en-GB"/>
        </w:rPr>
        <w:t xml:space="preserve"> </w:t>
      </w:r>
      <w:r w:rsidRPr="007B522C">
        <w:rPr>
          <w:bCs/>
          <w:lang w:val="en-GB"/>
        </w:rPr>
        <w:fldChar w:fldCharType="begin"/>
      </w:r>
      <w:r w:rsidR="00847B9D">
        <w:rPr>
          <w:bCs/>
          <w:lang w:val="en-GB"/>
        </w:rPr>
        <w:instrText xml:space="preserve"> ADDIN ZOTERO_ITEM CSL_CITATION {"citationID":"wqbBks3Z","properties":{"formattedCitation":"(DeVitre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relating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w:t>
      </w:r>
      <w:r w:rsidRPr="007B522C">
        <w:rPr>
          <w:bCs/>
          <w:lang w:val="en-GB"/>
        </w:rPr>
        <w:lastRenderedPageBreak/>
        <w:t xml:space="preserve">to constrain temperatures within ~100 K at different volcanic systems using host mineral chemistry. </w:t>
      </w:r>
    </w:p>
    <w:p w14:paraId="1F64BE56" w14:textId="0D4D702C"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847B9D">
        <w:rPr>
          <w:bCs/>
          <w:lang w:val="en-GB"/>
        </w:rPr>
        <w:instrText xml:space="preserve"> ADDIN ZOTERO_ITEM CSL_CITATION {"citationID":"Vpc2ZmcI","properties":{"formattedCitation":"(Ryan, 1987)","plainCitation":"(Ryan, 1987)","dontUpdate":true,"noteIndex":0},"citationItems":[{"id":"5FT3du0X/hH900cjX","uris":["http://zotero.org/users/9451925/items/GDIV3W6W"],"itemData":{"id":2011,"type":"article-journal","container-title":"US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847B9D">
        <w:rPr>
          <w:bCs/>
          <w:lang w:val="en-GB"/>
        </w:rPr>
        <w:instrText xml:space="preserve"> ADDIN ZOTERO_ITEM CSL_CITATION {"citationID":"HrMnBpkY","properties":{"formattedCitation":"(Lerner {\\i{}et al.}, 2021)","plainCitation":"(Lerner et al., 2021)","dontUpdate":true,"noteIndex":0},"citationItems":[{"id":"5FT3du0X/dJnOutIy","uris":["http://zotero.org/users/9451925/items/MK6E7YHU"],"itemData":{"id":1274,"type":"article-journal","container-title":"Bulletin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847B9D">
        <w:rPr>
          <w:bCs/>
          <w:lang w:val="en-GB"/>
        </w:rPr>
        <w:instrText xml:space="preserve"> ADDIN ZOTERO_ITEM CSL_CITATION {"citationID":"StESzSxI","properties":{"formattedCitation":"(Lerner {\\i{}et al.}, 2021)","plainCitation":"(Lerner et al., 2021)","dontUpdate":true,"noteIndex":0},"citationItems":[{"id":"5FT3du0X/dJnOutIy","uris":["http://zotero.org/users/9451925/items/MK6E7YHU"],"itemData":{"id":1274,"type":"article-journal","container-title":"Bulletin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847B9D">
        <w:rPr>
          <w:bCs/>
          <w:lang w:val="en-GB"/>
        </w:rPr>
        <w:instrText xml:space="preserve"> ADDIN ZOTERO_ITEM CSL_CITATION {"citationID":"MUvfWMwr","properties":{"formattedCitation":"(Aster {\\i{}et al.}, 2016)","plainCitation":"(Aster et al., 2016)","dontUpdate":true,"noteIndex":0},"citationItems":[{"id":"5FT3du0X/5Jwa4AHO","uris":["http://zotero.org/users/9451925/items/RZ5RHKZH"],"itemData":{"id":91,"type":"article-journal","abstract":"Melt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60F36AE4"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w:t>
      </w:r>
      <w:r w:rsidR="000E28B9">
        <w:rPr>
          <w:bCs/>
          <w:lang w:val="en-GB"/>
        </w:rPr>
        <w:t>catalogued</w:t>
      </w:r>
      <w:r w:rsidRPr="007B522C">
        <w:rPr>
          <w:bCs/>
          <w:lang w:val="en-GB"/>
        </w:rPr>
        <w:t xml:space="preserve"> for analysis by the end of </w:t>
      </w:r>
      <w:r w:rsidR="00F406B7">
        <w:rPr>
          <w:bCs/>
          <w:lang w:val="en-GB"/>
        </w:rPr>
        <w:t>d</w:t>
      </w:r>
      <w:r w:rsidRPr="007B522C">
        <w:rPr>
          <w:bCs/>
          <w:lang w:val="en-GB"/>
        </w:rPr>
        <w:t>ay 1.</w:t>
      </w:r>
      <w:r w:rsidRPr="00E92B49">
        <w:rPr>
          <w:lang w:val="en-GB"/>
        </w:rPr>
        <w:t xml:space="preserve"> On </w:t>
      </w:r>
      <w:r w:rsidR="00F406B7">
        <w:rPr>
          <w:lang w:val="en-GB"/>
        </w:rPr>
        <w:t>d</w:t>
      </w:r>
      <w:r w:rsidRPr="00E92B49">
        <w:rPr>
          <w:lang w:val="en-GB"/>
        </w:rPr>
        <w:t xml:space="preserve">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w:t>
      </w:r>
      <w:r w:rsidR="000E28B9">
        <w:rPr>
          <w:lang w:val="en-GB"/>
        </w:rPr>
        <w:t>catalogued for analysis on the following day</w:t>
      </w:r>
      <w:r w:rsidRPr="00E92B49">
        <w:rPr>
          <w:lang w:val="en-GB"/>
        </w:rPr>
        <w:t xml:space="preserve">. After analysis of ~15 </w:t>
      </w:r>
      <w:r w:rsidR="000E28B9">
        <w:rPr>
          <w:bCs/>
          <w:lang w:val="en-GB"/>
        </w:rPr>
        <w:t xml:space="preserve">crystals, we removed 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w:t>
      </w:r>
      <w:r w:rsidR="000E28B9">
        <w:rPr>
          <w:lang w:val="en-GB"/>
        </w:rPr>
        <w:t xml:space="preserve">placed 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 2</w:t>
      </w:r>
      <w:r w:rsidRPr="00E92B49">
        <w:rPr>
          <w:lang w:val="en-GB"/>
        </w:rPr>
        <w:t xml:space="preserve">. By ~8:30 pm PST on </w:t>
      </w:r>
      <w:r w:rsidR="00F406B7">
        <w:rPr>
          <w:lang w:val="en-GB"/>
        </w:rPr>
        <w:t>d</w:t>
      </w:r>
      <w:r w:rsidRPr="00E92B49">
        <w:rPr>
          <w:lang w:val="en-GB"/>
        </w:rPr>
        <w:t xml:space="preserve">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r w:rsidR="006C21B3">
        <w:rPr>
          <w:lang w:val="en-GB"/>
        </w:rPr>
        <w:t>1</w:t>
      </w:r>
      <w:r w:rsidRPr="00E92B49">
        <w:rPr>
          <w:lang w:val="en-GB"/>
        </w:rPr>
        <w:t xml:space="preserve">a and c). On </w:t>
      </w:r>
      <w:r w:rsidR="00F406B7">
        <w:rPr>
          <w:lang w:val="en-GB"/>
        </w:rPr>
        <w:t>d</w:t>
      </w:r>
      <w:r w:rsidRPr="00E92B49">
        <w:rPr>
          <w:lang w:val="en-GB"/>
        </w:rPr>
        <w:t xml:space="preserve">ay 3, we finished </w:t>
      </w:r>
      <w:proofErr w:type="spellStart"/>
      <w:r w:rsidR="00F406B7">
        <w:rPr>
          <w:lang w:val="en-GB"/>
        </w:rPr>
        <w:t>analyzing</w:t>
      </w:r>
      <w:proofErr w:type="spellEnd"/>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0E28B9">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 xml:space="preserve">ay 4, </w:t>
      </w:r>
      <w:proofErr w:type="spellStart"/>
      <w:r w:rsidR="00F406B7">
        <w:rPr>
          <w:lang w:val="en-GB"/>
        </w:rPr>
        <w:t>Fo</w:t>
      </w:r>
      <w:proofErr w:type="spellEnd"/>
      <w:r w:rsidRPr="00E92B49">
        <w:rPr>
          <w:lang w:val="en-GB"/>
        </w:rPr>
        <w:t xml:space="preserve"> contents were determined by EDS, providing a </w:t>
      </w:r>
      <w:r w:rsidRPr="00E92B49">
        <w:rPr>
          <w:lang w:val="en-GB"/>
        </w:rPr>
        <w:lastRenderedPageBreak/>
        <w:t xml:space="preserve">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FeO in the liquid and the Ol-Liq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proofErr w:type="spellStart"/>
      <w:r w:rsidR="00F406B7">
        <w:rPr>
          <w:lang w:val="en-GB"/>
        </w:rPr>
        <w:t>Fo</w:t>
      </w:r>
      <w:proofErr w:type="spellEnd"/>
      <w:r w:rsidRPr="00E92B49">
        <w:rPr>
          <w:lang w:val="en-GB"/>
        </w:rPr>
        <w:t xml:space="preserve"> content can also be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847B9D">
        <w:rPr>
          <w:bCs/>
          <w:lang w:val="en-GB"/>
        </w:rPr>
        <w:instrText xml:space="preserve"> ADDIN ZOTERO_ITEM CSL_CITATION {"citationID":"mu0WblAU","properties":{"formattedCitation":"(DeVitre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5C266E">
        <w:rPr>
          <w:bCs/>
          <w:lang w:val="en-GB"/>
        </w:rPr>
        <w:t>when</w:t>
      </w:r>
      <w:r w:rsidRPr="00E92B49">
        <w:rPr>
          <w:lang w:val="en-GB"/>
        </w:rPr>
        <w:t xml:space="preserve"> performing EOS calculations, rather than having to use a uniform temperature as on </w:t>
      </w:r>
      <w:r w:rsidR="00034CBC">
        <w:rPr>
          <w:lang w:val="en-GB"/>
        </w:rPr>
        <w:t>d</w:t>
      </w:r>
      <w:r w:rsidRPr="00E92B49">
        <w:rPr>
          <w:lang w:val="en-GB"/>
        </w:rPr>
        <w:t>ay 1</w:t>
      </w:r>
      <w:r w:rsidR="00034CBC">
        <w:rPr>
          <w:lang w:val="en-GB"/>
        </w:rPr>
        <w:t>–</w:t>
      </w:r>
      <w:r w:rsidRPr="00E92B49">
        <w:rPr>
          <w:lang w:val="en-GB"/>
        </w:rPr>
        <w:t xml:space="preserve">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r w:rsidR="004F2B3A">
        <w:rPr>
          <w:bCs/>
          <w:lang w:val="en-GB"/>
        </w:rPr>
        <w:t xml:space="preserve"> </w:t>
      </w:r>
      <w:r w:rsidR="004E38D9">
        <w:rPr>
          <w:bCs/>
          <w:lang w:val="en-GB"/>
        </w:rPr>
        <w:t>inclusion</w:t>
      </w:r>
      <w:r w:rsidRPr="007B522C">
        <w:rPr>
          <w:bCs/>
          <w:lang w:val="en-GB"/>
        </w:rPr>
        <w:t xml:space="preserve"> pressures on </w:t>
      </w:r>
      <w:r w:rsidR="00034CBC">
        <w:rPr>
          <w:bCs/>
          <w:lang w:val="en-GB"/>
        </w:rPr>
        <w:t>d</w:t>
      </w:r>
      <w:r w:rsidRPr="007B522C">
        <w:rPr>
          <w:bCs/>
          <w:lang w:val="en-GB"/>
        </w:rPr>
        <w:t xml:space="preserve">ay 4 using </w:t>
      </w:r>
      <w:r w:rsidR="00834561">
        <w:rPr>
          <w:bCs/>
          <w:lang w:val="en-GB"/>
        </w:rPr>
        <w:t>fluid</w:t>
      </w:r>
      <w:r w:rsidR="004F2B3A">
        <w:rPr>
          <w:bCs/>
          <w:lang w:val="en-GB"/>
        </w:rPr>
        <w:t xml:space="preserve"> </w:t>
      </w:r>
      <w:r w:rsidR="00834561">
        <w:rPr>
          <w:bCs/>
          <w:lang w:val="en-GB"/>
        </w:rPr>
        <w:t>inclusion</w:t>
      </w:r>
      <w:r w:rsidR="001157FC">
        <w:rPr>
          <w:bCs/>
          <w:lang w:val="en-GB"/>
        </w:rPr>
        <w:t>-</w:t>
      </w:r>
      <w:r w:rsidRPr="007B522C">
        <w:rPr>
          <w:bCs/>
          <w:lang w:val="en-GB"/>
        </w:rPr>
        <w:t>specific entrapment temperatures</w:t>
      </w:r>
      <w:r w:rsidR="00CA1DC0">
        <w:rPr>
          <w:bCs/>
          <w:lang w:val="en-GB"/>
        </w:rPr>
        <w:t>.</w:t>
      </w:r>
    </w:p>
    <w:p w14:paraId="083F4EB5" w14:textId="47C38D92" w:rsidR="00B90F91" w:rsidRPr="00A172D6" w:rsidRDefault="00B90F91" w:rsidP="00B90F91">
      <w:pPr>
        <w:pStyle w:val="Text"/>
        <w:spacing w:line="480" w:lineRule="auto"/>
        <w:jc w:val="both"/>
        <w:rPr>
          <w:rFonts w:asciiTheme="minorHAnsi" w:hAnsiTheme="minorHAnsi" w:cstheme="minorHAnsi"/>
          <w:bCs/>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847B9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2019)","noteIndex":0},"citationItems":[{"id":"5FT3du0X/V4eJ6cEd","uris":["http://zotero.org/users/9451925/items/FQW6YRR6"],"itemData":{"id":2006,"type":"article-journal","abstract":"We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5FT3du0X/3Y4WFrS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P."}],"issued":{"date-parts":[["2016",8,1]]}}},{"id":"5FT3du0X/Mm15Bc6X","uris":["http://zotero.org/users/9451925/items/CXV87T5P"],"itemData":{"id":2003,"type":"article-journal","abstract":"Caldera-forming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847B9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2-km depth), while many high-Fo olivines (&gt;Fo81.5; far from equilibrium with their carrier melts) crystallized within the South Caldera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847B9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rPr>
        <w:instrText>∼</w:instrText>
      </w:r>
      <w:r w:rsidR="00847B9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rPr>
        <w:instrText>∼</w:instrText>
      </w:r>
      <w:r w:rsidR="00847B9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ay</w:t>
      </w:r>
      <w:r w:rsidR="00F5049F">
        <w:rPr>
          <w:rFonts w:asciiTheme="minorHAnsi" w:hAnsiTheme="minorHAnsi" w:cstheme="minorHAnsi"/>
          <w:bCs/>
          <w:lang w:val="en-GB"/>
        </w:rPr>
        <w:t>s</w:t>
      </w:r>
      <w:r w:rsidRPr="00A172D6">
        <w:rPr>
          <w:rFonts w:asciiTheme="minorHAnsi" w:hAnsiTheme="minorHAnsi" w:cstheme="minorHAnsi"/>
          <w:bCs/>
          <w:lang w:val="en-GB"/>
        </w:rPr>
        <w:t xml:space="preserve">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 </w:t>
      </w:r>
      <w:r w:rsidR="000E28B9">
        <w:rPr>
          <w:rFonts w:asciiTheme="minorHAnsi" w:hAnsiTheme="minorHAnsi" w:cstheme="minorHAnsi"/>
          <w:bCs/>
          <w:lang w:val="en-GB"/>
        </w:rPr>
        <w:t>as</w:t>
      </w:r>
      <w:r w:rsidRPr="00A172D6">
        <w:rPr>
          <w:rFonts w:asciiTheme="minorHAnsi" w:hAnsiTheme="minorHAnsi" w:cstheme="minorHAnsi"/>
          <w:bCs/>
          <w:lang w:val="en-GB"/>
        </w:rPr>
        <w:t xml:space="preserve"> it has been suggested</w:t>
      </w:r>
      <w:r w:rsidR="00F5049F">
        <w:rPr>
          <w:rFonts w:asciiTheme="minorHAnsi" w:hAnsiTheme="minorHAnsi" w:cstheme="minorHAnsi"/>
          <w:bCs/>
          <w:lang w:val="en-GB"/>
        </w:rPr>
        <w:t>,</w:t>
      </w:r>
      <w:r w:rsidRPr="00A172D6">
        <w:rPr>
          <w:rFonts w:asciiTheme="minorHAnsi" w:hAnsiTheme="minorHAnsi" w:cstheme="minorHAnsi"/>
          <w:bCs/>
          <w:lang w:val="en-GB"/>
        </w:rPr>
        <w:t xml:space="preserve">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w:t>
      </w:r>
      <w:r w:rsidRPr="00A172D6">
        <w:rPr>
          <w:rFonts w:asciiTheme="minorHAnsi" w:hAnsiTheme="minorHAnsi" w:cstheme="minorHAnsi"/>
          <w:bCs/>
          <w:lang w:val="en-GB"/>
        </w:rPr>
        <w:lastRenderedPageBreak/>
        <w:t xml:space="preserve">are thought to reside </w:t>
      </w:r>
      <w:r w:rsidRPr="00A172D6">
        <w:rPr>
          <w:rFonts w:asciiTheme="minorHAnsi" w:hAnsiTheme="minorHAnsi" w:cstheme="minorHAnsi"/>
          <w:bCs/>
          <w:lang w:val="en-GB"/>
        </w:rPr>
        <w:fldChar w:fldCharType="begin"/>
      </w:r>
      <w:r w:rsidR="00847B9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2024)","noteIndex":0},"citationItems":[{"id":"5FT3du0X/7DdzUeoC","uris":["http://zotero.org/users/9451925/items/ZRK9LWUC"],"itemData":{"id":2020,"type":"book","note":"page: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R."}],"issued":{"date-parts":[["2014"]]}}},{"id":"5FT3du0X/t3P2Kjtq","uris":["http://zotero.org/users/9451925/items/H9ZMUC9R"],"itemData":{"id":2045,"type":"article-journal","abstract":"The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O."}],"issued":{"date-parts":[["2015",3,1]]}}},{"id":"5FT3du0X/XoWp3FOK","uris":["http://zotero.org/users/9451925/items/BL5E74A9"],"itemData":{"id":2048,"type":"article-journal","abstract":"The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0·70359 to a maximum of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0·70364 between </w:instrText>
      </w:r>
      <w:r w:rsidR="00847B9D">
        <w:rPr>
          <w:rFonts w:ascii="Cambria Math" w:hAnsi="Cambria Math" w:cs="Cambria Math"/>
          <w:bCs/>
          <w:lang w:val="en-GB"/>
        </w:rPr>
        <w:instrText>∼</w:instrText>
      </w:r>
      <w:r w:rsidR="00847B9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847B9D">
        <w:rPr>
          <w:rFonts w:ascii="Cambria Math" w:hAnsi="Cambria Math" w:cs="Cambria Math"/>
          <w:bCs/>
          <w:lang w:val="en-GB"/>
        </w:rPr>
        <w:instrText>∼</w:instrText>
      </w:r>
      <w:r w:rsidR="00847B9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Michael"}],"issued":{"date-parts":[["2018",12,1]]}}},{"id":"5FT3du0X/ysvzR1L1","uris":["http://zotero.org/users/9451925/items/7ZP6P8TX"],"itemData":{"id":1227,"type":"article-journal","abstract":"Olivine-hosted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3"/>
    </w:p>
    <w:p w14:paraId="7FBB3BCF" w14:textId="1FBD51B0"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847B9D">
        <w:t xml:space="preserve"> </w:t>
      </w:r>
      <w:r w:rsidRPr="00E92B49">
        <w:rPr>
          <w:lang w:val="en-GB"/>
        </w:rPr>
        <w:t xml:space="preserve">reservoir and then transported into the Halemaʻumaʻu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68087CD4"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847B9D">
        <w:rPr>
          <w:bCs/>
          <w:lang w:val="en-GB"/>
        </w:rPr>
        <w:instrText xml:space="preserve"> ADDIN ZOTERO_ITEM CSL_CITATION {"citationID":"99oTV4NS","properties":{"formattedCitation":"(Lerner {\\i{}et al.}, 2024)","plainCitation":"(Lerner et al., 2024)","noteIndex":0},"citationItems":[{"id":"5FT3du0X/NiDe2CyN","uris":["http://zotero.org/users/9451925/items/N3Q4JDAJ"],"itemData":{"id":2109,"type":"article-journal","abstract":"Kīlauea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lang w:val="en-GB"/>
        </w:rPr>
        <w:instrText>∼</w:instrText>
      </w:r>
      <w:r w:rsidR="00847B9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lang w:val="en-GB"/>
        </w:rPr>
        <w:instrText>∼</w:instrText>
      </w:r>
      <w:r w:rsidR="00847B9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4F734619"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847B9D">
        <w:rPr>
          <w:bCs/>
          <w:lang w:val="en-GB"/>
        </w:rPr>
        <w:instrText xml:space="preserve"> ADDIN ZOTERO_ITEM CSL_CITATION {"citationID":"MD9Uar0X","properties":{"formattedCitation":"(Welsch {\\i{}et al.}, 2013)","plainCitation":"(Welsch et al., 2013)","noteIndex":0},"citationItems":[{"id":"5FT3du0X/1536Mj72","uris":["http://zotero.org/users/9451925/items/HQECSDJC"],"itemData":{"id":2038,"type":"article-journal","abstract":"The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p>
    <w:p w14:paraId="7E9F93C7" w14:textId="5D957F2F"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847B9D">
        <w:rPr>
          <w:bCs/>
          <w:lang w:val="en-GB"/>
        </w:rPr>
        <w:instrText xml:space="preserve"> ADDIN ZOTERO_ITEM CSL_CITATION {"citationID":"kSKK4vlw","properties":{"formattedCitation":"(Mourey {\\i{}et al.}, 2023)","plainCitation":"(Mourey et al., 2023)","noteIndex":0},"citationItems":[{"id":"5FT3du0X/aniw9tuF","uris":["http://zotero.org/users/9451925/items/UIZ7NIH3"],"itemData":{"id":"c9bsKhN5/rUUnKlYT","type":"article-journal","abstract":"The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3B6127">
        <w:rPr>
          <w:bCs/>
          <w:lang w:val="en-GB"/>
        </w:rPr>
        <w:t xml:space="preserve">, </w:t>
      </w:r>
      <w:r w:rsidR="00FE0B81">
        <w:rPr>
          <w:bCs/>
          <w:lang w:val="en-GB"/>
        </w:rPr>
        <w:t>and fluid inclusion re-equilibration models of this scenario indicate &lt;10% change in pressure is expected under these conditions</w:t>
      </w:r>
      <w:r w:rsidR="003B6127">
        <w:rPr>
          <w:bCs/>
          <w:lang w:val="en-GB"/>
        </w:rPr>
        <w:t xml:space="preserve"> </w:t>
      </w:r>
      <w:r w:rsidR="003B6127">
        <w:rPr>
          <w:bCs/>
          <w:lang w:val="en-GB"/>
        </w:rPr>
        <w:fldChar w:fldCharType="begin"/>
      </w:r>
      <w:r w:rsidR="00847B9D">
        <w:rPr>
          <w:bCs/>
          <w:lang w:val="en-GB"/>
        </w:rPr>
        <w:instrText xml:space="preserve"> ADDIN ZOTERO_ITEM CSL_CITATION {"citationID":"MBqH4smE","properties":{"formattedCitation":"(DeVitre and Wieser, 2024)","plainCitation":"(DeVitre and Wieser, 2024)","noteIndex":0},"citationItems":[{"id":"5FT3du0X/3krmqjFJ","uris":["http://zotero.org/users/9451925/items/FWZK55EA"],"itemData":{"id":"c9bsKhN5/p0MJkopN","type":"article-journal","abstract":"Interpreting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847B9D">
        <w:rPr>
          <w:bCs/>
          <w:lang w:val="en-GB"/>
        </w:rPr>
        <w:instrText xml:space="preserve"> ADDIN ZOTERO_ITEM CSL_CITATION {"citationID":"SrlbtA3g","properties":{"formattedCitation":"(Esposito {\\i{}et al.}, 2023)","plainCitation":"(Esposito et al., 2023)","dontUpdate":true,"noteIndex":0},"citationItems":[{"id":"5FT3du0X/ovmeluLq","uris":["http://zotero.org/users/9451925/items/IT8IH8R8"],"itemData":{"id":2111,"type":"article-journal","abstract":"Despite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w:t>
      </w:r>
      <w:r w:rsidRPr="007B522C">
        <w:rPr>
          <w:bCs/>
          <w:lang w:val="en-GB"/>
        </w:rPr>
        <w:lastRenderedPageBreak/>
        <w:t>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100BFB4A"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AF37D8">
        <w:rPr>
          <w:lang w:val="en-GB"/>
        </w:rPr>
        <w:t xml:space="preserve"> 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58546BAC"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difference in pressure for EOS calculations consider</w:t>
      </w:r>
      <w:r w:rsidR="0060019F">
        <w:rPr>
          <w:lang w:val="en-GB"/>
        </w:rPr>
        <w:t>s</w:t>
      </w:r>
      <w:r>
        <w:rPr>
          <w:lang w:val="en-GB"/>
        </w:rPr>
        <w:t xml:space="preserve"> </w:t>
      </w:r>
      <w:r w:rsidRPr="007B522C">
        <w:rPr>
          <w:lang w:val="en-GB"/>
        </w:rPr>
        <w:t xml:space="preserve">the lower and upper limit of liquidus temperatures for olivine-saturated melts erupted at Kīlauea volcano throughout its history (~1100 and 1350˚C; </w:t>
      </w:r>
      <w:r w:rsidRPr="007B522C">
        <w:rPr>
          <w:lang w:val="en-GB"/>
        </w:rPr>
        <w:fldChar w:fldCharType="begin"/>
      </w:r>
      <w:r w:rsidR="00847B9D">
        <w:rPr>
          <w:lang w:val="en-GB"/>
        </w:rPr>
        <w:instrText xml:space="preserve"> ADDIN ZOTERO_ITEM CSL_CITATION {"citationID":"ZxrqqlHJ","properties":{"formattedCitation":"(DeVitre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at most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lastRenderedPageBreak/>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32A671AA" w:rsidR="006C21B3" w:rsidRPr="007B522C" w:rsidRDefault="007C3263" w:rsidP="006C21B3">
      <w:pPr>
        <w:pStyle w:val="Text"/>
        <w:spacing w:line="480" w:lineRule="auto"/>
        <w:ind w:firstLine="0"/>
        <w:jc w:val="both"/>
      </w:pPr>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0FF4D32C" w14:textId="7D2FA036"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847B9D">
        <w:rPr>
          <w:i/>
          <w:iCs/>
          <w:lang w:val="en-GB"/>
        </w:rPr>
        <w:instrText xml:space="preserve"> ADDIN ZOTERO_ITEM CSL_CITATION {"citationID":"LrqwbcgJ","properties":{"formattedCitation":"(Span and Wagner, 1996)","plainCitation":"(Span and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volcano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w:t>
      </w:r>
      <w:r w:rsidR="00B90F91" w:rsidRPr="007B522C">
        <w:rPr>
          <w:i/>
          <w:iCs/>
        </w:rPr>
        <w:lastRenderedPageBreak/>
        <w:t xml:space="preserve">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al interpretations</w:t>
      </w:r>
      <w:r w:rsidRPr="007B522C">
        <w:rPr>
          <w:i/>
          <w:iCs/>
        </w:rPr>
        <w:t xml:space="preserve"> </w:t>
      </w:r>
      <w:r w:rsidRPr="007B522C">
        <w:rPr>
          <w:i/>
          <w:iCs/>
        </w:rPr>
        <w:fldChar w:fldCharType="begin"/>
      </w:r>
      <w:r w:rsidR="00847B9D">
        <w:rPr>
          <w:i/>
          <w:iCs/>
        </w:rPr>
        <w:instrText xml:space="preserve"> ADDIN ZOTERO_ITEM CSL_CITATION {"citationID":"oMGLHLVa","properties":{"formattedCitation":"(DeVitre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i/>
          <w:iCs/>
        </w:rPr>
        <w:instrText>∼</w:instrText>
      </w:r>
      <w:r w:rsidR="00847B9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i/>
          <w:iCs/>
        </w:rPr>
        <w:instrText>∼</w:instrText>
      </w:r>
      <w:r w:rsidR="00847B9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847B9D">
        <w:rPr>
          <w:i/>
          <w:iCs/>
          <w:lang w:val="en-GB"/>
        </w:rPr>
        <w:instrText xml:space="preserve"> ADDIN ZOTERO_ITEM CSL_CITATION {"citationID":"EcmKurst","properties":{"formattedCitation":"(Duan and Zhang, 2006)","plainCitation":"(Duan and Zhang, 2006)","dontUpdate":true,"noteIndex":0},"citationItems":[{"id":"5FT3du0X/J6DBwOkR","uris":["http://zotero.org/users/9451925/items/9JSAYSEV"],"itemData":{"id":2058,"type":"article-journal","abstract":"Based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847B9D">
        <w:rPr>
          <w:i/>
          <w:iCs/>
        </w:rPr>
        <w:instrText xml:space="preserve"> ADDIN ZOTERO_ITEM CSL_CITATION {"citationID":"oZ226pVG","properties":{"formattedCitation":"(Yoshimura, 2023)","plainCitation":"(Yoshimura, 2023)","dontUpdate":true,"noteIndex":0},"citationItems":[{"id":"5FT3du0X/UUzJxxUs","uris":["http://zotero.org/users/9451925/items/LWKJEA2L"],"itemData":{"id":2121,"type":"article-journal","abstract":"H2O-CO2-dominated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47B9D">
        <w:rPr>
          <w:rFonts w:ascii="Cambria Math" w:hAnsi="Cambria Math" w:cs="Cambria Math"/>
          <w:i/>
          <w:iCs/>
        </w:rPr>
        <w:instrText>∼</w:instrText>
      </w:r>
      <w:r w:rsidR="00847B9D">
        <w:rPr>
          <w:i/>
          <w:iCs/>
        </w:rPr>
        <w:instrText xml:space="preserve"> 2573 K and </w:instrText>
      </w:r>
      <w:r w:rsidR="00847B9D">
        <w:rPr>
          <w:rFonts w:ascii="Cambria Math" w:hAnsi="Cambria Math" w:cs="Cambria Math"/>
          <w:i/>
          <w:iCs/>
        </w:rPr>
        <w:instrText>∼</w:instrText>
      </w:r>
      <w:r w:rsidR="00847B9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847B9D">
        <w:rPr>
          <w:i/>
          <w:iCs/>
        </w:rPr>
        <w:instrText xml:space="preserve"> ADDIN ZOTERO_ITEM CSL_CITATION {"citationID":"B3rrysH9","properties":{"formattedCitation":"(DeVitre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847B9D">
        <w:rPr>
          <w:i/>
          <w:iCs/>
        </w:rPr>
        <w:instrText xml:space="preserve"> ADDIN ZOTERO_ITEM CSL_CITATION {"citationID":"4ZkcR5as","properties":{"formattedCitation":"(DeVitre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1AB07FB7"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antecrysts and/or xenocrysts entrained by an erupted magma. Erupted xenoliths have traditionally been a prime target for fluid </w:t>
      </w:r>
      <w:r>
        <w:rPr>
          <w:lang w:val="en-GB"/>
        </w:rPr>
        <w:lastRenderedPageBreak/>
        <w:t xml:space="preserve">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Although fluid inclusions are not uncommon in phenocrysts and antecrysts, they can be less frequent than melt inclusions</w:t>
      </w:r>
      <w:r w:rsidR="000A018D">
        <w:rPr>
          <w:lang w:val="en-GB"/>
        </w:rPr>
        <w:t>,</w:t>
      </w:r>
      <w:r>
        <w:rPr>
          <w:lang w:val="en-GB"/>
        </w:rPr>
        <w:t xml:space="preserve"> </w:t>
      </w:r>
      <w:r w:rsidR="000A018D">
        <w:rPr>
          <w:lang w:val="en-GB"/>
        </w:rPr>
        <w:t>which is 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2B2DEA5B"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t>
      </w:r>
      <w:r>
        <w:rPr>
          <w:lang w:val="en-GB"/>
        </w:rPr>
        <w:lastRenderedPageBreak/>
        <w:t xml:space="preserve">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
          <w:bCs/>
          <w:iCs/>
          <w:lang w:val="en-GB"/>
        </w:rPr>
        <w:t xml:space="preserve"> </w:t>
      </w:r>
      <w:r w:rsidRPr="00107BBF">
        <w:rPr>
          <w:iCs/>
          <w:lang w:val="en-GB"/>
        </w:rPr>
        <w:t>of 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847B9D">
        <w:rPr>
          <w:iCs/>
          <w:lang w:val="en-GB"/>
        </w:rPr>
        <w:instrText xml:space="preserve"> ADDIN ZOTERO_ITEM CSL_CITATION {"citationID":"cIoScejx","properties":{"formattedCitation":"(Span and Wagner, 1996)","plainCitation":"(Span and Wagner, 1996)","noteIndex":0},"citationItems":[{"id":"5FT3du0X/LEczMaLX","uris":["http://zotero.org/users/9451925/items/5XFZMXIB"],"itemData":{"id":"OQjauoEz/AdjOkUeh","type":"article-journal","container-title":"Journal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847B9D">
        <w:rPr>
          <w:iCs/>
          <w:lang w:val="en-GB"/>
        </w:rPr>
        <w:instrText xml:space="preserve"> ADDIN ZOTERO_ITEM CSL_CITATION {"citationID":"VZ7l3nJ6","properties":{"formattedCitation":"(Duan and Zhang, 2006)","plainCitation":"(Duan and Zhang, 2006)","noteIndex":0},"citationItems":[{"id":"5FT3du0X/J6DBwOkR","uris":["http://zotero.org/users/9451925/items/9JSAYSEV"],"itemData":{"id":"OQjauoEz/GhxM3jsR","type":"article-journal","abstract":"Based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13855CC9" w14:textId="3DE02EE7" w:rsidR="00112DA5"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lastRenderedPageBreak/>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B4558F">
        <w:rPr>
          <w:lang w:val="en-GB"/>
        </w:rPr>
        <w:instrText xml:space="preserve"> ADDIN ZOTERO_ITEM CSL_CITATION {"citationID":"a229pu6i8kr","properties":{"formattedCitation":"(Mourey {\\i{}et al.}, 2023; Lynn {\\i{}et al.}, 2024)","plainCitation":"(Mourey et al., 2023; Lynn et al., 2024)","noteIndex":0},"citationItems":[{"id":"5FT3du0X/aniw9tuF","uris":["http://zotero.org/users/9451925/items/UIZ7NIH3"],"itemData":{"id":"5FT3du0X/aniw9tuF","type":"article-journal","abstract":"The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J."}],"issued":{"date-parts":[["2023",2,28]]}}},{"id":"5FT3du0X/Q7ySb77i","uris":["http://zotero.org/users/9451925/items/S5X8A2K4"],"itemData":{"id":"5FT3du0X/Q7ySb77i","type":"article-journal","abstract":"The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r w:rsidR="00B4558F" w:rsidRPr="00B4558F">
        <w:t xml:space="preserve">(Mourey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847B9D">
        <w:rPr>
          <w:lang w:val="en-GB"/>
        </w:rPr>
        <w:instrText xml:space="preserve"> ADDIN ZOTERO_ITEM CSL_CITATION {"citationID":"U2SBse0F","properties":{"formattedCitation":"(DeVitre and Wieser, 2024)","plainCitation":"(DeVitre and Wieser, 2024)","dontUpdate":true,"noteIndex":0},"citationItems":[{"id":"5FT3du0X/3krmqjFJ","uris":["http://zotero.org/users/9451925/items/FWZK55EA"],"itemData":{"id":"wNaWGt2u/R4dqECHX","type":"article-journal","abstract":"Interpreting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53E94245"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 xml:space="preserve">(Hildner </w:t>
      </w:r>
      <w:r w:rsidRPr="00082014">
        <w:rPr>
          <w:i/>
          <w:iCs/>
        </w:rPr>
        <w:t>et al.</w:t>
      </w:r>
      <w:r w:rsidRPr="00082014">
        <w:t>, 2012)</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w:t>
      </w:r>
      <w:r>
        <w:rPr>
          <w:lang w:val="en-GB"/>
        </w:rPr>
        <w:lastRenderedPageBreak/>
        <w:t xml:space="preserve">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observed between naturally quenched lava flow samples and those rapidly quenched in water </w:t>
      </w:r>
      <w:r>
        <w:rPr>
          <w:lang w:val="en-GB"/>
        </w:rPr>
        <w:fldChar w:fldCharType="begin"/>
      </w:r>
      <w:r w:rsidR="00847B9D">
        <w:rPr>
          <w:lang w:val="en-GB"/>
        </w:rPr>
        <w:instrText xml:space="preserve"> ADDIN ZOTERO_ITEM CSL_CITATION {"citationID":"5IhBD4RK","properties":{"formattedCitation":"(DeVitre and Wieser, 2024)","plainCitation":"(DeVitre and Wieser, 2024)","noteIndex":0},"citationItems":[{"id":"5FT3du0X/3krmqjFJ","uris":["http://zotero.org/users/9451925/items/FWZK55EA"],"itemData":{"id":"arzDaMLZ/A0bNtyhX","type":"article-journal","abstract":"Interpreting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847B9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different re-equilibration scenarios should be considered (e.g. syn</w:t>
      </w:r>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77777777" w:rsidR="00B90F91" w:rsidRPr="007B522C" w:rsidRDefault="006C21B3" w:rsidP="00B90F91">
      <w:pPr>
        <w:pStyle w:val="Heading-Main"/>
        <w:spacing w:line="480" w:lineRule="auto"/>
        <w:jc w:val="both"/>
        <w:rPr>
          <w:lang w:val="en-GB"/>
        </w:rPr>
      </w:pPr>
      <w:r>
        <w:rPr>
          <w:b w:val="0"/>
          <w:bCs w:val="0"/>
          <w:iCs/>
        </w:rPr>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504864D9"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847B9D">
        <w:rPr>
          <w:bCs/>
          <w:lang w:val="en-GB"/>
        </w:rPr>
        <w:instrText xml:space="preserve"> ADDIN ZOTERO_ITEM CSL_CITATION {"citationID":"y6fjvTg9","properties":{"formattedCitation":"(Wieser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bCs/>
          <w:lang w:val="en-GB"/>
        </w:rPr>
        <w:instrText>∼</w:instrText>
      </w:r>
      <w:r w:rsidR="00847B9D">
        <w:rPr>
          <w:bCs/>
          <w:lang w:val="en-GB"/>
        </w:rPr>
        <w:instrText>2-km depth), while many high-Fo olivines (&gt;Fo81.5; far from equilibrium with their carrier melts) crystallized within the South Caldera reservoir (</w:instrText>
      </w:r>
      <w:r w:rsidR="00847B9D">
        <w:rPr>
          <w:rFonts w:ascii="Cambria Math" w:hAnsi="Cambria Math" w:cs="Cambria Math"/>
          <w:bCs/>
          <w:lang w:val="en-GB"/>
        </w:rPr>
        <w:instrText>∼</w:instrText>
      </w:r>
      <w:r w:rsidR="00847B9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syn-eruptive transport at Kīlauea </w:t>
      </w:r>
      <w:r w:rsidR="00871C5F">
        <w:rPr>
          <w:bCs/>
          <w:lang w:val="en-GB"/>
        </w:rPr>
        <w:fldChar w:fldCharType="begin"/>
      </w:r>
      <w:r w:rsidR="00847B9D">
        <w:rPr>
          <w:bCs/>
          <w:lang w:val="en-GB"/>
        </w:rPr>
        <w:instrText xml:space="preserve"> ADDIN ZOTERO_ITEM CSL_CITATION {"citationID":"nCjwLwso","properties":{"formattedCitation":"(DeVitre and Wieser, 2024)","plainCitation":"(DeVitre and Wieser, 2024)","noteIndex":0},"citationItems":[{"id":"5FT3du0X/3krmqjFJ","uris":["http://zotero.org/users/9451925/items/FWZK55EA"],"itemData":{"id":"QAnUOWUn/0LqGuz7x","type":"article-journal","abstract":"Interpreting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t>
      </w:r>
      <w:r w:rsidR="00871C5F">
        <w:rPr>
          <w:bCs/>
          <w:lang w:val="en-GB"/>
        </w:rPr>
        <w:lastRenderedPageBreak/>
        <w:t xml:space="preserve">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7B65FF7D"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847B9D">
        <w:rPr>
          <w:bCs/>
          <w:lang w:val="en-GB"/>
        </w:rPr>
        <w:instrText xml:space="preserve"> ADDIN ZOTERO_ITEM CSL_CITATION {"citationID":"xvXNxQjS","properties":{"formattedCitation":"(Ghiorso and Gualda, 2015)","plainCitation":"(Ghiorso and Gualda, 2015)","noteIndex":0},"citationItems":[{"id":"5FT3du0X/ADYDFk7j","uris":["http://zotero.org/users/9451925/items/3Q6SA25I"],"itemData":{"id":1243,"type":"article-journal","abstract":"A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VESIcal </w:t>
      </w:r>
      <w:r w:rsidR="00B90F91" w:rsidRPr="007B522C">
        <w:rPr>
          <w:bCs/>
          <w:lang w:val="en-GB"/>
        </w:rPr>
        <w:fldChar w:fldCharType="begin"/>
      </w:r>
      <w:r w:rsidR="00847B9D">
        <w:rPr>
          <w:bCs/>
          <w:lang w:val="en-GB"/>
        </w:rPr>
        <w:instrText xml:space="preserve"> ADDIN ZOTERO_ITEM CSL_CITATION {"citationID":"Y9U13hJX","properties":{"formattedCitation":"(Iacovino {\\i{}et al.}, 2021)","plainCitation":"(Iacovino et al., 2021)","noteIndex":0},"citationItems":[{"id":"5FT3du0X/OSdjXVK4","uris":["http://zotero.org/users/9451925/items/GLWVQJ7Y"],"itemData":{"id":1235,"type":"article-journal","abstract":"Thermodynamics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r w:rsidR="00880D3F" w:rsidRPr="007B522C">
        <w:rPr>
          <w:bCs/>
          <w:lang w:val="en-GB"/>
        </w:rPr>
        <w:t>i)</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r w:rsidR="00836260">
        <w:rPr>
          <w:bCs/>
          <w:lang w:val="en-GB"/>
        </w:rPr>
        <w:t>colored</w:t>
      </w:r>
      <w:r w:rsidR="00B90F91" w:rsidRPr="007B522C">
        <w:rPr>
          <w:bCs/>
          <w:lang w:val="en-GB"/>
        </w:rPr>
        <w:t xml:space="preserve"> by tectonic setting. We stress the 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w:t>
      </w:r>
      <w:r w:rsidR="00B90F91" w:rsidRPr="007B522C">
        <w:rPr>
          <w:bCs/>
          <w:lang w:val="en-GB"/>
        </w:rPr>
        <w:lastRenderedPageBreak/>
        <w:t xml:space="preserve">&lt;15%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BB464D2" w:rsidR="00970C92" w:rsidRDefault="00E440FF" w:rsidP="00880D3F">
      <w:pPr>
        <w:pStyle w:val="Text"/>
        <w:spacing w:line="480" w:lineRule="auto"/>
        <w:ind w:firstLine="0"/>
        <w:jc w:val="both"/>
        <w:rPr>
          <w:bCs/>
          <w:lang w:val="en-GB"/>
        </w:rPr>
      </w:pPr>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CC3C92F" w14:textId="41FD6D93" w:rsidR="00880D3F" w:rsidRDefault="00880D3F" w:rsidP="00880D3F">
      <w:pPr>
        <w:pStyle w:val="Text"/>
        <w:spacing w:line="480" w:lineRule="auto"/>
        <w:ind w:firstLine="0"/>
        <w:jc w:val="both"/>
        <w:rPr>
          <w:bCs/>
          <w:lang w:val="en-GB"/>
        </w:rPr>
      </w:pPr>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w:t>
      </w:r>
      <w:r w:rsidR="0070185F">
        <w:rPr>
          <w:bCs/>
          <w:i/>
          <w:iCs/>
        </w:rPr>
        <w:lastRenderedPageBreak/>
        <w:t>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r w:rsidR="00855626">
        <w:rPr>
          <w:bCs/>
          <w:i/>
          <w:iCs/>
        </w:rPr>
        <w:t>i).</w:t>
      </w:r>
    </w:p>
    <w:p w14:paraId="696439CD" w14:textId="77777777" w:rsidR="00880D3F" w:rsidRPr="007B522C" w:rsidRDefault="00880D3F" w:rsidP="00622163">
      <w:pPr>
        <w:pStyle w:val="Text"/>
        <w:spacing w:line="480" w:lineRule="auto"/>
        <w:ind w:firstLine="0"/>
        <w:jc w:val="both"/>
        <w:rPr>
          <w:bCs/>
          <w:lang w:val="en-GB"/>
        </w:rPr>
      </w:pPr>
    </w:p>
    <w:p w14:paraId="5CC638E1" w14:textId="0D676F12" w:rsidR="00B90F91" w:rsidRPr="007B522C" w:rsidRDefault="00E440FF" w:rsidP="00B90F91">
      <w:pPr>
        <w:pStyle w:val="Text"/>
        <w:spacing w:line="480" w:lineRule="auto"/>
        <w:ind w:firstLine="0"/>
        <w:jc w:val="both"/>
        <w:rPr>
          <w:bCs/>
          <w:lang w:val="en-GB"/>
        </w:rPr>
      </w:pPr>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3B80E8FA" w14:textId="65829CEE" w:rsidR="00B90F91" w:rsidRPr="007B522C" w:rsidRDefault="00B90F91" w:rsidP="00B90F91">
      <w:pPr>
        <w:pStyle w:val="Text"/>
        <w:spacing w:line="480" w:lineRule="auto"/>
        <w:jc w:val="both"/>
        <w:rPr>
          <w:bCs/>
          <w:i/>
          <w:iCs/>
          <w:lang w:val="en-GB"/>
        </w:rPr>
      </w:pPr>
      <w:r w:rsidRPr="00847B9D">
        <w:rPr>
          <w:b/>
          <w:i/>
          <w:iCs/>
          <w:lang w:val="en-GB"/>
        </w:rPr>
        <w:t xml:space="preserve">Figure </w:t>
      </w:r>
      <w:r w:rsidR="006C21B3" w:rsidRPr="00847B9D">
        <w:rPr>
          <w:b/>
          <w:i/>
          <w:iCs/>
          <w:lang w:val="en-GB"/>
        </w:rPr>
        <w:t>4</w:t>
      </w:r>
      <w:r w:rsidRPr="00847B9D">
        <w:rPr>
          <w:b/>
          <w:i/>
          <w:iCs/>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with symbols colored</w:t>
      </w:r>
      <w:r w:rsidRPr="007B522C">
        <w:rPr>
          <w:bCs/>
          <w:i/>
          <w:iCs/>
          <w:lang w:val="en-GB"/>
        </w:rPr>
        <w:t xml:space="preserve"> </w:t>
      </w:r>
      <w:r w:rsidRPr="007B522C">
        <w:rPr>
          <w:bCs/>
          <w:i/>
          <w:iCs/>
          <w:lang w:val="en-GB"/>
        </w:rPr>
        <w:lastRenderedPageBreak/>
        <w:t xml:space="preserve">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datapoint before Q3+1.5* (Q3-Q1) and the first datapoint after Q1-1.5*(Q3-Q1). Violin plots show the density distribution of all data and are </w:t>
      </w:r>
      <w:r w:rsidR="00F919A4">
        <w:rPr>
          <w:bCs/>
          <w:i/>
          <w:iCs/>
          <w:lang w:val="en-GB"/>
        </w:rPr>
        <w:t>colored</w:t>
      </w:r>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w:t>
      </w:r>
      <w:proofErr w:type="spellStart"/>
      <w:r w:rsidRPr="007B522C">
        <w:rPr>
          <w:bCs/>
          <w:i/>
          <w:iCs/>
          <w:lang w:val="en-GB"/>
        </w:rPr>
        <w:t>suites</w:t>
      </w:r>
      <w:r w:rsidR="00F919A4">
        <w:rPr>
          <w:bCs/>
          <w:i/>
          <w:iCs/>
          <w:lang w:val="en-GB"/>
        </w:rPr>
        <w:t>with</w:t>
      </w:r>
      <w:proofErr w:type="spellEnd"/>
      <w:r w:rsidRPr="007B522C">
        <w:rPr>
          <w:bCs/>
          <w:i/>
          <w:iCs/>
          <w:lang w:val="en-GB"/>
        </w:rPr>
        <w:t xml:space="preserve">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Center,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p>
    <w:p w14:paraId="456397E0" w14:textId="7E66DD65"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Cascades</w:t>
      </w:r>
      <w:r w:rsidR="00610C08">
        <w:rPr>
          <w:bCs/>
          <w:lang w:val="en-GB"/>
        </w:rPr>
        <w:t xml:space="preserve"> 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r w:rsidR="00AA6DE7" w:rsidRPr="00B90F91">
        <w:rPr>
          <w:color w:val="000000"/>
          <w:lang w:val="en-GB"/>
        </w:rPr>
        <w:t>i</w:t>
      </w:r>
      <w:r w:rsidR="00B90F91" w:rsidRPr="007B522C">
        <w:rPr>
          <w:bCs/>
          <w:lang w:val="en-GB"/>
        </w:rPr>
        <w:t xml:space="preserve">,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w:t>
      </w:r>
      <w:r w:rsidR="00B90F91" w:rsidRPr="007B522C">
        <w:rPr>
          <w:bCs/>
          <w:lang w:val="en-GB"/>
        </w:rPr>
        <w:lastRenderedPageBreak/>
        <w:t xml:space="preserve">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847B9D">
        <w:rPr>
          <w:bCs/>
          <w:lang w:val="en-GB"/>
        </w:rPr>
        <w:instrText xml:space="preserve"> ADDIN ZOTERO_ITEM CSL_CITATION {"citationID":"k8KiwCCe","properties":{"formattedCitation":"(DeVitre {\\i{}et al.}, 2023)","plainCitation":"(DeVitre et al., 2023)","dontUpdate":true,"noteIndex":0},"citationItems":[{"id":"5FT3du0X/SfILIVYC","uris":["http://zotero.org/users/9451925/items/TVIH23G6"],"itemData":{"id":1949,"type":"article-journal","abstract":"Constraining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r w:rsidR="00AA6DE7" w:rsidRPr="00B90F91">
        <w:rPr>
          <w:color w:val="000000"/>
          <w:lang w:val="en-GB"/>
        </w:rPr>
        <w:t>i</w:t>
      </w:r>
      <w:r w:rsidR="002C4D73" w:rsidRPr="007B522C">
        <w:rPr>
          <w:bCs/>
          <w:lang w:val="en-GB"/>
        </w:rPr>
        <w:t xml:space="preserve">, Iceland, </w:t>
      </w:r>
      <w:r w:rsidR="0029527E">
        <w:rPr>
          <w:bCs/>
          <w:lang w:val="en-GB"/>
        </w:rPr>
        <w:t xml:space="preserve">the </w:t>
      </w:r>
      <w:r w:rsidR="002C4D73" w:rsidRPr="007B522C">
        <w:rPr>
          <w:bCs/>
          <w:lang w:val="en-GB"/>
        </w:rPr>
        <w:t>East African Rift, Galápagos, Réunion, Cabo Verde, 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data in the Cascade</w:t>
      </w:r>
      <w:r w:rsidR="002C4D73">
        <w:rPr>
          <w:bCs/>
          <w:lang w:val="en-GB"/>
        </w:rPr>
        <w:t>s</w:t>
      </w:r>
      <w:r w:rsidR="002C4D73" w:rsidRPr="007B522C">
        <w:rPr>
          <w:bCs/>
          <w:lang w:val="en-GB"/>
        </w:rPr>
        <w:t xml:space="preserve"> </w:t>
      </w:r>
      <w:r w:rsidR="0029527E">
        <w:rPr>
          <w:bCs/>
          <w:lang w:val="en-GB"/>
        </w:rPr>
        <w:t xml:space="preserve">arc system </w:t>
      </w:r>
      <w:r w:rsidR="002C4D73" w:rsidRPr="007B522C">
        <w:rPr>
          <w:bCs/>
          <w:lang w:val="en-GB"/>
        </w:rPr>
        <w:fldChar w:fldCharType="begin"/>
      </w:r>
      <w:r w:rsidR="00847B9D">
        <w:rPr>
          <w:bCs/>
          <w:lang w:val="en-GB"/>
        </w:rPr>
        <w:instrText xml:space="preserve"> ADDIN ZOTERO_ITEM CSL_CITATION {"citationID":"JfE1dbNN","properties":{"formattedCitation":"(Aster {\\i{}et al.}, 2016; Venugopal {\\i{}et al.}, 2020)","plainCitation":"(Aster et al., 2016; Venugopal et al., 2020)","noteIndex":0},"citationItems":[{"id":"5FT3du0X/5Jwa4AHO","uris":["http://zotero.org/users/9451925/items/RZ5RHKZH"],"itemData":{"id":91,"type":"article-journal","abstract":"Melt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J."}],"issued":{"date-parts":[["2016",9,1]]}}},{"id":"5FT3du0X/c8p3c0gJ","uris":["http://zotero.org/users/9451925/items/NKUQF4EE"],"itemData":{"id":296,"type":"article-journal","abstract":"The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4457D382" w:rsidR="00B90F91" w:rsidRPr="007B522C" w:rsidRDefault="002C4D73" w:rsidP="00A172D6">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E05E10">
        <w:rPr>
          <w:bCs/>
          <w:lang w:val="en-GB"/>
        </w:rPr>
        <w:t xml:space="preserve">does not appear to be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 xml:space="preserve">As </w:t>
      </w:r>
      <w:r w:rsidRPr="002C4D73">
        <w:rPr>
          <w:bCs/>
          <w:lang w:val="en-GB"/>
        </w:rPr>
        <w:lastRenderedPageBreak/>
        <w:t>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 xml:space="preserve">depths. For volcanoes that are not currently erupting but have had historic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from already existing major</w:t>
      </w:r>
      <w:r w:rsidR="00E05E10">
        <w:rPr>
          <w:bCs/>
          <w:lang w:val="en-GB"/>
        </w:rPr>
        <w:t>-</w:t>
      </w:r>
      <w:r w:rsidRPr="002C4D73">
        <w:rPr>
          <w:bCs/>
          <w:lang w:val="en-GB"/>
        </w:rPr>
        <w:t xml:space="preserve">element data (e.g., Fig. 4a). In many cases, even when no chemical data is available for a specific volcano, </w:t>
      </w:r>
      <w:r w:rsidR="00E05E10">
        <w:rPr>
          <w:bCs/>
          <w:lang w:val="en-GB"/>
        </w:rPr>
        <w:t xml:space="preserve">an </w:t>
      </w:r>
      <w:r w:rsidRPr="002C4D73">
        <w:rPr>
          <w:bCs/>
          <w:lang w:val="en-GB"/>
        </w:rPr>
        <w:t xml:space="preserve">analog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E05E10">
        <w:rPr>
          <w:bCs/>
          <w:lang w:val="en-GB"/>
        </w:rPr>
        <w:t>of</w:t>
      </w:r>
      <w:r w:rsidRPr="002C4D73">
        <w:rPr>
          <w:bCs/>
          <w:lang w:val="en-GB"/>
        </w:rPr>
        <w:t xml:space="preserve"> </w:t>
      </w:r>
      <w:r w:rsidR="00E05E10">
        <w:rPr>
          <w:bCs/>
          <w:lang w:val="en-GB"/>
        </w:rPr>
        <w:t>vapor</w:t>
      </w:r>
      <w:r w:rsidRPr="002C4D73">
        <w:rPr>
          <w:bCs/>
          <w:lang w:val="en-GB"/>
        </w:rPr>
        <w:t xml:space="preserve"> bubble</w:t>
      </w:r>
      <w:r w:rsidR="00E05E10">
        <w:rPr>
          <w:bCs/>
          <w:lang w:val="en-GB"/>
        </w:rPr>
        <w:t>s</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is entirely unconstrained, fluid inclusion barometry is still more accurate than other methods</w:t>
      </w:r>
      <w:r w:rsidR="00E05E10">
        <w:rPr>
          <w:bCs/>
          <w:lang w:val="en-GB"/>
        </w:rPr>
        <w:t>,</w:t>
      </w:r>
      <w:r w:rsidRPr="002C4D73">
        <w:rPr>
          <w:bCs/>
          <w:lang w:val="en-GB"/>
        </w:rPr>
        <w:t xml:space="preserve"> such as </w:t>
      </w:r>
      <w:proofErr w:type="gramStart"/>
      <w:r w:rsidRPr="002C4D73">
        <w:rPr>
          <w:bCs/>
          <w:lang w:val="en-GB"/>
        </w:rPr>
        <w:t>mineral-melt</w:t>
      </w:r>
      <w:proofErr w:type="gramEnd"/>
      <w:r w:rsidRPr="002C4D73">
        <w:rPr>
          <w:bCs/>
          <w:lang w:val="en-GB"/>
        </w:rPr>
        <w:t xml:space="preserve"> thermobarometry in </w:t>
      </w:r>
      <w:r w:rsidR="00E05E10">
        <w:rPr>
          <w:bCs/>
          <w:lang w:val="en-GB"/>
        </w:rPr>
        <w:t>calculating</w:t>
      </w:r>
      <w:r w:rsidRPr="002C4D73">
        <w:rPr>
          <w:bCs/>
          <w:lang w:val="en-GB"/>
        </w:rPr>
        <w:t xml:space="preserve"> magma storage pressures.</w:t>
      </w:r>
      <w:r>
        <w:rPr>
          <w:bCs/>
          <w:lang w:val="en-GB"/>
        </w:rPr>
        <w:t xml:space="preserve"> </w:t>
      </w:r>
    </w:p>
    <w:p w14:paraId="3AEDE879" w14:textId="2D6BFEFF" w:rsidR="000C1665" w:rsidRDefault="00E440FF" w:rsidP="000C1665">
      <w:pPr>
        <w:pStyle w:val="Text"/>
        <w:spacing w:line="480" w:lineRule="auto"/>
        <w:ind w:firstLine="0"/>
        <w:jc w:val="both"/>
        <w:rPr>
          <w:bCs/>
          <w:lang w:val="en-GB"/>
        </w:rPr>
      </w:pPr>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p>
    <w:p w14:paraId="593F2689" w14:textId="7C7A2D5D"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6B63904A"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48EA4669" w:rsidR="00A172D6" w:rsidRPr="007B522C" w:rsidRDefault="00890C00" w:rsidP="00A172D6">
      <w:pPr>
        <w:pStyle w:val="Heading-Main"/>
        <w:spacing w:line="480" w:lineRule="auto"/>
        <w:jc w:val="both"/>
      </w:pPr>
      <w:r w:rsidRPr="00632580">
        <w:rPr>
          <w:bCs w:val="0"/>
          <w:highlight w:val="yellow"/>
        </w:rPr>
        <w:lastRenderedPageBreak/>
        <w:t>5</w:t>
      </w:r>
      <w:r w:rsidR="00A172D6" w:rsidRPr="00632580">
        <w:rPr>
          <w:bCs w:val="0"/>
          <w:highlight w:val="yellow"/>
        </w:rPr>
        <w:t>.</w:t>
      </w:r>
      <w:r w:rsidR="00A172D6" w:rsidRPr="00632580">
        <w:rPr>
          <w:b w:val="0"/>
          <w:highlight w:val="yellow"/>
        </w:rPr>
        <w:t xml:space="preserve"> </w:t>
      </w:r>
      <w:r w:rsidR="00A172D6" w:rsidRPr="00632580">
        <w:rPr>
          <w:highlight w:val="yellow"/>
        </w:rPr>
        <w:t>Relevance of near-real-time data for observatories</w:t>
      </w:r>
    </w:p>
    <w:p w14:paraId="68981A25" w14:textId="5591A856"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w:t>
      </w:r>
      <w:del w:id="4" w:author="Penny Wieser" w:date="2024-08-19T14:54:00Z" w16du:dateUtc="2024-08-19T21:54:00Z">
        <w:r w:rsidDel="00722BA7">
          <w:rPr>
            <w:bCs/>
            <w:lang w:val="en-GB"/>
          </w:rPr>
          <w:delText>This implies that in</w:delText>
        </w:r>
      </w:del>
      <w:ins w:id="5" w:author="Penny Wieser" w:date="2024-08-19T14:54:00Z" w16du:dateUtc="2024-08-19T21:54:00Z">
        <w:r w:rsidR="00722BA7">
          <w:rPr>
            <w:bCs/>
            <w:lang w:val="en-GB"/>
          </w:rPr>
          <w:t>In</w:t>
        </w:r>
      </w:ins>
      <w:r>
        <w:rPr>
          <w:bCs/>
          <w:lang w:val="en-GB"/>
        </w:rPr>
        <w:t xml:space="preserve"> future eruptions</w:t>
      </w:r>
      <w:ins w:id="6" w:author="Penny Wieser" w:date="2024-08-19T14:54:00Z" w16du:dateUtc="2024-08-19T21:54:00Z">
        <w:r w:rsidR="00722BA7">
          <w:rPr>
            <w:bCs/>
            <w:lang w:val="en-GB"/>
          </w:rPr>
          <w:t xml:space="preserve"> at poorly characterized systems</w:t>
        </w:r>
      </w:ins>
      <w:r>
        <w:rPr>
          <w:bCs/>
          <w:lang w:val="en-GB"/>
        </w:rPr>
        <w:t>, th</w:t>
      </w:r>
      <w:ins w:id="7" w:author="Penny Wieser" w:date="2024-08-19T14:54:00Z" w16du:dateUtc="2024-08-19T21:54:00Z">
        <w:r w:rsidR="00722BA7">
          <w:rPr>
            <w:bCs/>
            <w:lang w:val="en-GB"/>
          </w:rPr>
          <w:t>is</w:t>
        </w:r>
      </w:ins>
      <w:del w:id="8" w:author="Penny Wieser" w:date="2024-08-19T14:54:00Z" w16du:dateUtc="2024-08-19T21:54:00Z">
        <w:r w:rsidDel="00722BA7">
          <w:rPr>
            <w:bCs/>
            <w:lang w:val="en-GB"/>
          </w:rPr>
          <w:delText>e</w:delText>
        </w:r>
      </w:del>
      <w:r>
        <w:rPr>
          <w:bCs/>
          <w:lang w:val="en-GB"/>
        </w:rPr>
        <w:t xml:space="preserve"> method </w:t>
      </w:r>
      <w:ins w:id="9" w:author="Penny Wieser" w:date="2024-08-19T14:54:00Z" w16du:dateUtc="2024-08-19T21:54:00Z">
        <w:r w:rsidR="00722BA7">
          <w:rPr>
            <w:bCs/>
            <w:lang w:val="en-GB"/>
          </w:rPr>
          <w:t>could</w:t>
        </w:r>
      </w:ins>
      <w:del w:id="10" w:author="Penny Wieser" w:date="2024-08-19T14:54:00Z" w16du:dateUtc="2024-08-19T21:54:00Z">
        <w:r w:rsidDel="00722BA7">
          <w:rPr>
            <w:bCs/>
            <w:lang w:val="en-GB"/>
          </w:rPr>
          <w:delText>can</w:delText>
        </w:r>
      </w:del>
      <w:r>
        <w:rPr>
          <w:bCs/>
          <w:lang w:val="en-GB"/>
        </w:rPr>
        <w:t xml:space="preserve"> be used </w:t>
      </w:r>
      <w:r w:rsidRPr="007B522C">
        <w:rPr>
          <w:bCs/>
          <w:lang w:val="en-GB"/>
        </w:rPr>
        <w:t>to help observatories deduce the geometry of the plumbing system supplying magma</w:t>
      </w:r>
      <w:ins w:id="11" w:author="Penny Wieser" w:date="2024-08-19T14:54:00Z" w16du:dateUtc="2024-08-19T21:54:00Z">
        <w:r w:rsidR="00722BA7">
          <w:rPr>
            <w:bCs/>
            <w:lang w:val="en-GB"/>
          </w:rPr>
          <w:t xml:space="preserve"> to the surface. In well characterized systems such as </w:t>
        </w:r>
        <w:r w:rsidR="00722BA7" w:rsidRPr="007B522C">
          <w:rPr>
            <w:bCs/>
          </w:rPr>
          <w:t>Kīlauea</w:t>
        </w:r>
      </w:ins>
      <w:ins w:id="12" w:author="Penny Wieser" w:date="2024-08-19T14:55:00Z" w16du:dateUtc="2024-08-19T21:55:00Z">
        <w:r w:rsidR="00722BA7">
          <w:rPr>
            <w:bCs/>
          </w:rPr>
          <w:t xml:space="preserve"> where the location of different reservoirs have been identified by prior petrological and geophysical studies, this method can be used to determine</w:t>
        </w:r>
      </w:ins>
      <w:del w:id="13" w:author="Penny Wieser" w:date="2024-08-19T14:55:00Z" w16du:dateUtc="2024-08-19T21:55:00Z">
        <w:r w:rsidRPr="007B522C" w:rsidDel="00722BA7">
          <w:rPr>
            <w:bCs/>
            <w:lang w:val="en-GB"/>
          </w:rPr>
          <w:delText xml:space="preserve"> </w:delText>
        </w:r>
        <w:r w:rsidR="00B4558F" w:rsidRPr="00094496" w:rsidDel="00722BA7">
          <w:rPr>
            <w:bCs/>
            <w:lang w:val="en-GB"/>
          </w:rPr>
          <w:delText xml:space="preserve">or in well characterized systems, determine </w:delText>
        </w:r>
      </w:del>
      <w:r w:rsidR="00B4558F" w:rsidRPr="00094496">
        <w:rPr>
          <w:bCs/>
          <w:lang w:val="en-GB"/>
        </w:rPr>
        <w:t>which reservoir</w:t>
      </w:r>
      <w:ins w:id="14" w:author="Penny Wieser" w:date="2024-08-19T14:55:00Z" w16du:dateUtc="2024-08-19T21:55:00Z">
        <w:r w:rsidR="00722BA7">
          <w:rPr>
            <w:bCs/>
            <w:lang w:val="en-GB"/>
          </w:rPr>
          <w:t xml:space="preserve"> (or combination of reservoirs)</w:t>
        </w:r>
      </w:ins>
      <w:r w:rsidR="00B4558F" w:rsidRPr="00094496">
        <w:rPr>
          <w:bCs/>
          <w:lang w:val="en-GB"/>
        </w:rPr>
        <w:t xml:space="preserve"> is supplying the eruption</w:t>
      </w:r>
      <w:ins w:id="15" w:author="Penny Wieser" w:date="2024-08-19T14:55:00Z" w16du:dateUtc="2024-08-19T21:55:00Z">
        <w:r w:rsidR="00722BA7">
          <w:rPr>
            <w:bCs/>
            <w:lang w:val="en-GB"/>
          </w:rPr>
          <w:t>,</w:t>
        </w:r>
      </w:ins>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847B9D">
        <w:rPr>
          <w:bCs/>
        </w:rPr>
        <w:instrText xml:space="preserve"> ADDIN ZOTERO_ITEM CSL_CITATION {"citationID":"B8gEtLdv","properties":{"formattedCitation":"(Gansecki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w:t>
      </w:r>
      <w:proofErr w:type="gramStart"/>
      <w:r w:rsidR="00496E15" w:rsidRPr="00496E15">
        <w:rPr>
          <w:bCs/>
        </w:rPr>
        <w:t>Hawai‘</w:t>
      </w:r>
      <w:proofErr w:type="gramEnd"/>
      <w:r w:rsidR="00496E15" w:rsidRPr="00496E15">
        <w:rPr>
          <w:bCs/>
        </w:rPr>
        <w:t>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In the United States, for example, observatories have congressional mandates to make such information and data available to the public under the “Science for a Changing World” theme (</w:t>
      </w:r>
      <w:r w:rsidR="00D85D02" w:rsidRPr="00D85D02">
        <w:rPr>
          <w:bCs/>
        </w:rPr>
        <w:t>https://www.usgs.gov/special-topics/science-for-a-changing-world</w:t>
      </w:r>
      <w:r w:rsidR="00D85D02">
        <w:rPr>
          <w:bCs/>
        </w:rPr>
        <w:t>)</w:t>
      </w:r>
      <w:r w:rsidR="00496E15" w:rsidRPr="00496E15">
        <w:rPr>
          <w:bCs/>
        </w:rPr>
        <w:t>.</w:t>
      </w:r>
    </w:p>
    <w:p w14:paraId="5565AE8D" w14:textId="7FFC96D4" w:rsidR="00A172D6" w:rsidRDefault="00D85D02" w:rsidP="00DB2783">
      <w:pPr>
        <w:pStyle w:val="Text"/>
        <w:spacing w:line="480" w:lineRule="auto"/>
        <w:jc w:val="both"/>
        <w:rPr>
          <w:ins w:id="16" w:author="Penny Wieser" w:date="2024-08-19T14:57:00Z" w16du:dateUtc="2024-08-19T21:57:00Z"/>
          <w:bCs/>
        </w:rPr>
      </w:pPr>
      <w:r>
        <w:rPr>
          <w:bCs/>
        </w:rPr>
        <w:lastRenderedPageBreak/>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847B9D">
        <w:rPr>
          <w:bCs/>
        </w:rPr>
        <w:instrText xml:space="preserve"> ADDIN ZOTERO_ITEM CSL_CITATION {"citationID":"b8v2QBGs","properties":{"formattedCitation":"(Lynn {\\i{}et al.}, 2024)","plainCitation":"(Lynn et al., 2024)","noteIndex":0},"citationItems":[{"id":"5FT3du0X/Q7ySb77i","uris":["http://zotero.org/users/9451925/items/S5X8A2K4"],"itemData":{"id":2264,"type":"article-journal","abstract":"The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At the time, it was uncertain whether renewed activity could bring the return of lava lake, shallow-sourced eruptions or perhaps a new ERZ 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 still 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7D663530" w14:textId="77777777" w:rsidR="00722BA7" w:rsidRDefault="00722BA7" w:rsidP="00722BA7">
      <w:pPr>
        <w:pStyle w:val="Text"/>
        <w:spacing w:line="480" w:lineRule="auto"/>
        <w:jc w:val="both"/>
        <w:rPr>
          <w:moveTo w:id="17" w:author="Penny Wieser" w:date="2024-08-19T14:57:00Z" w16du:dateUtc="2024-08-19T21:57:00Z"/>
          <w:bCs/>
        </w:rPr>
      </w:pPr>
      <w:moveToRangeStart w:id="18" w:author="Penny Wieser" w:date="2024-08-19T14:57:00Z" w:name="move174971886"/>
      <w:moveTo w:id="19" w:author="Penny Wieser" w:date="2024-08-19T14:57:00Z" w16du:dateUtc="2024-08-19T21:57:00Z">
        <w:r>
          <w:rPr>
            <w:bCs/>
          </w:rPr>
          <w:t>Fluid inclusion barometric data could also aid in</w:t>
        </w:r>
        <w:r w:rsidRPr="00CB174B">
          <w:rPr>
            <w:bCs/>
          </w:rPr>
          <w:t xml:space="preserve"> understanding </w:t>
        </w:r>
        <w:r>
          <w:rPr>
            <w:bCs/>
          </w:rPr>
          <w:t>reservoirs being tapped during a long-lived eruption, syn</w:t>
        </w:r>
        <w:r w:rsidRPr="00CB174B">
          <w:rPr>
            <w:bCs/>
          </w:rPr>
          <w:t>-eruptive deformation</w:t>
        </w:r>
        <w:r>
          <w:rPr>
            <w:bCs/>
          </w:rPr>
          <w:t xml:space="preserve"> and stress changes measured in real-time by geophysical methods (i.e., tilt, GPS, seismic and gravity). Although there are numerous models with assumptions, fluid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in which those 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moveTo>
    </w:p>
    <w:moveToRangeEnd w:id="18"/>
    <w:p w14:paraId="24616C87" w14:textId="77777777" w:rsidR="00722BA7" w:rsidRPr="007B522C" w:rsidRDefault="00722BA7" w:rsidP="00DB2783">
      <w:pPr>
        <w:pStyle w:val="Text"/>
        <w:spacing w:line="480" w:lineRule="auto"/>
        <w:jc w:val="both"/>
        <w:rPr>
          <w:bCs/>
        </w:rPr>
      </w:pPr>
    </w:p>
    <w:p w14:paraId="58502E1C" w14:textId="77777777" w:rsidR="00722BA7" w:rsidRPr="00A172D6" w:rsidRDefault="00A172D6" w:rsidP="00722BA7">
      <w:pPr>
        <w:pStyle w:val="Text"/>
        <w:spacing w:line="480" w:lineRule="auto"/>
        <w:jc w:val="both"/>
        <w:rPr>
          <w:moveTo w:id="20" w:author="Penny Wieser" w:date="2024-08-19T14:58:00Z" w16du:dateUtc="2024-08-19T21:58:00Z"/>
          <w:bCs/>
        </w:rPr>
      </w:pPr>
      <w:r>
        <w:rPr>
          <w:bCs/>
        </w:rPr>
        <w:t xml:space="preserve">The case study presented here intentionally targeted a low-hazard eruption as a test for implementing near-real-time fluid inclusion barometry as a monitoring tool. This type </w:t>
      </w:r>
      <w:r>
        <w:rPr>
          <w:bCs/>
        </w:rPr>
        <w:lastRenderedPageBreak/>
        <w:t>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out bottlenecks to implement the tool for future events. Second, it enables researchers to establish baselines that can be used for routine 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w:t>
      </w:r>
      <w:commentRangeStart w:id="21"/>
      <w:r>
        <w:rPr>
          <w:bCs/>
        </w:rPr>
        <w:t>timescales</w:t>
      </w:r>
      <w:commentRangeEnd w:id="21"/>
      <w:r w:rsidR="00722BA7">
        <w:rPr>
          <w:rStyle w:val="CommentReference"/>
        </w:rPr>
        <w:commentReference w:id="21"/>
      </w:r>
      <w:r>
        <w:rPr>
          <w:bCs/>
        </w:rPr>
        <w:t>. Although th</w:t>
      </w:r>
      <w:ins w:id="22" w:author="Penny Wieser" w:date="2024-08-19T14:57:00Z" w16du:dateUtc="2024-08-19T21:57:00Z">
        <w:r w:rsidR="00722BA7">
          <w:rPr>
            <w:bCs/>
          </w:rPr>
          <w:t xml:space="preserve">e Sept 2023 </w:t>
        </w:r>
      </w:ins>
      <w:del w:id="23" w:author="Penny Wieser" w:date="2024-08-19T14:57:00Z" w16du:dateUtc="2024-08-19T21:57:00Z">
        <w:r w:rsidDel="00722BA7">
          <w:rPr>
            <w:bCs/>
          </w:rPr>
          <w:delText>is</w:delText>
        </w:r>
      </w:del>
      <w:r>
        <w:rPr>
          <w:bCs/>
        </w:rPr>
        <w:t xml:space="preserve"> eruption was short</w:t>
      </w:r>
      <w:r w:rsidR="00070E8D">
        <w:rPr>
          <w:bCs/>
        </w:rPr>
        <w:t xml:space="preserve"> </w:t>
      </w:r>
      <w:r>
        <w:rPr>
          <w:bCs/>
        </w:rPr>
        <w:t xml:space="preserve">lived, one can also imagine how such data could be useful in the context of a much longer eruption (e.g., Kīlauea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moveToRangeStart w:id="24" w:author="Penny Wieser" w:date="2024-08-19T14:58:00Z" w:name="move174971904"/>
      <w:moveTo w:id="25" w:author="Penny Wieser" w:date="2024-08-19T14:58:00Z" w16du:dateUtc="2024-08-19T21:58:00Z">
        <w:r w:rsidR="00722BA7">
          <w:rPr>
            <w:bCs/>
          </w:rPr>
          <w:t xml:space="preserve">We envision </w:t>
        </w:r>
        <w:proofErr w:type="gramStart"/>
        <w:r w:rsidR="00722BA7">
          <w:rPr>
            <w:bCs/>
          </w:rPr>
          <w:t>that other observatories</w:t>
        </w:r>
        <w:proofErr w:type="gramEnd"/>
        <w:r w:rsidR="00722BA7">
          <w:rPr>
            <w:bCs/>
          </w:rPr>
          <w:t xml:space="preserve"> worldwide (e.g., in Cabo Verde, Canary Gal</w:t>
        </w:r>
        <w:r w:rsidR="00722BA7" w:rsidRPr="00103648">
          <w:rPr>
            <w:bCs/>
          </w:rPr>
          <w:t>á</w:t>
        </w:r>
        <w:r w:rsidR="00722BA7">
          <w:rPr>
            <w:bCs/>
          </w:rPr>
          <w:t xml:space="preserve">pagos, Canary Islands, Iceland, </w:t>
        </w:r>
        <w:proofErr w:type="spellStart"/>
        <w:r w:rsidR="00722BA7">
          <w:rPr>
            <w:bCs/>
          </w:rPr>
          <w:t>etc</w:t>
        </w:r>
        <w:proofErr w:type="spellEnd"/>
        <w:r w:rsidR="00722BA7">
          <w:rPr>
            <w:bCs/>
          </w:rPr>
          <w:t xml:space="preserve">) could include fluid inclusion barometric data as part of their monitoring routines either in-house or through partnerships with academic institutions. </w:t>
        </w:r>
      </w:moveTo>
    </w:p>
    <w:moveToRangeEnd w:id="24"/>
    <w:p w14:paraId="7F8149B6" w14:textId="1705DE56" w:rsidR="00722BA7" w:rsidRDefault="00722BA7" w:rsidP="00A172D6">
      <w:pPr>
        <w:pStyle w:val="Text"/>
        <w:spacing w:line="480" w:lineRule="auto"/>
        <w:jc w:val="both"/>
        <w:rPr>
          <w:ins w:id="26" w:author="Penny Wieser" w:date="2024-08-19T14:57:00Z" w16du:dateUtc="2024-08-19T21:57:00Z"/>
          <w:bCs/>
        </w:rPr>
      </w:pPr>
    </w:p>
    <w:p w14:paraId="0058E3BC" w14:textId="65D08533" w:rsidR="00A172D6" w:rsidDel="00722BA7" w:rsidRDefault="0020447A" w:rsidP="00A172D6">
      <w:pPr>
        <w:pStyle w:val="Text"/>
        <w:spacing w:line="480" w:lineRule="auto"/>
        <w:jc w:val="both"/>
        <w:rPr>
          <w:moveFrom w:id="27" w:author="Penny Wieser" w:date="2024-08-19T14:57:00Z" w16du:dateUtc="2024-08-19T21:57:00Z"/>
          <w:bCs/>
        </w:rPr>
      </w:pPr>
      <w:moveFromRangeStart w:id="28" w:author="Penny Wieser" w:date="2024-08-19T14:57:00Z" w:name="move174971886"/>
      <w:moveFrom w:id="29" w:author="Penny Wieser" w:date="2024-08-19T14:57:00Z" w16du:dateUtc="2024-08-19T21:57:00Z">
        <w:r w:rsidDel="00722BA7">
          <w:rPr>
            <w:bCs/>
          </w:rPr>
          <w:t>F</w:t>
        </w:r>
        <w:r w:rsidR="00FE1886" w:rsidDel="00722BA7">
          <w:rPr>
            <w:bCs/>
          </w:rPr>
          <w:t>luid inclusion</w:t>
        </w:r>
        <w:r w:rsidR="00A172D6" w:rsidDel="00722BA7">
          <w:rPr>
            <w:bCs/>
          </w:rPr>
          <w:t xml:space="preserve"> barometric data could </w:t>
        </w:r>
        <w:r w:rsidDel="00722BA7">
          <w:rPr>
            <w:bCs/>
          </w:rPr>
          <w:t xml:space="preserve">also </w:t>
        </w:r>
        <w:r w:rsidR="00A172D6" w:rsidDel="00722BA7">
          <w:rPr>
            <w:bCs/>
          </w:rPr>
          <w:t>aid in</w:t>
        </w:r>
        <w:r w:rsidR="00A172D6" w:rsidRPr="00CB174B" w:rsidDel="00722BA7">
          <w:rPr>
            <w:bCs/>
          </w:rPr>
          <w:t xml:space="preserve"> understanding </w:t>
        </w:r>
        <w:r w:rsidR="00AC71F2" w:rsidDel="00722BA7">
          <w:rPr>
            <w:bCs/>
          </w:rPr>
          <w:t xml:space="preserve">reservoirs being tapped during a long-lived eruption, </w:t>
        </w:r>
        <w:r w:rsidDel="00722BA7">
          <w:rPr>
            <w:bCs/>
          </w:rPr>
          <w:t>syn</w:t>
        </w:r>
        <w:r w:rsidR="00A172D6" w:rsidRPr="00CB174B" w:rsidDel="00722BA7">
          <w:rPr>
            <w:bCs/>
          </w:rPr>
          <w:t>-eruptive deformation</w:t>
        </w:r>
        <w:r w:rsidR="00AC71F2" w:rsidDel="00722BA7">
          <w:rPr>
            <w:bCs/>
          </w:rPr>
          <w:t xml:space="preserve"> and stress changes measured in real-time by geophysical methods (i.e., tilt, GPS, seismic and gravity)</w:t>
        </w:r>
        <w:r w:rsidR="00A172D6" w:rsidDel="00722BA7">
          <w:rPr>
            <w:bCs/>
          </w:rPr>
          <w:t xml:space="preserve">. </w:t>
        </w:r>
        <w:r w:rsidR="00AC71F2" w:rsidDel="00722BA7">
          <w:rPr>
            <w:bCs/>
          </w:rPr>
          <w:t xml:space="preserve">Although </w:t>
        </w:r>
        <w:r w:rsidDel="00722BA7">
          <w:rPr>
            <w:bCs/>
          </w:rPr>
          <w:t>there are numerous models with assumptions, fluid inclusions</w:t>
        </w:r>
        <w:r w:rsidRPr="002B3B18" w:rsidDel="00722BA7">
          <w:rPr>
            <w:bCs/>
          </w:rPr>
          <w:t xml:space="preserve"> </w:t>
        </w:r>
        <w:r w:rsidDel="00722BA7">
          <w:rPr>
            <w:bCs/>
          </w:rPr>
          <w:t xml:space="preserve">in erupted crystals </w:t>
        </w:r>
        <w:r w:rsidRPr="002B3B18" w:rsidDel="00722BA7">
          <w:rPr>
            <w:bCs/>
          </w:rPr>
          <w:t xml:space="preserve">are the only </w:t>
        </w:r>
        <w:r w:rsidDel="00722BA7">
          <w:rPr>
            <w:bCs/>
          </w:rPr>
          <w:t xml:space="preserve">concrete </w:t>
        </w:r>
        <w:r w:rsidRPr="002B3B18" w:rsidDel="00722BA7">
          <w:rPr>
            <w:bCs/>
          </w:rPr>
          <w:t xml:space="preserve">way </w:t>
        </w:r>
        <w:r w:rsidDel="00722BA7">
          <w:rPr>
            <w:bCs/>
          </w:rPr>
          <w:t>in which those models can be validated or challenged</w:t>
        </w:r>
        <w:r w:rsidR="00AC71F2" w:rsidDel="00722BA7">
          <w:rPr>
            <w:bCs/>
          </w:rPr>
          <w:t xml:space="preserve"> given that no other petrological method can access depth information in near-real-time</w:t>
        </w:r>
        <w:r w:rsidRPr="002B3B18" w:rsidDel="00722BA7">
          <w:rPr>
            <w:bCs/>
          </w:rPr>
          <w:t>.</w:t>
        </w:r>
        <w:r w:rsidR="00A172D6" w:rsidRPr="00CB174B" w:rsidDel="00722BA7">
          <w:rPr>
            <w:bCs/>
          </w:rPr>
          <w:t xml:space="preserve"> </w:t>
        </w:r>
        <w:r w:rsidR="00AC71F2" w:rsidDel="00722BA7">
          <w:rPr>
            <w:bCs/>
          </w:rPr>
          <w:t xml:space="preserve">Ultimately, having a </w:t>
        </w:r>
        <w:r w:rsidR="00AC71F2" w:rsidRPr="002B3B18" w:rsidDel="00722BA7">
          <w:rPr>
            <w:bCs/>
          </w:rPr>
          <w:lastRenderedPageBreak/>
          <w:t xml:space="preserve">long timeline of </w:t>
        </w:r>
        <w:r w:rsidR="00AC71F2" w:rsidDel="00722BA7">
          <w:rPr>
            <w:bCs/>
          </w:rPr>
          <w:t xml:space="preserve">fluid inclusion barometric data </w:t>
        </w:r>
        <w:r w:rsidR="00AC71F2" w:rsidRPr="002B3B18" w:rsidDel="00722BA7">
          <w:rPr>
            <w:bCs/>
          </w:rPr>
          <w:t>increases</w:t>
        </w:r>
        <w:r w:rsidR="00AC71F2" w:rsidDel="00722BA7">
          <w:rPr>
            <w:bCs/>
          </w:rPr>
          <w:t xml:space="preserve"> an observatory’s</w:t>
        </w:r>
        <w:r w:rsidR="00AC71F2" w:rsidRPr="002B3B18" w:rsidDel="00722BA7">
          <w:rPr>
            <w:bCs/>
          </w:rPr>
          <w:t xml:space="preserve"> forecasting abilities when </w:t>
        </w:r>
        <w:r w:rsidR="00AC71F2" w:rsidDel="00722BA7">
          <w:rPr>
            <w:bCs/>
          </w:rPr>
          <w:t>l</w:t>
        </w:r>
        <w:r w:rsidR="00AC71F2" w:rsidRPr="002B3B18" w:rsidDel="00722BA7">
          <w:rPr>
            <w:bCs/>
          </w:rPr>
          <w:t>everag</w:t>
        </w:r>
        <w:r w:rsidR="00AC71F2" w:rsidDel="00722BA7">
          <w:rPr>
            <w:bCs/>
          </w:rPr>
          <w:t>ing</w:t>
        </w:r>
        <w:r w:rsidR="00AC71F2" w:rsidRPr="002B3B18" w:rsidDel="00722BA7">
          <w:rPr>
            <w:bCs/>
          </w:rPr>
          <w:t xml:space="preserve"> this additional data </w:t>
        </w:r>
        <w:r w:rsidR="00AC71F2" w:rsidDel="00722BA7">
          <w:rPr>
            <w:bCs/>
          </w:rPr>
          <w:t xml:space="preserve">along with </w:t>
        </w:r>
        <w:r w:rsidR="00AC71F2" w:rsidRPr="002B3B18" w:rsidDel="00722BA7">
          <w:rPr>
            <w:bCs/>
          </w:rPr>
          <w:t>monitoring data.</w:t>
        </w:r>
      </w:moveFrom>
    </w:p>
    <w:p w14:paraId="5E5F771F" w14:textId="4A546E20" w:rsidR="00AC71F2" w:rsidRPr="00A172D6" w:rsidDel="00722BA7" w:rsidRDefault="00AC71F2" w:rsidP="00A172D6">
      <w:pPr>
        <w:pStyle w:val="Text"/>
        <w:spacing w:line="480" w:lineRule="auto"/>
        <w:jc w:val="both"/>
        <w:rPr>
          <w:moveFrom w:id="30" w:author="Penny Wieser" w:date="2024-08-19T14:58:00Z" w16du:dateUtc="2024-08-19T21:58:00Z"/>
          <w:bCs/>
        </w:rPr>
      </w:pPr>
      <w:moveFromRangeStart w:id="31" w:author="Penny Wieser" w:date="2024-08-19T14:58:00Z" w:name="move174971904"/>
      <w:moveFromRangeEnd w:id="28"/>
      <w:moveFrom w:id="32" w:author="Penny Wieser" w:date="2024-08-19T14:58:00Z" w16du:dateUtc="2024-08-19T21:58:00Z">
        <w:r w:rsidDel="00722BA7">
          <w:rPr>
            <w:bCs/>
          </w:rPr>
          <w:t xml:space="preserve">We envision </w:t>
        </w:r>
        <w:r w:rsidR="00103648" w:rsidDel="00722BA7">
          <w:rPr>
            <w:bCs/>
          </w:rPr>
          <w:t>that other observatories</w:t>
        </w:r>
        <w:r w:rsidDel="00722BA7">
          <w:rPr>
            <w:bCs/>
          </w:rPr>
          <w:t xml:space="preserve"> worldwide</w:t>
        </w:r>
        <w:r w:rsidR="00103648" w:rsidDel="00722BA7">
          <w:rPr>
            <w:bCs/>
          </w:rPr>
          <w:t xml:space="preserve"> (e.g., in Cabo Verde, Canary Gal</w:t>
        </w:r>
        <w:r w:rsidR="00103648" w:rsidRPr="00103648" w:rsidDel="00722BA7">
          <w:rPr>
            <w:bCs/>
          </w:rPr>
          <w:t>á</w:t>
        </w:r>
        <w:r w:rsidR="00103648" w:rsidDel="00722BA7">
          <w:rPr>
            <w:bCs/>
          </w:rPr>
          <w:t>pagos, Canary Islands, Iceland, etc)</w:t>
        </w:r>
        <w:r w:rsidDel="00722BA7">
          <w:rPr>
            <w:bCs/>
          </w:rPr>
          <w:t xml:space="preserve"> could </w:t>
        </w:r>
        <w:r w:rsidR="00103648" w:rsidDel="00722BA7">
          <w:rPr>
            <w:bCs/>
          </w:rPr>
          <w:t xml:space="preserve">include fluid inclusion barometric data as part of their monitoring routines either in-house or through partnerships with academic institutions. </w:t>
        </w:r>
      </w:moveFrom>
    </w:p>
    <w:moveFromRangeEnd w:id="31"/>
    <w:p w14:paraId="2A701677" w14:textId="1F34B2A0"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0D4318B1" w:rsidR="00B90F91" w:rsidRPr="007B522C" w:rsidRDefault="0095090E" w:rsidP="00B90F91">
      <w:pPr>
        <w:pStyle w:val="Text"/>
        <w:spacing w:line="480" w:lineRule="auto"/>
        <w:jc w:val="both"/>
        <w:rPr>
          <w:bCs/>
        </w:rPr>
      </w:pPr>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847B9D">
        <w:rPr>
          <w:bCs/>
          <w:lang w:val="en-GB"/>
        </w:rPr>
        <w:instrText xml:space="preserve"> ADDIN ZOTERO_ITEM CSL_CITATION {"citationID":"uciKCVhe","properties":{"formattedCitation":"(Re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109B2595" w:rsidR="00B90F91" w:rsidRPr="007B522C" w:rsidRDefault="00B90F91" w:rsidP="00B90F91">
      <w:pPr>
        <w:pStyle w:val="Text"/>
        <w:spacing w:line="480" w:lineRule="auto"/>
        <w:jc w:val="both"/>
        <w:rPr>
          <w:bCs/>
          <w:lang w:val="en-GB"/>
        </w:rPr>
      </w:pPr>
      <w:r w:rsidRPr="007B522C">
        <w:rPr>
          <w:bCs/>
          <w:lang w:val="en-GB"/>
        </w:rPr>
        <w:lastRenderedPageBreak/>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r w:rsidR="00AA6DE7" w:rsidRPr="00B90F91">
        <w:rPr>
          <w:color w:val="000000"/>
          <w:lang w:val="en-GB"/>
        </w:rPr>
        <w:t>i</w:t>
      </w:r>
      <w:r w:rsidR="000347E2">
        <w:rPr>
          <w:bCs/>
          <w:lang w:val="en-GB"/>
        </w:rPr>
        <w:t xml:space="preserve">, </w:t>
      </w:r>
      <w:r w:rsidRPr="007B522C">
        <w:rPr>
          <w:bCs/>
          <w:lang w:val="en-GB"/>
        </w:rPr>
        <w:t>Galápagos, Réunion, Azores, Canary Islands, Iceland, Cabo Verde</w:t>
      </w:r>
      <w:r w:rsidR="00082014">
        <w:rPr>
          <w:bCs/>
          <w:lang w:val="en-GB"/>
        </w:rPr>
        <w:t xml:space="preserve">, </w:t>
      </w:r>
      <w:r w:rsidR="00FC4651">
        <w:rPr>
          <w:bCs/>
          <w:lang w:val="en-GB"/>
        </w:rPr>
        <w:t>and the East Africa Rift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the Cascades</w:t>
      </w:r>
      <w:r w:rsidR="00E440FF">
        <w:rPr>
          <w:bCs/>
          <w:lang w:val="en-GB"/>
        </w:rPr>
        <w:t xml:space="preserve"> or Kamchatka</w:t>
      </w:r>
      <w:r w:rsidRPr="007B522C">
        <w:rPr>
          <w:bCs/>
          <w:lang w:val="en-GB"/>
        </w:rPr>
        <w:t xml:space="preserve">).  </w:t>
      </w:r>
    </w:p>
    <w:p w14:paraId="40F89480" w14:textId="083C7713"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847B9D">
        <w:rPr>
          <w:bCs/>
        </w:rPr>
        <w:instrText xml:space="preserve"> ADDIN ZOTERO_ITEM CSL_CITATION {"citationID":"BIqwgqKX","properties":{"formattedCitation":"(Re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847B9D">
        <w:rPr>
          <w:bCs/>
        </w:rPr>
        <w:instrText xml:space="preserve"> ADDIN ZOTERO_ITEM CSL_CITATION {"citationID":"fxI5Ie3k","properties":{"formattedCitation":"(Gansecki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847B9D">
        <w:rPr>
          <w:bCs/>
        </w:rPr>
        <w:instrText xml:space="preserve"> ADDIN ZOTERO_ITEM CSL_CITATION {"citationID":"a19n0lgmdge","properties":{"formattedCitation":"(Pankhurst {\\i{}et al.}, 2022)","plainCitation":"(Pankhurst et al., 2022)","noteIndex":0},"citationItems":[{"id":"5FT3du0X/EKDvRPwz","uris":["http://zotero.org/users/9451925/items/SFSE8JP6"],"itemData":{"id":2033,"type":"article-journal","abstract":"How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847B9D">
        <w:rPr>
          <w:bCs/>
        </w:rPr>
        <w:instrText xml:space="preserve"> ADDIN ZOTERO_ITEM CSL_CITATION {"citationID":"xpmEyB65","properties":{"formattedCitation":"(Liu {\\i{}et al.}, 2020)","plainCitation":"(Liu et al., 2020)","noteIndex":0},"citationItems":[{"id":"5FT3du0X/V1ODy2nz","uris":["http://zotero.org/users/9451925/items/RLHM356H"],"itemData":{"id":2268,"type":"article-journal","abstract":"Paroxysmal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847B9D">
        <w:rPr>
          <w:bCs/>
          <w:lang w:val="fr-CH"/>
        </w:rPr>
        <w:instrText xml:space="preserve"> ADDIN ZOTERO_ITEM CSL_CITATION {"citationID":"B7xhcWxk","properties":{"formattedCitation":"(Corsaro and Miraglia, 2022)","plainCitation":"(Corsaro and Miraglia, 2022)","noteIndex":0},"citationItems":[{"id":"5FT3du0X/Yvxrfk6J","uris":["http://zotero.org/users/9451925/items/LQSLERR3"],"itemData":{"id":2270,"type":"article-journal","abstract":"The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12B0CC8D"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00885248">
        <w:rPr>
          <w:lang w:val="fr-CH"/>
        </w:rPr>
        <w:t>Acknowledgments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5EDCE5A"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r w:rsidR="006E4312">
        <w:rPr>
          <w:lang w:val="en-GB"/>
        </w:rPr>
        <w:t>cataloged</w:t>
      </w:r>
      <w:proofErr w:type="spellEnd"/>
      <w:r w:rsidRPr="00E92B49">
        <w:rPr>
          <w:lang w:val="en-GB"/>
        </w:rPr>
        <w:t xml:space="preserve"> </w:t>
      </w:r>
      <w:r w:rsidR="006E4312">
        <w:rPr>
          <w:lang w:val="en-GB"/>
        </w:rPr>
        <w:t>and</w:t>
      </w:r>
      <w:r w:rsidRPr="00E92B49">
        <w:rPr>
          <w:lang w:val="en-GB"/>
        </w:rPr>
        <w:t xml:space="preserve"> mounted them, and conducted Raman analyses. CD and PW performed all spectral fitting, data processing, and figure making, with </w:t>
      </w:r>
      <w:r w:rsidRPr="00E92B49">
        <w:rPr>
          <w:lang w:val="en-GB"/>
        </w:rPr>
        <w:lastRenderedPageBreak/>
        <w:t xml:space="preserve">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 xml:space="preserve">at HVO (in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r w:rsidR="006E4312">
        <w:rPr>
          <w:lang w:val="en-GB"/>
        </w:rPr>
        <w:t>i)</w:t>
      </w:r>
      <w:r w:rsidRPr="00E92B49">
        <w:rPr>
          <w:lang w:val="en-GB"/>
        </w:rPr>
        <w:t>, provided eruption context</w:t>
      </w:r>
      <w:r w:rsidR="006E4312">
        <w:rPr>
          <w:lang w:val="en-GB"/>
        </w:rPr>
        <w: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5818A92E"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r w:rsidR="006E4312">
        <w:rPr>
          <w:lang w:val="en-GB"/>
        </w:rPr>
        <w:t>,</w:t>
      </w:r>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Jupyter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1"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847B9D"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lastRenderedPageBreak/>
        <w:t xml:space="preserve">7. </w:t>
      </w:r>
      <w:r w:rsidR="00F5258E" w:rsidRPr="001F7D93">
        <w:rPr>
          <w:rFonts w:ascii="Times New Roman" w:hAnsi="Times New Roman" w:cs="Times New Roman"/>
          <w:b/>
          <w:color w:val="000000"/>
          <w:sz w:val="24"/>
        </w:rPr>
        <w:t>References</w:t>
      </w:r>
    </w:p>
    <w:p w14:paraId="5301FAA9" w14:textId="77777777" w:rsidR="00EF3EB4" w:rsidRPr="00EF3EB4" w:rsidRDefault="00A233F4" w:rsidP="00EF3EB4">
      <w:pPr>
        <w:pStyle w:val="Bibliography"/>
        <w:rPr>
          <w:rFonts w:ascii="Times New Roman" w:cs="Times New Roman"/>
        </w:rPr>
      </w:pPr>
      <w:r>
        <w:rPr>
          <w:color w:val="000000"/>
          <w:sz w:val="24"/>
        </w:rPr>
        <w:fldChar w:fldCharType="begin"/>
      </w:r>
      <w:r w:rsidR="00EF3EB4">
        <w:rPr>
          <w:color w:val="000000"/>
          <w:sz w:val="24"/>
        </w:rPr>
        <w:instrText xml:space="preserve"> ADDIN ZOTERO_BIBL {"uncited":[],"omitted":[],"custom":[]} CSL_BIBLIOGRAPHY </w:instrText>
      </w:r>
      <w:r>
        <w:rPr>
          <w:color w:val="000000"/>
          <w:sz w:val="24"/>
        </w:rPr>
        <w:fldChar w:fldCharType="separate"/>
      </w:r>
      <w:r w:rsidR="00EF3EB4" w:rsidRPr="00EF3EB4">
        <w:rPr>
          <w:rFonts w:ascii="Times New Roman" w:cs="Times New Roman"/>
        </w:rPr>
        <w:t xml:space="preserve">Andersen, T. ( 1 ) &amp; Neumann, E.-R. ( 1, 2 ) (2001). Fluid inclusions in mantle xenoliths. </w:t>
      </w:r>
      <w:r w:rsidR="00EF3EB4" w:rsidRPr="00EF3EB4">
        <w:rPr>
          <w:rFonts w:ascii="Times New Roman" w:cs="Times New Roman"/>
          <w:i/>
          <w:iCs/>
        </w:rPr>
        <w:t>Lithos</w:t>
      </w:r>
      <w:r w:rsidR="00EF3EB4" w:rsidRPr="00EF3EB4">
        <w:rPr>
          <w:rFonts w:ascii="Times New Roman" w:cs="Times New Roman"/>
        </w:rPr>
        <w:t xml:space="preserve">. Elsevier B.V. </w:t>
      </w:r>
      <w:r w:rsidR="00EF3EB4" w:rsidRPr="00EF3EB4">
        <w:rPr>
          <w:rFonts w:ascii="Times New Roman" w:cs="Times New Roman"/>
          <w:b/>
          <w:bCs/>
        </w:rPr>
        <w:t>55</w:t>
      </w:r>
      <w:r w:rsidR="00EF3EB4" w:rsidRPr="00EF3EB4">
        <w:rPr>
          <w:rFonts w:ascii="Times New Roman" w:cs="Times New Roman"/>
        </w:rPr>
        <w:t>, 301–320.</w:t>
      </w:r>
    </w:p>
    <w:p w14:paraId="0DF9F99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Andersen, T., Burke, E. A. J. &amp; Neumann, E.-R. (1995). Nitrogen-rich fluid in the upper mantle: fluid inclusions in spinel dunite from Lanzarote, Canary Islands.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120</w:t>
      </w:r>
      <w:r w:rsidRPr="00EF3EB4">
        <w:rPr>
          <w:rFonts w:ascii="Times New Roman" w:cs="Times New Roman"/>
        </w:rPr>
        <w:t>, 20–28.</w:t>
      </w:r>
    </w:p>
    <w:p w14:paraId="49E9DC2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Anderson, K. R., Johanson, I. A., Patrick, M. R., Gu, M., Segall, P., Poland, M. P., Montgomery-Brown, E. K. &amp; Miklius, A. (2019). Magma reservoir failure and the onset of caldera collapse at Kīlauea Volcano in 2018. </w:t>
      </w:r>
      <w:r w:rsidRPr="00EF3EB4">
        <w:rPr>
          <w:rFonts w:ascii="Times New Roman" w:cs="Times New Roman"/>
          <w:i/>
          <w:iCs/>
        </w:rPr>
        <w:t>Science</w:t>
      </w:r>
      <w:r w:rsidRPr="00EF3EB4">
        <w:rPr>
          <w:rFonts w:ascii="Times New Roman" w:cs="Times New Roman"/>
        </w:rPr>
        <w:t xml:space="preserve">. American Association for the Advancement of Science </w:t>
      </w:r>
      <w:r w:rsidRPr="00EF3EB4">
        <w:rPr>
          <w:rFonts w:ascii="Times New Roman" w:cs="Times New Roman"/>
          <w:b/>
          <w:bCs/>
        </w:rPr>
        <w:t>366</w:t>
      </w:r>
      <w:r w:rsidRPr="00EF3EB4">
        <w:rPr>
          <w:rFonts w:ascii="Times New Roman" w:cs="Times New Roman"/>
        </w:rPr>
        <w:t>, eaaz1822.</w:t>
      </w:r>
    </w:p>
    <w:p w14:paraId="2BB0392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Anderson, K. R. &amp; Poland, M. P. (2016). Bayesian estimation of magma supply, storage, and eruption rates using a multiphysical volcano model: Kīlauea Volcano, 2000–2012.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447</w:t>
      </w:r>
      <w:r w:rsidRPr="00EF3EB4">
        <w:rPr>
          <w:rFonts w:ascii="Times New Roman" w:cs="Times New Roman"/>
        </w:rPr>
        <w:t>, 161–171.</w:t>
      </w:r>
    </w:p>
    <w:p w14:paraId="228E989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Andrews, B. J. </w:t>
      </w:r>
      <w:r w:rsidRPr="00EF3EB4">
        <w:rPr>
          <w:rFonts w:ascii="Times New Roman" w:cs="Times New Roman"/>
          <w:i/>
          <w:iCs/>
        </w:rPr>
        <w:t>et al.</w:t>
      </w:r>
      <w:r w:rsidRPr="00EF3EB4">
        <w:rPr>
          <w:rFonts w:ascii="Times New Roman" w:cs="Times New Roman"/>
        </w:rPr>
        <w:t xml:space="preserve"> (2019). Rapid experimental determination of magmatic phase equilibria: coordinating a volcanic crisis response protocol. paper presented at the AGU Fall Meeting 2019. AGU.</w:t>
      </w:r>
    </w:p>
    <w:p w14:paraId="537FBA0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Applegarth, L. Jane., Tuffen, H., James, M. R., Pinkerton, H. &amp; Cashman, K. V. (2013). Direct observations of degassing-induced crystallization in basalts. </w:t>
      </w:r>
      <w:r w:rsidRPr="00EF3EB4">
        <w:rPr>
          <w:rFonts w:ascii="Times New Roman" w:cs="Times New Roman"/>
          <w:i/>
          <w:iCs/>
        </w:rPr>
        <w:t>Geology</w:t>
      </w:r>
      <w:r w:rsidRPr="00EF3EB4">
        <w:rPr>
          <w:rFonts w:ascii="Times New Roman" w:cs="Times New Roman"/>
        </w:rPr>
        <w:t xml:space="preserve"> </w:t>
      </w:r>
      <w:r w:rsidRPr="00EF3EB4">
        <w:rPr>
          <w:rFonts w:ascii="Times New Roman" w:cs="Times New Roman"/>
          <w:b/>
          <w:bCs/>
        </w:rPr>
        <w:t>41</w:t>
      </w:r>
      <w:r w:rsidRPr="00EF3EB4">
        <w:rPr>
          <w:rFonts w:ascii="Times New Roman" w:cs="Times New Roman"/>
        </w:rPr>
        <w:t>, 243–246.</w:t>
      </w:r>
    </w:p>
    <w:p w14:paraId="660FB59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Aster, E. M., Wallace, P. J., Moore, L. R., Watkins, J., Gazel, E. &amp; Bodnar, R. J. (2016). Reconstructing CO2 concentrations in basaltic melt inclusions using Raman analysis of vapor bubbles.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323</w:t>
      </w:r>
      <w:r w:rsidRPr="00EF3EB4">
        <w:rPr>
          <w:rFonts w:ascii="Times New Roman" w:cs="Times New Roman"/>
        </w:rPr>
        <w:t>, 148–162.</w:t>
      </w:r>
    </w:p>
    <w:p w14:paraId="03B5698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Baker, S. &amp; Amelung, F. (2012). Top-down inflation and deflation at the summit of Kīlauea Volcano, Hawai‘i observed with InSAR. </w:t>
      </w:r>
      <w:r w:rsidRPr="00EF3EB4">
        <w:rPr>
          <w:rFonts w:ascii="Times New Roman" w:cs="Times New Roman"/>
          <w:i/>
          <w:iCs/>
        </w:rPr>
        <w:t>Journal of Geophysical Research: Solid Earth</w:t>
      </w:r>
      <w:r w:rsidRPr="00EF3EB4">
        <w:rPr>
          <w:rFonts w:ascii="Times New Roman" w:cs="Times New Roman"/>
        </w:rPr>
        <w:t xml:space="preserve"> </w:t>
      </w:r>
      <w:r w:rsidRPr="00EF3EB4">
        <w:rPr>
          <w:rFonts w:ascii="Times New Roman" w:cs="Times New Roman"/>
          <w:b/>
          <w:bCs/>
        </w:rPr>
        <w:t>117</w:t>
      </w:r>
      <w:r w:rsidRPr="00EF3EB4">
        <w:rPr>
          <w:rFonts w:ascii="Times New Roman" w:cs="Times New Roman"/>
        </w:rPr>
        <w:t>.</w:t>
      </w:r>
    </w:p>
    <w:p w14:paraId="619DF81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Bakker, R. J. (2021). The perfection of Raman spectroscopic gas densimeters. </w:t>
      </w:r>
      <w:r w:rsidRPr="00EF3EB4">
        <w:rPr>
          <w:rFonts w:ascii="Times New Roman" w:cs="Times New Roman"/>
          <w:i/>
          <w:iCs/>
        </w:rPr>
        <w:t>Journal of Raman Spectroscopy</w:t>
      </w:r>
      <w:r w:rsidRPr="00EF3EB4">
        <w:rPr>
          <w:rFonts w:ascii="Times New Roman" w:cs="Times New Roman"/>
        </w:rPr>
        <w:t xml:space="preserve"> </w:t>
      </w:r>
      <w:r w:rsidRPr="00EF3EB4">
        <w:rPr>
          <w:rFonts w:ascii="Times New Roman" w:cs="Times New Roman"/>
          <w:b/>
          <w:bCs/>
        </w:rPr>
        <w:t>52</w:t>
      </w:r>
      <w:r w:rsidRPr="00EF3EB4">
        <w:rPr>
          <w:rFonts w:ascii="Times New Roman" w:cs="Times New Roman"/>
        </w:rPr>
        <w:t>, 1923–1948.</w:t>
      </w:r>
    </w:p>
    <w:p w14:paraId="04439653"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Bakker, R. J. &amp; Jansen, J. B. H. (1991). Experimental post-entrapment water loss from synthetic CO2-H2O inclusions in natural quartz. </w:t>
      </w:r>
      <w:r w:rsidRPr="00EF3EB4">
        <w:rPr>
          <w:rFonts w:ascii="Times New Roman" w:cs="Times New Roman"/>
          <w:i/>
          <w:iCs/>
        </w:rPr>
        <w:t>Geochimica et Cosmochimica Acta</w:t>
      </w:r>
      <w:r w:rsidRPr="00EF3EB4">
        <w:rPr>
          <w:rFonts w:ascii="Times New Roman" w:cs="Times New Roman"/>
        </w:rPr>
        <w:t xml:space="preserve">. Elsevier </w:t>
      </w:r>
      <w:r w:rsidRPr="00EF3EB4">
        <w:rPr>
          <w:rFonts w:ascii="Times New Roman" w:cs="Times New Roman"/>
          <w:b/>
          <w:bCs/>
        </w:rPr>
        <w:t>55</w:t>
      </w:r>
      <w:r w:rsidRPr="00EF3EB4">
        <w:rPr>
          <w:rFonts w:ascii="Times New Roman" w:cs="Times New Roman"/>
        </w:rPr>
        <w:t>, 2215–2230.</w:t>
      </w:r>
    </w:p>
    <w:p w14:paraId="2FEAAD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49</w:t>
      </w:r>
      <w:r w:rsidRPr="00EF3EB4">
        <w:rPr>
          <w:rFonts w:ascii="Times New Roman" w:cs="Times New Roman"/>
        </w:rPr>
        <w:t>, 421–439.</w:t>
      </w:r>
    </w:p>
    <w:p w14:paraId="5907DAFC"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Belkin, H. E., de Vivo, B., Roedder, E. &amp; Cortini, M. (1985). Fluid inclusion geobarometry from ejected Mt. Somma-Vesuvius nodules. </w:t>
      </w:r>
      <w:r w:rsidRPr="00EF3EB4">
        <w:rPr>
          <w:rFonts w:ascii="Times New Roman" w:cs="Times New Roman"/>
          <w:i/>
          <w:iCs/>
        </w:rPr>
        <w:t>American Mineralogist</w:t>
      </w:r>
      <w:r w:rsidRPr="00EF3EB4">
        <w:rPr>
          <w:rFonts w:ascii="Times New Roman" w:cs="Times New Roman"/>
        </w:rPr>
        <w:t xml:space="preserve"> </w:t>
      </w:r>
      <w:r w:rsidRPr="00EF3EB4">
        <w:rPr>
          <w:rFonts w:ascii="Times New Roman" w:cs="Times New Roman"/>
          <w:b/>
          <w:bCs/>
        </w:rPr>
        <w:t>70</w:t>
      </w:r>
      <w:r w:rsidRPr="00EF3EB4">
        <w:rPr>
          <w:rFonts w:ascii="Times New Roman" w:cs="Times New Roman"/>
        </w:rPr>
        <w:t>, 288–303.</w:t>
      </w:r>
    </w:p>
    <w:p w14:paraId="1D68D83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Berkesi, M., Guzmics, T., Szabó, C., Dubessy, J., Bodnar, R. J., Hidas, K. &amp; Ratter, K. (2012). The role of CO2-rich fluids in trace element transport and metasomatism in the </w:t>
      </w:r>
      <w:r w:rsidRPr="00EF3EB4">
        <w:rPr>
          <w:rFonts w:ascii="Times New Roman" w:cs="Times New Roman"/>
        </w:rPr>
        <w:lastRenderedPageBreak/>
        <w:t xml:space="preserve">lithospheric mantle beneath the Central Pannonian Basin, Hungary, based on fluid inclusions in mantle xenoliths.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331–332</w:t>
      </w:r>
      <w:r w:rsidRPr="00EF3EB4">
        <w:rPr>
          <w:rFonts w:ascii="Times New Roman" w:cs="Times New Roman"/>
        </w:rPr>
        <w:t>, 8–20.</w:t>
      </w:r>
    </w:p>
    <w:p w14:paraId="5A3C0B6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Bodnar, R. J. (2003). REEQUILIBRATION OF FLUID INCLUSIONS. In: Samson, I., Anderson, A. &amp; Marshall, D. (eds) </w:t>
      </w:r>
      <w:r w:rsidRPr="00EF3EB4">
        <w:rPr>
          <w:rFonts w:ascii="Times New Roman" w:cs="Times New Roman"/>
          <w:i/>
          <w:iCs/>
        </w:rPr>
        <w:t>Fluid Inclusions: Analysis and Interpretation</w:t>
      </w:r>
      <w:r w:rsidRPr="00EF3EB4">
        <w:rPr>
          <w:rFonts w:ascii="Times New Roman" w:cs="Times New Roman"/>
        </w:rPr>
        <w:t>. Mineralogical Association of Canada, 0.</w:t>
      </w:r>
    </w:p>
    <w:p w14:paraId="4C8D47B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Boudoire, G. </w:t>
      </w:r>
      <w:r w:rsidRPr="00EF3EB4">
        <w:rPr>
          <w:rFonts w:ascii="Times New Roman" w:cs="Times New Roman"/>
          <w:i/>
          <w:iCs/>
        </w:rPr>
        <w:t>et al.</w:t>
      </w:r>
      <w:r w:rsidRPr="00EF3EB4">
        <w:rPr>
          <w:rFonts w:ascii="Times New Roman" w:cs="Times New Roman"/>
        </w:rPr>
        <w:t xml:space="preserve"> (2023). Magma storage and degassing beneath the youngest volcanoes of the Massif Central (France): Lessons for the monitoring of a dormant volcanic province.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634</w:t>
      </w:r>
      <w:r w:rsidRPr="00EF3EB4">
        <w:rPr>
          <w:rFonts w:ascii="Times New Roman" w:cs="Times New Roman"/>
        </w:rPr>
        <w:t>, 121603.</w:t>
      </w:r>
    </w:p>
    <w:p w14:paraId="6304987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Clocchiatti, R., Del Moro, A., Gioncada, A., Joron, J. L., Mosbah, M., Pinarelli, L. &amp; Sbrana, A. (1994). Assessment of a shallow magmatic system: the 1888–90 eruption, Vulcano Island, Italy.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56</w:t>
      </w:r>
      <w:r w:rsidRPr="00EF3EB4">
        <w:rPr>
          <w:rFonts w:ascii="Times New Roman" w:cs="Times New Roman"/>
        </w:rPr>
        <w:t>, 466–486.</w:t>
      </w:r>
    </w:p>
    <w:p w14:paraId="4259B91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Cooper, K. M. </w:t>
      </w:r>
      <w:r w:rsidRPr="00EF3EB4">
        <w:rPr>
          <w:rFonts w:ascii="Times New Roman" w:cs="Times New Roman"/>
          <w:i/>
          <w:iCs/>
        </w:rPr>
        <w:t>et al.</w:t>
      </w:r>
      <w:r w:rsidRPr="00EF3EB4">
        <w:rPr>
          <w:rFonts w:ascii="Times New Roman" w:cs="Times New Roman"/>
        </w:rPr>
        <w:t xml:space="preserve"> (2023). Coordinating science during an eruption: lessons from the 2020–2021 Kīlauea volcanic eruption.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85</w:t>
      </w:r>
      <w:r w:rsidRPr="00EF3EB4">
        <w:rPr>
          <w:rFonts w:ascii="Times New Roman" w:cs="Times New Roman"/>
        </w:rPr>
        <w:t>, 29.</w:t>
      </w:r>
    </w:p>
    <w:p w14:paraId="071D7E9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Corsaro, R. A. &amp; Miraglia, L. (2022). Near Real-Time Petrologic Monitoring on Volcanic Glass to Infer Magmatic Processes During the February–April 2021 Paroxysms of the South-East Crater, Etna. </w:t>
      </w:r>
      <w:r w:rsidRPr="00EF3EB4">
        <w:rPr>
          <w:rFonts w:ascii="Times New Roman" w:cs="Times New Roman"/>
          <w:i/>
          <w:iCs/>
        </w:rPr>
        <w:t>Frontiers in Earth Science</w:t>
      </w:r>
      <w:r w:rsidRPr="00EF3EB4">
        <w:rPr>
          <w:rFonts w:ascii="Times New Roman" w:cs="Times New Roman"/>
        </w:rPr>
        <w:t xml:space="preserve">. Frontiers </w:t>
      </w:r>
      <w:r w:rsidRPr="00EF3EB4">
        <w:rPr>
          <w:rFonts w:ascii="Times New Roman" w:cs="Times New Roman"/>
          <w:b/>
          <w:bCs/>
        </w:rPr>
        <w:t>10</w:t>
      </w:r>
      <w:r w:rsidRPr="00EF3EB4">
        <w:rPr>
          <w:rFonts w:ascii="Times New Roman" w:cs="Times New Roman"/>
        </w:rPr>
        <w:t>.</w:t>
      </w:r>
    </w:p>
    <w:p w14:paraId="118F4B2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Dayton, K. </w:t>
      </w:r>
      <w:r w:rsidRPr="00EF3EB4">
        <w:rPr>
          <w:rFonts w:ascii="Times New Roman" w:cs="Times New Roman"/>
          <w:i/>
          <w:iCs/>
        </w:rPr>
        <w:t>et al.</w:t>
      </w:r>
      <w:r w:rsidRPr="00EF3EB4">
        <w:rPr>
          <w:rFonts w:ascii="Times New Roman" w:cs="Times New Roman"/>
        </w:rPr>
        <w:t xml:space="preserve"> (2023). Deep magma storage during the 2021 La Palma eruption. </w:t>
      </w:r>
      <w:r w:rsidRPr="00EF3EB4">
        <w:rPr>
          <w:rFonts w:ascii="Times New Roman" w:cs="Times New Roman"/>
          <w:i/>
          <w:iCs/>
        </w:rPr>
        <w:t>Science Advances</w:t>
      </w:r>
      <w:r w:rsidRPr="00EF3EB4">
        <w:rPr>
          <w:rFonts w:ascii="Times New Roman" w:cs="Times New Roman"/>
        </w:rPr>
        <w:t xml:space="preserve">. American Association for the Advancement of Science </w:t>
      </w:r>
      <w:r w:rsidRPr="00EF3EB4">
        <w:rPr>
          <w:rFonts w:ascii="Times New Roman" w:cs="Times New Roman"/>
          <w:b/>
          <w:bCs/>
        </w:rPr>
        <w:t>9</w:t>
      </w:r>
      <w:r w:rsidRPr="00EF3EB4">
        <w:rPr>
          <w:rFonts w:ascii="Times New Roman" w:cs="Times New Roman"/>
        </w:rPr>
        <w:t>, eade7641.</w:t>
      </w:r>
    </w:p>
    <w:p w14:paraId="4142727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Dayton, K., Gazel, E., Wieser, P. E., Troll, V. R., Carracedo, J. C., Aulinas, M. &amp; Perez-Torrado, F. J. (2024). Magmatic Storage and Volatile Fluxes of the 2021 La Palma Eruption. </w:t>
      </w:r>
      <w:r w:rsidRPr="00EF3EB4">
        <w:rPr>
          <w:rFonts w:ascii="Times New Roman" w:cs="Times New Roman"/>
          <w:i/>
          <w:iCs/>
        </w:rPr>
        <w:t>Geochemistry, Geophysics, Geosystems</w:t>
      </w:r>
      <w:r w:rsidRPr="00EF3EB4">
        <w:rPr>
          <w:rFonts w:ascii="Times New Roman" w:cs="Times New Roman"/>
        </w:rPr>
        <w:t xml:space="preserve"> </w:t>
      </w:r>
      <w:r w:rsidRPr="00EF3EB4">
        <w:rPr>
          <w:rFonts w:ascii="Times New Roman" w:cs="Times New Roman"/>
          <w:b/>
          <w:bCs/>
        </w:rPr>
        <w:t>25</w:t>
      </w:r>
      <w:r w:rsidRPr="00EF3EB4">
        <w:rPr>
          <w:rFonts w:ascii="Times New Roman" w:cs="Times New Roman"/>
        </w:rPr>
        <w:t>, e2024GC011491.</w:t>
      </w:r>
    </w:p>
    <w:p w14:paraId="2D2DA5D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DeVitre, C. L. </w:t>
      </w:r>
      <w:r w:rsidRPr="00EF3EB4">
        <w:rPr>
          <w:rFonts w:ascii="Times New Roman" w:cs="Times New Roman"/>
          <w:i/>
          <w:iCs/>
        </w:rPr>
        <w:t>et al.</w:t>
      </w:r>
      <w:r w:rsidRPr="00EF3EB4">
        <w:rPr>
          <w:rFonts w:ascii="Times New Roman" w:cs="Times New Roman"/>
        </w:rPr>
        <w:t xml:space="preserve"> (2023). Oceanic intraplate explosive eruptions fed directly from the mantle. </w:t>
      </w:r>
      <w:r w:rsidRPr="00EF3EB4">
        <w:rPr>
          <w:rFonts w:ascii="Times New Roman" w:cs="Times New Roman"/>
          <w:i/>
          <w:iCs/>
        </w:rPr>
        <w:t>Proceedings of the National Academy of Sciences</w:t>
      </w:r>
      <w:r w:rsidRPr="00EF3EB4">
        <w:rPr>
          <w:rFonts w:ascii="Times New Roman" w:cs="Times New Roman"/>
        </w:rPr>
        <w:t xml:space="preserve">. Proceedings of the National Academy of Sciences </w:t>
      </w:r>
      <w:r w:rsidRPr="00EF3EB4">
        <w:rPr>
          <w:rFonts w:ascii="Times New Roman" w:cs="Times New Roman"/>
          <w:b/>
          <w:bCs/>
        </w:rPr>
        <w:t>120</w:t>
      </w:r>
      <w:r w:rsidRPr="00EF3EB4">
        <w:rPr>
          <w:rFonts w:ascii="Times New Roman" w:cs="Times New Roman"/>
        </w:rPr>
        <w:t>, e2302093120.</w:t>
      </w:r>
    </w:p>
    <w:p w14:paraId="4B3FA01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DeVitre, C. L., Allison, C. M. &amp; Gazel, E. (2021). A high-precision CO2 densimeter for Raman spectroscopy using a Fluid Density Calibration Apparatus.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584</w:t>
      </w:r>
      <w:r w:rsidRPr="00EF3EB4">
        <w:rPr>
          <w:rFonts w:ascii="Times New Roman" w:cs="Times New Roman"/>
        </w:rPr>
        <w:t>, 120522.</w:t>
      </w:r>
    </w:p>
    <w:p w14:paraId="62EE5A2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DeVitre, C. L. &amp; Wieser, P. E. (2024). Reliability of Raman analyses of CO2-rich fluid inclusions as a geobarometer at Kīlauea. </w:t>
      </w:r>
      <w:r w:rsidRPr="00EF3EB4">
        <w:rPr>
          <w:rFonts w:ascii="Times New Roman" w:cs="Times New Roman"/>
          <w:i/>
          <w:iCs/>
        </w:rPr>
        <w:t>Geochemical Perspectives Letters</w:t>
      </w:r>
      <w:r w:rsidRPr="00EF3EB4">
        <w:rPr>
          <w:rFonts w:ascii="Times New Roman" w:cs="Times New Roman"/>
        </w:rPr>
        <w:t xml:space="preserve"> </w:t>
      </w:r>
      <w:r w:rsidRPr="00EF3EB4">
        <w:rPr>
          <w:rFonts w:ascii="Times New Roman" w:cs="Times New Roman"/>
          <w:b/>
          <w:bCs/>
        </w:rPr>
        <w:t>29</w:t>
      </w:r>
      <w:r w:rsidRPr="00EF3EB4">
        <w:rPr>
          <w:rFonts w:ascii="Times New Roman" w:cs="Times New Roman"/>
        </w:rPr>
        <w:t>, 1–8.</w:t>
      </w:r>
    </w:p>
    <w:p w14:paraId="6D05F11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Dietterich, H. R. &amp; Neal, C. A. (2022). A look ahead to the next decade at US volcano observatories.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84</w:t>
      </w:r>
      <w:r w:rsidRPr="00EF3EB4">
        <w:rPr>
          <w:rFonts w:ascii="Times New Roman" w:cs="Times New Roman"/>
        </w:rPr>
        <w:t>, 63.</w:t>
      </w:r>
    </w:p>
    <w:p w14:paraId="17FF1EE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Duan, Z. &amp; Zhang, Z. (2006). Equation of state of the H2O, CO2, and H2O–CO2 systems up to 10 GPa and 2573.15K: Molecular dynamics simulations with ab initio potential surface.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70</w:t>
      </w:r>
      <w:r w:rsidRPr="00EF3EB4">
        <w:rPr>
          <w:rFonts w:ascii="Times New Roman" w:cs="Times New Roman"/>
        </w:rPr>
        <w:t>, 2311–2324.</w:t>
      </w:r>
    </w:p>
    <w:p w14:paraId="31506CA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Esposito, R., Badescu, K., Boyce, J. W. &amp; Frezzotti, M.-L. (2023). Chemical characterization of a magma recharging and mixing before an eruption: Insights from chronologically constrained melt inclusions. </w:t>
      </w:r>
      <w:r w:rsidRPr="00EF3EB4">
        <w:rPr>
          <w:rFonts w:ascii="Times New Roman" w:cs="Times New Roman"/>
          <w:i/>
          <w:iCs/>
        </w:rPr>
        <w:t>Lithos</w:t>
      </w:r>
      <w:r w:rsidRPr="00EF3EB4">
        <w:rPr>
          <w:rFonts w:ascii="Times New Roman" w:cs="Times New Roman"/>
        </w:rPr>
        <w:t xml:space="preserve"> </w:t>
      </w:r>
      <w:r w:rsidRPr="00EF3EB4">
        <w:rPr>
          <w:rFonts w:ascii="Times New Roman" w:cs="Times New Roman"/>
          <w:b/>
          <w:bCs/>
        </w:rPr>
        <w:t>456–457</w:t>
      </w:r>
      <w:r w:rsidRPr="00EF3EB4">
        <w:rPr>
          <w:rFonts w:ascii="Times New Roman" w:cs="Times New Roman"/>
        </w:rPr>
        <w:t>, 107301.</w:t>
      </w:r>
    </w:p>
    <w:p w14:paraId="75648D51"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Fall, A., Tattitch, B. &amp; Bodnar, R. J. (2011). Combined microthermometric and Raman spectroscopic technique to determine the salinity of H2O–CO2–NaCl fluid inclusions based on clathrate melting.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75</w:t>
      </w:r>
      <w:r w:rsidRPr="00EF3EB4">
        <w:rPr>
          <w:rFonts w:ascii="Times New Roman" w:cs="Times New Roman"/>
        </w:rPr>
        <w:t>, 951–964.</w:t>
      </w:r>
    </w:p>
    <w:p w14:paraId="2D8E500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Frezzotti, M. L., Ferrando, S., Tecce, F. &amp; Castelli, D. (2012). Water content and nature of solutes in shallow-mantle fluids from fluid inclusions.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351–352</w:t>
      </w:r>
      <w:r w:rsidRPr="00EF3EB4">
        <w:rPr>
          <w:rFonts w:ascii="Times New Roman" w:cs="Times New Roman"/>
        </w:rPr>
        <w:t>, 70–83.</w:t>
      </w:r>
    </w:p>
    <w:p w14:paraId="47A173F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Frezzotti, M. L., Peccerillo, A. &amp; Bonelli, R. (2003). Magma ascent rates and depths of crustal magma reservoirs beneath the Aeolian volcanic Arc (Italy): Inferences from fluid and melt inclusions in xenoliths. In: De Vivo, B. &amp; Bodnar, R. J. (eds) </w:t>
      </w:r>
      <w:r w:rsidRPr="00EF3EB4">
        <w:rPr>
          <w:rFonts w:ascii="Times New Roman" w:cs="Times New Roman"/>
          <w:i/>
          <w:iCs/>
        </w:rPr>
        <w:t>Developments in Volcanology</w:t>
      </w:r>
      <w:r w:rsidRPr="00EF3EB4">
        <w:rPr>
          <w:rFonts w:ascii="Times New Roman" w:cs="Times New Roman"/>
        </w:rPr>
        <w:t>. Elsevier, 185–205.</w:t>
      </w:r>
    </w:p>
    <w:p w14:paraId="17EA868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Gansecki, C., Lee, R. L., Shea, T., Lundblad, S. P., Hon, K. &amp; Parcheta, C. (2019). The tangled tale of Kīlauea’s 2018 eruption as told by geochemical monitoring. </w:t>
      </w:r>
      <w:r w:rsidRPr="00EF3EB4">
        <w:rPr>
          <w:rFonts w:ascii="Times New Roman" w:cs="Times New Roman"/>
          <w:i/>
          <w:iCs/>
        </w:rPr>
        <w:t>Science</w:t>
      </w:r>
      <w:r w:rsidRPr="00EF3EB4">
        <w:rPr>
          <w:rFonts w:ascii="Times New Roman" w:cs="Times New Roman"/>
        </w:rPr>
        <w:t xml:space="preserve">. American Association for the Advancement of Science </w:t>
      </w:r>
      <w:r w:rsidRPr="00EF3EB4">
        <w:rPr>
          <w:rFonts w:ascii="Times New Roman" w:cs="Times New Roman"/>
          <w:b/>
          <w:bCs/>
        </w:rPr>
        <w:t>366</w:t>
      </w:r>
      <w:r w:rsidRPr="00EF3EB4">
        <w:rPr>
          <w:rFonts w:ascii="Times New Roman" w:cs="Times New Roman"/>
        </w:rPr>
        <w:t>, eaaz0147.</w:t>
      </w:r>
    </w:p>
    <w:p w14:paraId="1B379A93"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Ghiorso, M. S. &amp; Gualda, G. A. R. (2015). An H2O–CO2 mixed fluid saturation model compatible with rhyolite-MELTS.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169</w:t>
      </w:r>
      <w:r w:rsidRPr="00EF3EB4">
        <w:rPr>
          <w:rFonts w:ascii="Times New Roman" w:cs="Times New Roman"/>
        </w:rPr>
        <w:t>, 53.</w:t>
      </w:r>
    </w:p>
    <w:p w14:paraId="3F31AF5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Hansteen, T. H., Andersen, T., Neumann, E.-R. &amp; Jelsma, H. (1991). Fluid and silicate glass inclusions in ultramafic and mafic xenoliths from Hierro, Canary Islands: implications for mantle metasomatism.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107</w:t>
      </w:r>
      <w:r w:rsidRPr="00EF3EB4">
        <w:rPr>
          <w:rFonts w:ascii="Times New Roman" w:cs="Times New Roman"/>
        </w:rPr>
        <w:t>, 242–254.</w:t>
      </w:r>
    </w:p>
    <w:p w14:paraId="7020E12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Hansteen, T. H. &amp; Klügel, A. (2008). Fluid Inclusion Thermobarometry as a Tracer for Magmatic Processes. </w:t>
      </w:r>
      <w:r w:rsidRPr="00EF3EB4">
        <w:rPr>
          <w:rFonts w:ascii="Times New Roman" w:cs="Times New Roman"/>
          <w:i/>
          <w:iCs/>
        </w:rPr>
        <w:t>Reviews in Mineralogy and Geochemistry</w:t>
      </w:r>
      <w:r w:rsidRPr="00EF3EB4">
        <w:rPr>
          <w:rFonts w:ascii="Times New Roman" w:cs="Times New Roman"/>
        </w:rPr>
        <w:t xml:space="preserve"> </w:t>
      </w:r>
      <w:r w:rsidRPr="00EF3EB4">
        <w:rPr>
          <w:rFonts w:ascii="Times New Roman" w:cs="Times New Roman"/>
          <w:b/>
          <w:bCs/>
        </w:rPr>
        <w:t>69</w:t>
      </w:r>
      <w:r w:rsidRPr="00EF3EB4">
        <w:rPr>
          <w:rFonts w:ascii="Times New Roman" w:cs="Times New Roman"/>
        </w:rPr>
        <w:t>, 143–177.</w:t>
      </w:r>
    </w:p>
    <w:p w14:paraId="386A0CE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Hansteen, T. H., Klügel, A. &amp; Schmincke, H.-U. (1998). Multi-stage magma ascent beneath the Canary Islands: evidence from fluid inclusions.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132</w:t>
      </w:r>
      <w:r w:rsidRPr="00EF3EB4">
        <w:rPr>
          <w:rFonts w:ascii="Times New Roman" w:cs="Times New Roman"/>
        </w:rPr>
        <w:t>, 48–64.</w:t>
      </w:r>
    </w:p>
    <w:p w14:paraId="577EBAA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Helz, R. T., Clague, D. A., Sisson, T. W. &amp; Thornber, C. R. (2014). </w:t>
      </w:r>
      <w:r w:rsidRPr="00EF3EB4">
        <w:rPr>
          <w:rFonts w:ascii="Times New Roman" w:cs="Times New Roman"/>
          <w:i/>
          <w:iCs/>
        </w:rPr>
        <w:t>Petrologic insights into basaltic volcanism at historically active Hawaiian volcanoes</w:t>
      </w:r>
      <w:r w:rsidRPr="00EF3EB4">
        <w:rPr>
          <w:rFonts w:ascii="Times New Roman" w:cs="Times New Roman"/>
        </w:rPr>
        <w:t xml:space="preserve">. </w:t>
      </w:r>
      <w:r w:rsidRPr="00EF3EB4">
        <w:rPr>
          <w:rFonts w:ascii="Times New Roman" w:cs="Times New Roman"/>
          <w:i/>
          <w:iCs/>
        </w:rPr>
        <w:t>Characteristics of Hawaiian volcanoes</w:t>
      </w:r>
      <w:r w:rsidRPr="00EF3EB4">
        <w:rPr>
          <w:rFonts w:ascii="Times New Roman" w:cs="Times New Roman"/>
        </w:rPr>
        <w:t>. US Geological Survey, Professional Papers, 237–294.</w:t>
      </w:r>
    </w:p>
    <w:p w14:paraId="33CCBC9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Hildner, E., Klügel, A. &amp; Hansteen, T. H. (2012). Barometry of lavas from the 1951 eruption of Fogo, Cape Verde Islands: Implications for historic and prehistoric magma plumbing systems.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217–218</w:t>
      </w:r>
      <w:r w:rsidRPr="00EF3EB4">
        <w:rPr>
          <w:rFonts w:ascii="Times New Roman" w:cs="Times New Roman"/>
        </w:rPr>
        <w:t>, 73–90.</w:t>
      </w:r>
    </w:p>
    <w:p w14:paraId="506ADD3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Hildner, E., Klügel, A. &amp; Hauff, F. (2011). Magma storage and ascent during the 1995 eruption of Fogo, Cape Verde Archipelago.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162</w:t>
      </w:r>
      <w:r w:rsidRPr="00EF3EB4">
        <w:rPr>
          <w:rFonts w:ascii="Times New Roman" w:cs="Times New Roman"/>
        </w:rPr>
        <w:t>, 751.</w:t>
      </w:r>
    </w:p>
    <w:p w14:paraId="2EB57F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Iacovino, K., Matthews, S., Wieser, P. E., Moore, G. M. &amp; Bégué, F. (2021). VESIcal Part I: An Open-Source Thermodynamic Model Engine for Mixed Volatile (H2O-CO2) Solubility in Silicate Melts. </w:t>
      </w:r>
      <w:r w:rsidRPr="00EF3EB4">
        <w:rPr>
          <w:rFonts w:ascii="Times New Roman" w:cs="Times New Roman"/>
          <w:i/>
          <w:iCs/>
        </w:rPr>
        <w:t>Earth and Space Science</w:t>
      </w:r>
      <w:r w:rsidRPr="00EF3EB4">
        <w:rPr>
          <w:rFonts w:ascii="Times New Roman" w:cs="Times New Roman"/>
        </w:rPr>
        <w:t xml:space="preserve"> </w:t>
      </w:r>
      <w:r w:rsidRPr="00EF3EB4">
        <w:rPr>
          <w:rFonts w:ascii="Times New Roman" w:cs="Times New Roman"/>
          <w:b/>
          <w:bCs/>
        </w:rPr>
        <w:t>8</w:t>
      </w:r>
      <w:r w:rsidRPr="00EF3EB4">
        <w:rPr>
          <w:rFonts w:ascii="Times New Roman" w:cs="Times New Roman"/>
        </w:rPr>
        <w:t>, e2020EA001584.</w:t>
      </w:r>
    </w:p>
    <w:p w14:paraId="03E21554" w14:textId="77777777" w:rsidR="00EF3EB4" w:rsidRPr="00EF3EB4" w:rsidRDefault="00EF3EB4" w:rsidP="00EF3EB4">
      <w:pPr>
        <w:pStyle w:val="Bibliography"/>
        <w:rPr>
          <w:rFonts w:ascii="Times New Roman" w:cs="Times New Roman"/>
        </w:rPr>
      </w:pPr>
      <w:r w:rsidRPr="00EF3EB4">
        <w:rPr>
          <w:rFonts w:ascii="Times New Roman" w:cs="Times New Roman"/>
        </w:rPr>
        <w:t>Kawakami, Y., Yamamoto, J. &amp; Kagi, H. (2003). Micro-Raman Densimeter for CO</w:t>
      </w:r>
      <w:r w:rsidRPr="00EF3EB4">
        <w:rPr>
          <w:rFonts w:ascii="Times New Roman" w:cs="Times New Roman"/>
          <w:vertAlign w:val="subscript"/>
        </w:rPr>
        <w:t>2</w:t>
      </w:r>
      <w:r w:rsidRPr="00EF3EB4">
        <w:rPr>
          <w:rFonts w:ascii="Times New Roman" w:cs="Times New Roman"/>
        </w:rPr>
        <w:t xml:space="preserve"> Inclusions in Mantle-Derived Minerals. </w:t>
      </w:r>
      <w:r w:rsidRPr="00EF3EB4">
        <w:rPr>
          <w:rFonts w:ascii="Times New Roman" w:cs="Times New Roman"/>
          <w:i/>
          <w:iCs/>
        </w:rPr>
        <w:t>Applied Spectroscopy</w:t>
      </w:r>
      <w:r w:rsidRPr="00EF3EB4">
        <w:rPr>
          <w:rFonts w:ascii="Times New Roman" w:cs="Times New Roman"/>
        </w:rPr>
        <w:t xml:space="preserve"> </w:t>
      </w:r>
      <w:r w:rsidRPr="00EF3EB4">
        <w:rPr>
          <w:rFonts w:ascii="Times New Roman" w:cs="Times New Roman"/>
          <w:b/>
          <w:bCs/>
        </w:rPr>
        <w:t>57</w:t>
      </w:r>
      <w:r w:rsidRPr="00EF3EB4">
        <w:rPr>
          <w:rFonts w:ascii="Times New Roman" w:cs="Times New Roman"/>
        </w:rPr>
        <w:t>, 1333–1339.</w:t>
      </w:r>
    </w:p>
    <w:p w14:paraId="1358F54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Kirby, S. H. &amp; Green, H. W. (1980). Dunite xenoliths from Hualalai volcano: evidence for mantle diapiric flow beneath the island of Hawaii. </w:t>
      </w:r>
      <w:r w:rsidRPr="00EF3EB4">
        <w:rPr>
          <w:rFonts w:ascii="Times New Roman" w:cs="Times New Roman"/>
          <w:i/>
          <w:iCs/>
        </w:rPr>
        <w:t>Amer. J. Sci., A</w:t>
      </w:r>
      <w:r w:rsidRPr="00EF3EB4">
        <w:rPr>
          <w:rFonts w:ascii="Times New Roman" w:cs="Times New Roman"/>
        </w:rPr>
        <w:t xml:space="preserve"> </w:t>
      </w:r>
      <w:r w:rsidRPr="00EF3EB4">
        <w:rPr>
          <w:rFonts w:ascii="Times New Roman" w:cs="Times New Roman"/>
          <w:b/>
          <w:bCs/>
        </w:rPr>
        <w:t>280</w:t>
      </w:r>
      <w:r w:rsidRPr="00EF3EB4">
        <w:rPr>
          <w:rFonts w:ascii="Times New Roman" w:cs="Times New Roman"/>
        </w:rPr>
        <w:t>, 550–575.</w:t>
      </w:r>
    </w:p>
    <w:p w14:paraId="56C5B23A"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Klügel, A., Day, S., Schmid, M. &amp; Faria, B. (2020). Magma Plumbing During the 2014–2015 Eruption of Fogo (Cape Verde Islands). </w:t>
      </w:r>
      <w:r w:rsidRPr="00EF3EB4">
        <w:rPr>
          <w:rFonts w:ascii="Times New Roman" w:cs="Times New Roman"/>
          <w:i/>
          <w:iCs/>
        </w:rPr>
        <w:t>Frontiers in Earth Science</w:t>
      </w:r>
      <w:r w:rsidRPr="00EF3EB4">
        <w:rPr>
          <w:rFonts w:ascii="Times New Roman" w:cs="Times New Roman"/>
        </w:rPr>
        <w:t xml:space="preserve"> </w:t>
      </w:r>
      <w:r w:rsidRPr="00EF3EB4">
        <w:rPr>
          <w:rFonts w:ascii="Times New Roman" w:cs="Times New Roman"/>
          <w:b/>
          <w:bCs/>
        </w:rPr>
        <w:t>8</w:t>
      </w:r>
      <w:r w:rsidRPr="00EF3EB4">
        <w:rPr>
          <w:rFonts w:ascii="Times New Roman" w:cs="Times New Roman"/>
        </w:rPr>
        <w:t>.</w:t>
      </w:r>
    </w:p>
    <w:p w14:paraId="79533F5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Klügel, A., Hansteen, T. H. &amp; Galipp, K. (2005). Magma storage and underplating beneath Cumbre Vieja volcano, La Palma (Canary Islands).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236</w:t>
      </w:r>
      <w:r w:rsidRPr="00EF3EB4">
        <w:rPr>
          <w:rFonts w:ascii="Times New Roman" w:cs="Times New Roman"/>
        </w:rPr>
        <w:t>, 211–226.</w:t>
      </w:r>
    </w:p>
    <w:p w14:paraId="09B12E5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Ladenberger, A., Lazor, P. &amp; Michalik, M. (2009). CO2 fluid inclusions in mantle xenoliths from Lower Silesia (SW Poland): formation conditions and decompression history. </w:t>
      </w:r>
      <w:r w:rsidRPr="00EF3EB4">
        <w:rPr>
          <w:rFonts w:ascii="Times New Roman" w:cs="Times New Roman"/>
          <w:i/>
          <w:iCs/>
        </w:rPr>
        <w:t>European journal of mineralogy</w:t>
      </w:r>
      <w:r w:rsidRPr="00EF3EB4">
        <w:rPr>
          <w:rFonts w:ascii="Times New Roman" w:cs="Times New Roman"/>
        </w:rPr>
        <w:t xml:space="preserve">. Citeseer </w:t>
      </w:r>
      <w:r w:rsidRPr="00EF3EB4">
        <w:rPr>
          <w:rFonts w:ascii="Times New Roman" w:cs="Times New Roman"/>
          <w:b/>
          <w:bCs/>
        </w:rPr>
        <w:t>21</w:t>
      </w:r>
      <w:r w:rsidRPr="00EF3EB4">
        <w:rPr>
          <w:rFonts w:ascii="Times New Roman" w:cs="Times New Roman"/>
        </w:rPr>
        <w:t>, 751.</w:t>
      </w:r>
    </w:p>
    <w:p w14:paraId="6D4B9BB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Lamadrid, H. M., Moore, L. R., Moncada, D., Rimstidt, J. D., Burruss, R. C. &amp; Bodnar, R. J. (2017). Reassessment of the Raman CO2 densimeter.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450</w:t>
      </w:r>
      <w:r w:rsidRPr="00EF3EB4">
        <w:rPr>
          <w:rFonts w:ascii="Times New Roman" w:cs="Times New Roman"/>
        </w:rPr>
        <w:t>, 210–222.</w:t>
      </w:r>
    </w:p>
    <w:p w14:paraId="08A0B83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 Maitre, R. W., Streckeisen, A., Zanettin, B., Le Bas, M. J., Bonin, B. &amp; Bateman, P. (eds) (2002). </w:t>
      </w:r>
      <w:r w:rsidRPr="00EF3EB4">
        <w:rPr>
          <w:rFonts w:ascii="Times New Roman" w:cs="Times New Roman"/>
          <w:i/>
          <w:iCs/>
        </w:rPr>
        <w:t>Igneous Rocks: A Classification and Glossary of Terms: Recommendations of the International Union of Geological Sciences Subcommission on the Systematics of Igneous Rocks</w:t>
      </w:r>
      <w:r w:rsidRPr="00EF3EB4">
        <w:rPr>
          <w:rFonts w:ascii="Times New Roman" w:cs="Times New Roman"/>
        </w:rPr>
        <w:t>. Cambridge: Cambridge University Press.</w:t>
      </w:r>
    </w:p>
    <w:p w14:paraId="18C79A1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 V.-H., Caumon, M.-C. &amp; Tarantola, A. (2021). FRAnCIs calculation program with universal Raman calibration data for the determination of PVX properties of CO2–CH4–N2 and CH4–H2O–NaCl systems and their uncertainties. </w:t>
      </w:r>
      <w:r w:rsidRPr="00EF3EB4">
        <w:rPr>
          <w:rFonts w:ascii="Times New Roman" w:cs="Times New Roman"/>
          <w:i/>
          <w:iCs/>
        </w:rPr>
        <w:t>Computers &amp; Geosciences</w:t>
      </w:r>
      <w:r w:rsidRPr="00EF3EB4">
        <w:rPr>
          <w:rFonts w:ascii="Times New Roman" w:cs="Times New Roman"/>
        </w:rPr>
        <w:t xml:space="preserve"> </w:t>
      </w:r>
      <w:r w:rsidRPr="00EF3EB4">
        <w:rPr>
          <w:rFonts w:ascii="Times New Roman" w:cs="Times New Roman"/>
          <w:b/>
          <w:bCs/>
        </w:rPr>
        <w:t>156</w:t>
      </w:r>
      <w:r w:rsidRPr="00EF3EB4">
        <w:rPr>
          <w:rFonts w:ascii="Times New Roman" w:cs="Times New Roman"/>
        </w:rPr>
        <w:t>, 104896.</w:t>
      </w:r>
    </w:p>
    <w:p w14:paraId="3C6FB0E9"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Lerner, A. H. </w:t>
      </w:r>
      <w:r w:rsidRPr="00EF3EB4">
        <w:rPr>
          <w:rFonts w:ascii="Times New Roman" w:cs="Times New Roman"/>
          <w:i/>
          <w:iCs/>
        </w:rPr>
        <w:t>et al.</w:t>
      </w:r>
      <w:r w:rsidRPr="00EF3EB4">
        <w:rPr>
          <w:rFonts w:ascii="Times New Roman" w:cs="Times New Roman"/>
        </w:rPr>
        <w:t xml:space="preserve"> (2021). The petrologic and degassing behavior of sulfur and other magmatic volatiles from the 2018 eruption of Kīlauea, Hawaiʻi: melt concentrations, magma storage depths, and magma recycling. </w:t>
      </w:r>
      <w:r w:rsidRPr="00EF3EB4">
        <w:rPr>
          <w:rFonts w:ascii="Times New Roman" w:cs="Times New Roman"/>
          <w:i/>
          <w:iCs/>
        </w:rPr>
        <w:t>Bulletin of Volcanology</w:t>
      </w:r>
      <w:r w:rsidRPr="00EF3EB4">
        <w:rPr>
          <w:rFonts w:ascii="Times New Roman" w:cs="Times New Roman"/>
        </w:rPr>
        <w:t xml:space="preserve">. Springer </w:t>
      </w:r>
      <w:r w:rsidRPr="00EF3EB4">
        <w:rPr>
          <w:rFonts w:ascii="Times New Roman" w:cs="Times New Roman"/>
          <w:b/>
          <w:bCs/>
        </w:rPr>
        <w:t>83</w:t>
      </w:r>
      <w:r w:rsidRPr="00EF3EB4">
        <w:rPr>
          <w:rFonts w:ascii="Times New Roman" w:cs="Times New Roman"/>
        </w:rPr>
        <w:t>, 1–32.</w:t>
      </w:r>
    </w:p>
    <w:p w14:paraId="23E2AFD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628</w:t>
      </w:r>
      <w:r w:rsidRPr="00EF3EB4">
        <w:rPr>
          <w:rFonts w:ascii="Times New Roman" w:cs="Times New Roman"/>
        </w:rPr>
        <w:t>, 118579.</w:t>
      </w:r>
    </w:p>
    <w:p w14:paraId="4A8092B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Levresse, G., Cervantes-de la Cruz, K. E., Aranda-Gómez, J. J., Dávalos-Elizondo, M. G., Jiménez-Sandoval, S., Rodríguez-Melgarejo, F. &amp; Alba-Aldave, L. A. (2016). CO2 fluid inclusion barometry in mantle xenoliths from central Mexico: A detailed record of magma ascent.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310</w:t>
      </w:r>
      <w:r w:rsidRPr="00EF3EB4">
        <w:rPr>
          <w:rFonts w:ascii="Times New Roman" w:cs="Times New Roman"/>
        </w:rPr>
        <w:t>, 72–88.</w:t>
      </w:r>
    </w:p>
    <w:p w14:paraId="418A2903"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Liu, E. J., Cashman, K. V., Miller, E., Moore, H., Edmonds, M., Kunz, B. E., Jenner, F. &amp; Chigna, G. (2020). Petrologic monitoring at Volcán de Fuego, Guatemala.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405</w:t>
      </w:r>
      <w:r w:rsidRPr="00EF3EB4">
        <w:rPr>
          <w:rFonts w:ascii="Times New Roman" w:cs="Times New Roman"/>
        </w:rPr>
        <w:t>, 107044.</w:t>
      </w:r>
    </w:p>
    <w:p w14:paraId="6C543573"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Lynn, K. J. </w:t>
      </w:r>
      <w:r w:rsidRPr="00EF3EB4">
        <w:rPr>
          <w:rFonts w:ascii="Times New Roman" w:cs="Times New Roman"/>
          <w:i/>
          <w:iCs/>
        </w:rPr>
        <w:t>et al.</w:t>
      </w:r>
      <w:r w:rsidRPr="00EF3EB4">
        <w:rPr>
          <w:rFonts w:ascii="Times New Roman" w:cs="Times New Roman"/>
        </w:rPr>
        <w:t xml:space="preserve"> (Accepted). Triggering an eruption at Mauna Loa, Earth’s largest volcano. </w:t>
      </w:r>
      <w:r w:rsidRPr="00EF3EB4">
        <w:rPr>
          <w:rFonts w:ascii="Times New Roman" w:cs="Times New Roman"/>
          <w:i/>
          <w:iCs/>
        </w:rPr>
        <w:t>Nature Communications</w:t>
      </w:r>
      <w:r w:rsidRPr="00EF3EB4">
        <w:rPr>
          <w:rFonts w:ascii="Times New Roman" w:cs="Times New Roman"/>
        </w:rPr>
        <w:t>.</w:t>
      </w:r>
    </w:p>
    <w:p w14:paraId="7593630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Lynn, K. J., Nadeau, P. A., Ruth, D. C. S., Chang, J. C., Dotray, P. J. &amp; Johanson, I. A. (2024). Olivine diffusion constrains months-scale magma transport within Kīlauea volcano’s summit reservoir system prior to the 2020 eruption.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86</w:t>
      </w:r>
      <w:r w:rsidRPr="00EF3EB4">
        <w:rPr>
          <w:rFonts w:ascii="Times New Roman" w:cs="Times New Roman"/>
        </w:rPr>
        <w:t>, 31.</w:t>
      </w:r>
    </w:p>
    <w:p w14:paraId="324BE7AE"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Mavrogenes, J. A. &amp; Bodnar, R. J. (1994). Hydrogen movement into and out of fluid inclusions in quartz: Experimental evidence and geologic implications.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58</w:t>
      </w:r>
      <w:r w:rsidRPr="00EF3EB4">
        <w:rPr>
          <w:rFonts w:ascii="Times New Roman" w:cs="Times New Roman"/>
        </w:rPr>
        <w:t>, 141–148.</w:t>
      </w:r>
    </w:p>
    <w:p w14:paraId="2503BEB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Miyashiro, A. (1974). Volcanic rock series in island arcs and active continental margins. </w:t>
      </w:r>
      <w:r w:rsidRPr="00EF3EB4">
        <w:rPr>
          <w:rFonts w:ascii="Times New Roman" w:cs="Times New Roman"/>
          <w:i/>
          <w:iCs/>
        </w:rPr>
        <w:t>American Journal of Science</w:t>
      </w:r>
      <w:r w:rsidRPr="00EF3EB4">
        <w:rPr>
          <w:rFonts w:ascii="Times New Roman" w:cs="Times New Roman"/>
        </w:rPr>
        <w:t xml:space="preserve">. American Journal of Science </w:t>
      </w:r>
      <w:r w:rsidRPr="00EF3EB4">
        <w:rPr>
          <w:rFonts w:ascii="Times New Roman" w:cs="Times New Roman"/>
          <w:b/>
          <w:bCs/>
        </w:rPr>
        <w:t>274</w:t>
      </w:r>
      <w:r w:rsidRPr="00EF3EB4">
        <w:rPr>
          <w:rFonts w:ascii="Times New Roman" w:cs="Times New Roman"/>
        </w:rPr>
        <w:t>, 321–355.</w:t>
      </w:r>
    </w:p>
    <w:p w14:paraId="1BB8A81C"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358</w:t>
      </w:r>
      <w:r w:rsidRPr="00EF3EB4">
        <w:rPr>
          <w:rFonts w:ascii="Times New Roman" w:cs="Times New Roman"/>
        </w:rPr>
        <w:t>, 124–131.</w:t>
      </w:r>
    </w:p>
    <w:p w14:paraId="1615F90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Mourey, A. J., Shea, T., Costa, F., Shiro, B. &amp; Longman, R. J. (2023). Years of magma intrusion primed Kīlauea Volcano (Hawai’i) for the 2018 eruption: evidence from olivine diffusion chronometry and monitoring data.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85</w:t>
      </w:r>
      <w:r w:rsidRPr="00EF3EB4">
        <w:rPr>
          <w:rFonts w:ascii="Times New Roman" w:cs="Times New Roman"/>
        </w:rPr>
        <w:t>, 18.</w:t>
      </w:r>
    </w:p>
    <w:p w14:paraId="63FFB7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Pankhurst, M. J. </w:t>
      </w:r>
      <w:r w:rsidRPr="00EF3EB4">
        <w:rPr>
          <w:rFonts w:ascii="Times New Roman" w:cs="Times New Roman"/>
          <w:i/>
          <w:iCs/>
        </w:rPr>
        <w:t>et al.</w:t>
      </w:r>
      <w:r w:rsidRPr="00EF3EB4">
        <w:rPr>
          <w:rFonts w:ascii="Times New Roman" w:cs="Times New Roman"/>
        </w:rPr>
        <w:t xml:space="preserve"> (2022). Rapid response petrology for the opening eruptive phase of the 2021 Cumbre Vieja eruption, La Palma, Canary Islands. </w:t>
      </w:r>
      <w:r w:rsidRPr="00EF3EB4">
        <w:rPr>
          <w:rFonts w:ascii="Times New Roman" w:cs="Times New Roman"/>
          <w:i/>
          <w:iCs/>
        </w:rPr>
        <w:t>Volcanica</w:t>
      </w:r>
      <w:r w:rsidRPr="00EF3EB4">
        <w:rPr>
          <w:rFonts w:ascii="Times New Roman" w:cs="Times New Roman"/>
        </w:rPr>
        <w:t xml:space="preserve"> </w:t>
      </w:r>
      <w:r w:rsidRPr="00EF3EB4">
        <w:rPr>
          <w:rFonts w:ascii="Times New Roman" w:cs="Times New Roman"/>
          <w:b/>
          <w:bCs/>
        </w:rPr>
        <w:t>5</w:t>
      </w:r>
      <w:r w:rsidRPr="00EF3EB4">
        <w:rPr>
          <w:rFonts w:ascii="Times New Roman" w:cs="Times New Roman"/>
        </w:rPr>
        <w:t>, 1–10.</w:t>
      </w:r>
    </w:p>
    <w:p w14:paraId="6428919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Pietruszka, A. J., Heaton, D. E., Marske, J. P. &amp; Garcia, M. O. (2015). Two magma bodies beneath the summit of Kīlauea Volcano unveiled by isotopically distinct melt deliveries from the mantle.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413</w:t>
      </w:r>
      <w:r w:rsidRPr="00EF3EB4">
        <w:rPr>
          <w:rFonts w:ascii="Times New Roman" w:cs="Times New Roman"/>
        </w:rPr>
        <w:t>, 90–100.</w:t>
      </w:r>
    </w:p>
    <w:p w14:paraId="03662EA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Pietruszka, A. J., Marske, J. P., Heaton, D. E., Garcia, M. O. &amp; Rhodes, J. M. (2018). An Isotopic Perspective into the Magmatic Evolution and Architecture of the Rift Zones of Kīlauea Volcano.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59</w:t>
      </w:r>
      <w:r w:rsidRPr="00EF3EB4">
        <w:rPr>
          <w:rFonts w:ascii="Times New Roman" w:cs="Times New Roman"/>
        </w:rPr>
        <w:t>, 2311–2352.</w:t>
      </w:r>
    </w:p>
    <w:p w14:paraId="0218FD5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Pritchard, M. E., Mather, T. A., McNutt, S. R., Delgado, F. J. &amp; Reath, K. (2019). Thoughts on the criteria to determine the origin of volcanic unrest as magmatic or non-magmatic. </w:t>
      </w:r>
      <w:r w:rsidRPr="00EF3EB4">
        <w:rPr>
          <w:rFonts w:ascii="Times New Roman" w:cs="Times New Roman"/>
          <w:i/>
          <w:iCs/>
        </w:rPr>
        <w:t>Philosophical Transactions of the Royal Society A: Mathematical, Physical and Engineering Sciences</w:t>
      </w:r>
      <w:r w:rsidRPr="00EF3EB4">
        <w:rPr>
          <w:rFonts w:ascii="Times New Roman" w:cs="Times New Roman"/>
        </w:rPr>
        <w:t xml:space="preserve">. Royal Society </w:t>
      </w:r>
      <w:r w:rsidRPr="00EF3EB4">
        <w:rPr>
          <w:rFonts w:ascii="Times New Roman" w:cs="Times New Roman"/>
          <w:b/>
          <w:bCs/>
        </w:rPr>
        <w:t>377</w:t>
      </w:r>
      <w:r w:rsidRPr="00EF3EB4">
        <w:rPr>
          <w:rFonts w:ascii="Times New Roman" w:cs="Times New Roman"/>
        </w:rPr>
        <w:t>, 20180008.</w:t>
      </w:r>
    </w:p>
    <w:p w14:paraId="13BA997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Re, G., Corsaro, R. A., D’Oriano, C. &amp; Pompilio, M. (2021). Petrological monitoring of active volcanoes: A review of existing procedures to achieve best practices and operative protocols during eruptions.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419</w:t>
      </w:r>
      <w:r w:rsidRPr="00EF3EB4">
        <w:rPr>
          <w:rFonts w:ascii="Times New Roman" w:cs="Times New Roman"/>
        </w:rPr>
        <w:t>, 107365.</w:t>
      </w:r>
    </w:p>
    <w:p w14:paraId="789E34E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Roedder, E. (1965). Liquid CO2 inclusions in olivine-bearing nodules and phenocrysts from basalts. </w:t>
      </w:r>
      <w:r w:rsidRPr="00EF3EB4">
        <w:rPr>
          <w:rFonts w:ascii="Times New Roman" w:cs="Times New Roman"/>
          <w:i/>
          <w:iCs/>
        </w:rPr>
        <w:t>American Mineralogist: Journal of Earth and Planetary Materials</w:t>
      </w:r>
      <w:r w:rsidRPr="00EF3EB4">
        <w:rPr>
          <w:rFonts w:ascii="Times New Roman" w:cs="Times New Roman"/>
        </w:rPr>
        <w:t xml:space="preserve">. Mineralogical Society of America </w:t>
      </w:r>
      <w:r w:rsidRPr="00EF3EB4">
        <w:rPr>
          <w:rFonts w:ascii="Times New Roman" w:cs="Times New Roman"/>
          <w:b/>
          <w:bCs/>
        </w:rPr>
        <w:t>50</w:t>
      </w:r>
      <w:r w:rsidRPr="00EF3EB4">
        <w:rPr>
          <w:rFonts w:ascii="Times New Roman" w:cs="Times New Roman"/>
        </w:rPr>
        <w:t>, 1746–1782.</w:t>
      </w:r>
    </w:p>
    <w:p w14:paraId="6861A95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Roedder, E. (1983). Geobarometry of ultramafic xenoliths from Loihi Seamount, Hawaii, on the basis of CO2 inclusions in olivine.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66</w:t>
      </w:r>
      <w:r w:rsidRPr="00EF3EB4">
        <w:rPr>
          <w:rFonts w:ascii="Times New Roman" w:cs="Times New Roman"/>
        </w:rPr>
        <w:t>, 369–379.</w:t>
      </w:r>
    </w:p>
    <w:p w14:paraId="05AA337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Roedder, E. (1984). Fluid inclusions (Reviews in Mineralogy vol. 12). </w:t>
      </w:r>
      <w:r w:rsidRPr="00EF3EB4">
        <w:rPr>
          <w:rFonts w:ascii="Times New Roman" w:cs="Times New Roman"/>
          <w:i/>
          <w:iCs/>
        </w:rPr>
        <w:t>Mineralogical Society of America, Washington DC</w:t>
      </w:r>
      <w:r w:rsidRPr="00EF3EB4">
        <w:rPr>
          <w:rFonts w:ascii="Times New Roman" w:cs="Times New Roman"/>
        </w:rPr>
        <w:t>.</w:t>
      </w:r>
    </w:p>
    <w:p w14:paraId="6D85334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Roedder, E. &amp; Bodnar, R. J. (1980). Geologic pressure determinations from fluid inclusion studies. </w:t>
      </w:r>
      <w:r w:rsidRPr="00EF3EB4">
        <w:rPr>
          <w:rFonts w:ascii="Times New Roman" w:cs="Times New Roman"/>
          <w:i/>
          <w:iCs/>
        </w:rPr>
        <w:t>Annual review of earth and planetary sciences</w:t>
      </w:r>
      <w:r w:rsidRPr="00EF3EB4">
        <w:rPr>
          <w:rFonts w:ascii="Times New Roman" w:cs="Times New Roman"/>
        </w:rPr>
        <w:t xml:space="preserve"> </w:t>
      </w:r>
      <w:r w:rsidRPr="00EF3EB4">
        <w:rPr>
          <w:rFonts w:ascii="Times New Roman" w:cs="Times New Roman"/>
          <w:b/>
          <w:bCs/>
        </w:rPr>
        <w:t>8</w:t>
      </w:r>
      <w:r w:rsidRPr="00EF3EB4">
        <w:rPr>
          <w:rFonts w:ascii="Times New Roman" w:cs="Times New Roman"/>
        </w:rPr>
        <w:t>, 263.</w:t>
      </w:r>
    </w:p>
    <w:p w14:paraId="2A0DC6FF"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Rosso, K. M. &amp; Bodnar, R. J. (1995). Microthermometric and Raman spectroscopic detection limits of C02 in fluid inclusions and the Raman spectroscopic characterization of C02.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59</w:t>
      </w:r>
      <w:r w:rsidRPr="00EF3EB4">
        <w:rPr>
          <w:rFonts w:ascii="Times New Roman" w:cs="Times New Roman"/>
        </w:rPr>
        <w:t>, 3961–3975.</w:t>
      </w:r>
    </w:p>
    <w:p w14:paraId="6D97FD2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Ryan, M. P. (1987). The elasticity and contractancy of Hawaiian olivine tholeiite, and its role in the stability and structural evolution of sub-caldera magma reservoirs and rift systems. In Volcanism in Hawaii. </w:t>
      </w:r>
      <w:r w:rsidRPr="00EF3EB4">
        <w:rPr>
          <w:rFonts w:ascii="Times New Roman" w:cs="Times New Roman"/>
          <w:i/>
          <w:iCs/>
        </w:rPr>
        <w:t>US Geol. Surv. Prof. Pap.</w:t>
      </w:r>
      <w:r w:rsidRPr="00EF3EB4">
        <w:rPr>
          <w:rFonts w:ascii="Times New Roman" w:cs="Times New Roman"/>
        </w:rPr>
        <w:t xml:space="preserve"> </w:t>
      </w:r>
      <w:r w:rsidRPr="00EF3EB4">
        <w:rPr>
          <w:rFonts w:ascii="Times New Roman" w:cs="Times New Roman"/>
          <w:b/>
          <w:bCs/>
        </w:rPr>
        <w:t>1350</w:t>
      </w:r>
      <w:r w:rsidRPr="00EF3EB4">
        <w:rPr>
          <w:rFonts w:ascii="Times New Roman" w:cs="Times New Roman"/>
        </w:rPr>
        <w:t>, 1395–1447.</w:t>
      </w:r>
    </w:p>
    <w:p w14:paraId="7AD6A2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Sendula, E. </w:t>
      </w:r>
      <w:r w:rsidRPr="00EF3EB4">
        <w:rPr>
          <w:rFonts w:ascii="Times New Roman" w:cs="Times New Roman"/>
          <w:i/>
          <w:iCs/>
        </w:rPr>
        <w:t>et al.</w:t>
      </w:r>
      <w:r w:rsidRPr="00EF3EB4">
        <w:rPr>
          <w:rFonts w:asci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EF3EB4">
        <w:rPr>
          <w:rFonts w:ascii="Times New Roman" w:cs="Times New Roman"/>
          <w:i/>
          <w:iCs/>
        </w:rPr>
        <w:t>Frontiers in Climate</w:t>
      </w:r>
      <w:r w:rsidRPr="00EF3EB4">
        <w:rPr>
          <w:rFonts w:ascii="Times New Roman" w:cs="Times New Roman"/>
        </w:rPr>
        <w:t xml:space="preserve">. Frontiers </w:t>
      </w:r>
      <w:r w:rsidRPr="00EF3EB4">
        <w:rPr>
          <w:rFonts w:ascii="Times New Roman" w:cs="Times New Roman"/>
          <w:b/>
          <w:bCs/>
        </w:rPr>
        <w:t>3</w:t>
      </w:r>
      <w:r w:rsidRPr="00EF3EB4">
        <w:rPr>
          <w:rFonts w:ascii="Times New Roman" w:cs="Times New Roman"/>
        </w:rPr>
        <w:t>.</w:t>
      </w:r>
    </w:p>
    <w:p w14:paraId="171DFAA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Span, R. &amp; Wagner, W. (1996). A new equation of state for carbon dioxide covering the fluid region from the triple‐point temperature to 1100 K at pressures up to 800 MPa. </w:t>
      </w:r>
      <w:r w:rsidRPr="00EF3EB4">
        <w:rPr>
          <w:rFonts w:ascii="Times New Roman" w:cs="Times New Roman"/>
          <w:i/>
          <w:iCs/>
        </w:rPr>
        <w:t>Journal of physical and chemical reference data</w:t>
      </w:r>
      <w:r w:rsidRPr="00EF3EB4">
        <w:rPr>
          <w:rFonts w:ascii="Times New Roman" w:cs="Times New Roman"/>
        </w:rPr>
        <w:t xml:space="preserve">. American Institute of Physics for the National Institute of Standards and … </w:t>
      </w:r>
      <w:r w:rsidRPr="00EF3EB4">
        <w:rPr>
          <w:rFonts w:ascii="Times New Roman" w:cs="Times New Roman"/>
          <w:b/>
          <w:bCs/>
        </w:rPr>
        <w:t>25</w:t>
      </w:r>
      <w:r w:rsidRPr="00EF3EB4">
        <w:rPr>
          <w:rFonts w:ascii="Times New Roman" w:cs="Times New Roman"/>
        </w:rPr>
        <w:t>, 1509–1596.</w:t>
      </w:r>
    </w:p>
    <w:p w14:paraId="7424E06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Sterner, S. M. &amp; Bodnar, R. J. (1989). Synthetic fluid inclusions - VII. Re-equilibration of fluid inclusions in quartz during laboratory-simulated metamorphic burial and uplift. </w:t>
      </w:r>
      <w:r w:rsidRPr="00EF3EB4">
        <w:rPr>
          <w:rFonts w:ascii="Times New Roman" w:cs="Times New Roman"/>
          <w:i/>
          <w:iCs/>
        </w:rPr>
        <w:t>Journal of Metamorphic Geology</w:t>
      </w:r>
      <w:r w:rsidRPr="00EF3EB4">
        <w:rPr>
          <w:rFonts w:ascii="Times New Roman" w:cs="Times New Roman"/>
        </w:rPr>
        <w:t xml:space="preserve"> </w:t>
      </w:r>
      <w:r w:rsidRPr="00EF3EB4">
        <w:rPr>
          <w:rFonts w:ascii="Times New Roman" w:cs="Times New Roman"/>
          <w:b/>
          <w:bCs/>
        </w:rPr>
        <w:t>7</w:t>
      </w:r>
      <w:r w:rsidRPr="00EF3EB4">
        <w:rPr>
          <w:rFonts w:ascii="Times New Roman" w:cs="Times New Roman"/>
        </w:rPr>
        <w:t>, 243–260.</w:t>
      </w:r>
    </w:p>
    <w:p w14:paraId="45C1E18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Sublett, D. M., Sendula, E., Lamadrid, H., Steele-MacInnis, M., Spiekermann, G., Burruss, R. C. &amp; Bodnar, R. J. (2020). Shift in the Raman symmetric stretching band of N2, CO2, and CH4 as a function of temperature, pressure, and density. </w:t>
      </w:r>
      <w:r w:rsidRPr="00EF3EB4">
        <w:rPr>
          <w:rFonts w:ascii="Times New Roman" w:cs="Times New Roman"/>
          <w:i/>
          <w:iCs/>
        </w:rPr>
        <w:t>Journal of Raman Spectroscopy</w:t>
      </w:r>
      <w:r w:rsidRPr="00EF3EB4">
        <w:rPr>
          <w:rFonts w:ascii="Times New Roman" w:cs="Times New Roman"/>
        </w:rPr>
        <w:t xml:space="preserve"> </w:t>
      </w:r>
      <w:r w:rsidRPr="00EF3EB4">
        <w:rPr>
          <w:rFonts w:ascii="Times New Roman" w:cs="Times New Roman"/>
          <w:b/>
          <w:bCs/>
        </w:rPr>
        <w:t>51</w:t>
      </w:r>
      <w:r w:rsidRPr="00EF3EB4">
        <w:rPr>
          <w:rFonts w:ascii="Times New Roman" w:cs="Times New Roman"/>
        </w:rPr>
        <w:t>, 555–568.</w:t>
      </w:r>
    </w:p>
    <w:p w14:paraId="39F5D98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Venugopal, S., Moune, S., Williams-Jones, G., Druitt, T., Vigouroux, N., Wilson, A. &amp; Russell, J. K. (2020). Two distinct mantle sources beneath the Garibaldi Volcanic Belt: Insight from olivine-hosted melt inclusions.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532</w:t>
      </w:r>
      <w:r w:rsidRPr="00EF3EB4">
        <w:rPr>
          <w:rFonts w:ascii="Times New Roman" w:cs="Times New Roman"/>
        </w:rPr>
        <w:t>, 119346.</w:t>
      </w:r>
    </w:p>
    <w:p w14:paraId="27A6CF9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Viti, C. &amp; Frezzotti, M.-L. (2000). Re-equilibration of glass and CO2 inclusions in xenolith olivine: A TEM study. </w:t>
      </w:r>
      <w:r w:rsidRPr="00EF3EB4">
        <w:rPr>
          <w:rFonts w:ascii="Times New Roman" w:cs="Times New Roman"/>
          <w:i/>
          <w:iCs/>
        </w:rPr>
        <w:t>American Mineralogist</w:t>
      </w:r>
      <w:r w:rsidRPr="00EF3EB4">
        <w:rPr>
          <w:rFonts w:ascii="Times New Roman" w:cs="Times New Roman"/>
        </w:rPr>
        <w:t xml:space="preserve">. De Gruyter </w:t>
      </w:r>
      <w:r w:rsidRPr="00EF3EB4">
        <w:rPr>
          <w:rFonts w:ascii="Times New Roman" w:cs="Times New Roman"/>
          <w:b/>
          <w:bCs/>
        </w:rPr>
        <w:t>85</w:t>
      </w:r>
      <w:r w:rsidRPr="00EF3EB4">
        <w:rPr>
          <w:rFonts w:ascii="Times New Roman" w:cs="Times New Roman"/>
        </w:rPr>
        <w:t>, 1390–1396.</w:t>
      </w:r>
    </w:p>
    <w:p w14:paraId="4576622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Wanamaker, B. J. &amp; Evans, B. (1989). Mechanical re-equilibration of fluid inclusions in San Carlos olivine by power-law creep.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102</w:t>
      </w:r>
      <w:r w:rsidRPr="00EF3EB4">
        <w:rPr>
          <w:rFonts w:ascii="Times New Roman" w:cs="Times New Roman"/>
        </w:rPr>
        <w:t>, 102–111.</w:t>
      </w:r>
    </w:p>
    <w:p w14:paraId="69A0D9B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Wang, W., Caumon, M.-C., Tarantola, A., Pironon, J., Lu, W. &amp; Huang, Y. (2019). Raman spectroscopic densimeter for pure CO2 and CO2-H2O-NaCl fluid systems over a wide P-T range up to 360 °C and 50 MPa.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528</w:t>
      </w:r>
      <w:r w:rsidRPr="00EF3EB4">
        <w:rPr>
          <w:rFonts w:ascii="Times New Roman" w:cs="Times New Roman"/>
        </w:rPr>
        <w:t>, 119281.</w:t>
      </w:r>
    </w:p>
    <w:p w14:paraId="5ACC65D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75</w:t>
      </w:r>
      <w:r w:rsidRPr="00EF3EB4">
        <w:rPr>
          <w:rFonts w:ascii="Times New Roman" w:cs="Times New Roman"/>
        </w:rPr>
        <w:t>, 4080–4093.</w:t>
      </w:r>
    </w:p>
    <w:p w14:paraId="6E6BE3B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Welsch, B., Faure, F., Famin, V., Baronnet, A. &amp; Bachèlery, P. (2013). Dendritic Crystallization: A Single Process for all the Textures of Olivine in Basalts?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54</w:t>
      </w:r>
      <w:r w:rsidRPr="00EF3EB4">
        <w:rPr>
          <w:rFonts w:ascii="Times New Roman" w:cs="Times New Roman"/>
        </w:rPr>
        <w:t>, 539–574.</w:t>
      </w:r>
    </w:p>
    <w:p w14:paraId="3C0AB712"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Wieser, P. E. </w:t>
      </w:r>
      <w:r w:rsidRPr="00EF3EB4">
        <w:rPr>
          <w:rFonts w:ascii="Times New Roman" w:cs="Times New Roman"/>
          <w:i/>
          <w:iCs/>
        </w:rPr>
        <w:t>et al.</w:t>
      </w:r>
      <w:r w:rsidRPr="00EF3EB4">
        <w:rPr>
          <w:rFonts w:ascii="Times New Roman" w:cs="Times New Roman"/>
        </w:rPr>
        <w:t xml:space="preserve"> (2021). Reconstructing Magma Storage Depths for the 2018 Kı̄lauean Eruption From Melt Inclusion CO2 Contents: The Importance of Vapor Bubbles. </w:t>
      </w:r>
      <w:r w:rsidRPr="00EF3EB4">
        <w:rPr>
          <w:rFonts w:ascii="Times New Roman" w:cs="Times New Roman"/>
          <w:i/>
          <w:iCs/>
        </w:rPr>
        <w:t>Geochemistry, Geophysics, Geosystems</w:t>
      </w:r>
      <w:r w:rsidRPr="00EF3EB4">
        <w:rPr>
          <w:rFonts w:ascii="Times New Roman" w:cs="Times New Roman"/>
        </w:rPr>
        <w:t xml:space="preserve"> </w:t>
      </w:r>
      <w:r w:rsidRPr="00EF3EB4">
        <w:rPr>
          <w:rFonts w:ascii="Times New Roman" w:cs="Times New Roman"/>
          <w:b/>
          <w:bCs/>
        </w:rPr>
        <w:t>22</w:t>
      </w:r>
      <w:r w:rsidRPr="00EF3EB4">
        <w:rPr>
          <w:rFonts w:ascii="Times New Roman" w:cs="Times New Roman"/>
        </w:rPr>
        <w:t>, e2020GC009364.</w:t>
      </w:r>
    </w:p>
    <w:p w14:paraId="021E092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&amp; DeVitre, C. (2024). DiadFit: An open-source Python3 tool for peak fitting of Raman data from silicate melts and CO2 fluids. </w:t>
      </w:r>
      <w:r w:rsidRPr="00EF3EB4">
        <w:rPr>
          <w:rFonts w:ascii="Times New Roman" w:cs="Times New Roman"/>
          <w:i/>
          <w:iCs/>
        </w:rPr>
        <w:t>Volcanica</w:t>
      </w:r>
      <w:r w:rsidRPr="00EF3EB4">
        <w:rPr>
          <w:rFonts w:ascii="Times New Roman" w:cs="Times New Roman"/>
        </w:rPr>
        <w:t xml:space="preserve"> </w:t>
      </w:r>
      <w:r w:rsidRPr="00EF3EB4">
        <w:rPr>
          <w:rFonts w:ascii="Times New Roman" w:cs="Times New Roman"/>
          <w:b/>
          <w:bCs/>
        </w:rPr>
        <w:t>7</w:t>
      </w:r>
      <w:r w:rsidRPr="00EF3EB4">
        <w:rPr>
          <w:rFonts w:ascii="Times New Roman" w:cs="Times New Roman"/>
        </w:rPr>
        <w:t>, 335–359.</w:t>
      </w:r>
    </w:p>
    <w:p w14:paraId="5552E2C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Edmonds, M., Maclennan, J., Jenner, F. E. &amp; Kunz, B. E. (2019). Crystal scavenging from mush piles recorded by melt inclusions. </w:t>
      </w:r>
      <w:r w:rsidRPr="00EF3EB4">
        <w:rPr>
          <w:rFonts w:ascii="Times New Roman" w:cs="Times New Roman"/>
          <w:i/>
          <w:iCs/>
        </w:rPr>
        <w:t>Nature Communications</w:t>
      </w:r>
      <w:r w:rsidRPr="00EF3EB4">
        <w:rPr>
          <w:rFonts w:ascii="Times New Roman" w:cs="Times New Roman"/>
        </w:rPr>
        <w:t xml:space="preserve">. Nature Publishing Group </w:t>
      </w:r>
      <w:r w:rsidRPr="00EF3EB4">
        <w:rPr>
          <w:rFonts w:ascii="Times New Roman" w:cs="Times New Roman"/>
          <w:b/>
          <w:bCs/>
        </w:rPr>
        <w:t>10</w:t>
      </w:r>
      <w:r w:rsidRPr="00EF3EB4">
        <w:rPr>
          <w:rFonts w:ascii="Times New Roman" w:cs="Times New Roman"/>
        </w:rPr>
        <w:t>, 5797.</w:t>
      </w:r>
    </w:p>
    <w:p w14:paraId="67D3E269"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Gleeson, M. L. M., Matthews, S., DeVitre, C. &amp; Gazel, E. (2024). Determining the pressure-temperature-composition (P-T-X) conditions of magma storage. </w:t>
      </w:r>
      <w:r w:rsidRPr="00EF3EB4">
        <w:rPr>
          <w:rFonts w:ascii="Times New Roman" w:cs="Times New Roman"/>
          <w:i/>
          <w:iCs/>
        </w:rPr>
        <w:t>Reference Module in Earth Systems and Environmental Sciences</w:t>
      </w:r>
      <w:r w:rsidRPr="00EF3EB4">
        <w:rPr>
          <w:rFonts w:ascii="Times New Roman" w:cs="Times New Roman"/>
        </w:rPr>
        <w:t>. Elsevier.</w:t>
      </w:r>
    </w:p>
    <w:p w14:paraId="46A1C45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Kent, A. J. R. &amp; Till, C. B. (2023a). Barometers Behaving Badly II: a Critical Evaluation of Cpx-Only and Cpx-Liq Thermobarometry in Variably-Hydrous Arc Magmas.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64</w:t>
      </w:r>
      <w:r w:rsidRPr="00EF3EB4">
        <w:rPr>
          <w:rFonts w:ascii="Times New Roman" w:cs="Times New Roman"/>
        </w:rPr>
        <w:t>, egad050.</w:t>
      </w:r>
    </w:p>
    <w:p w14:paraId="46F7050B" w14:textId="77777777" w:rsidR="00EF3EB4" w:rsidRPr="00EF3EB4" w:rsidRDefault="00EF3EB4" w:rsidP="00EF3EB4">
      <w:pPr>
        <w:pStyle w:val="Bibliography"/>
        <w:rPr>
          <w:rFonts w:ascii="Times New Roman" w:cs="Times New Roman"/>
        </w:rPr>
      </w:pPr>
      <w:r w:rsidRPr="00EF3EB4">
        <w:rPr>
          <w:rFonts w:ascii="Times New Roman" w:cs="Times New Roman"/>
        </w:rPr>
        <w:t>Wieser, P. E., Kent, A., Till, C. &amp; Abers, G. (2023b). Geophysical and Geochemical Constraints on Magma Storage Depths along the Cascade Arc: Knowns and Unknowns. EarthArXiv.</w:t>
      </w:r>
    </w:p>
    <w:p w14:paraId="0D8947F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&amp; Kagi, H. (2006). Extended micro-Raman densimeter for CO2 applicable to mantle-originated fluid inclusions. </w:t>
      </w:r>
      <w:r w:rsidRPr="00EF3EB4">
        <w:rPr>
          <w:rFonts w:ascii="Times New Roman" w:cs="Times New Roman"/>
          <w:i/>
          <w:iCs/>
        </w:rPr>
        <w:t>Chemistry Letters</w:t>
      </w:r>
      <w:r w:rsidRPr="00EF3EB4">
        <w:rPr>
          <w:rFonts w:ascii="Times New Roman" w:cs="Times New Roman"/>
        </w:rPr>
        <w:t xml:space="preserve">. The Chemical Society of Japan </w:t>
      </w:r>
      <w:r w:rsidRPr="00EF3EB4">
        <w:rPr>
          <w:rFonts w:ascii="Times New Roman" w:cs="Times New Roman"/>
          <w:b/>
          <w:bCs/>
        </w:rPr>
        <w:t>35</w:t>
      </w:r>
      <w:r w:rsidRPr="00EF3EB4">
        <w:rPr>
          <w:rFonts w:ascii="Times New Roman" w:cs="Times New Roman"/>
        </w:rPr>
        <w:t>, 610–611.</w:t>
      </w:r>
    </w:p>
    <w:p w14:paraId="669BC2AC"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198</w:t>
      </w:r>
      <w:r w:rsidRPr="00EF3EB4">
        <w:rPr>
          <w:rFonts w:ascii="Times New Roman" w:cs="Times New Roman"/>
        </w:rPr>
        <w:t>, 511–519.</w:t>
      </w:r>
    </w:p>
    <w:p w14:paraId="008833C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Kagi, H., Kawakami, Y., Hirano, N. &amp; Nakamura, M. (2007). Paleo-Moho depth determined from the pressure of CO2 fluid inclusions: Raman spectroscopic barometry of mantle- and crust-derived rocks.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253</w:t>
      </w:r>
      <w:r w:rsidRPr="00EF3EB4">
        <w:rPr>
          <w:rFonts w:ascii="Times New Roman" w:cs="Times New Roman"/>
        </w:rPr>
        <w:t>, 369–377.</w:t>
      </w:r>
    </w:p>
    <w:p w14:paraId="043807D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Otsuka, K., Ohfuji, H., Ishibashi, H., Hirano, N. &amp; Kagi, H. (2011). Retentivity of CO2 in fluid inclusions in mantle minerals. </w:t>
      </w:r>
      <w:r w:rsidRPr="00EF3EB4">
        <w:rPr>
          <w:rFonts w:ascii="Times New Roman" w:cs="Times New Roman"/>
          <w:i/>
          <w:iCs/>
        </w:rPr>
        <w:t>European Journal of Mineralogy</w:t>
      </w:r>
      <w:r w:rsidRPr="00EF3EB4">
        <w:rPr>
          <w:rFonts w:ascii="Times New Roman" w:cs="Times New Roman"/>
        </w:rPr>
        <w:t xml:space="preserve"> </w:t>
      </w:r>
      <w:r w:rsidRPr="00EF3EB4">
        <w:rPr>
          <w:rFonts w:ascii="Times New Roman" w:cs="Times New Roman"/>
          <w:b/>
          <w:bCs/>
        </w:rPr>
        <w:t>23</w:t>
      </w:r>
      <w:r w:rsidRPr="00EF3EB4">
        <w:rPr>
          <w:rFonts w:ascii="Times New Roman" w:cs="Times New Roman"/>
        </w:rPr>
        <w:t>, 805–815.</w:t>
      </w:r>
    </w:p>
    <w:p w14:paraId="749221D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Yoshimura, S. (2023). Carbon dioxide and water in the crust. Part 1: Equation of state for the fluid. </w:t>
      </w:r>
      <w:r w:rsidRPr="00EF3EB4">
        <w:rPr>
          <w:rFonts w:ascii="Times New Roman" w:cs="Times New Roman"/>
          <w:i/>
          <w:iCs/>
        </w:rPr>
        <w:t>Journal of Mineralogical and Petrological Sciences</w:t>
      </w:r>
      <w:r w:rsidRPr="00EF3EB4">
        <w:rPr>
          <w:rFonts w:ascii="Times New Roman" w:cs="Times New Roman"/>
        </w:rPr>
        <w:t xml:space="preserve"> </w:t>
      </w:r>
      <w:r w:rsidRPr="00EF3EB4">
        <w:rPr>
          <w:rFonts w:ascii="Times New Roman" w:cs="Times New Roman"/>
          <w:b/>
          <w:bCs/>
        </w:rPr>
        <w:t>118</w:t>
      </w:r>
      <w:r w:rsidRPr="00EF3EB4">
        <w:rPr>
          <w:rFonts w:ascii="Times New Roman" w:cs="Times New Roman"/>
        </w:rPr>
        <w:t>, 221224a.</w:t>
      </w:r>
    </w:p>
    <w:p w14:paraId="252A27A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Zanon, V., D’Auria, L., Schiavi, F., Cyrzan, K. &amp; Pankhurst, M. J. (2024a). Toward a near real-time magma ascent monitoring by combined fluid inclusion barometry and ongoing seismicity. </w:t>
      </w:r>
      <w:r w:rsidRPr="00EF3EB4">
        <w:rPr>
          <w:rFonts w:ascii="Times New Roman" w:cs="Times New Roman"/>
          <w:i/>
          <w:iCs/>
        </w:rPr>
        <w:t>Science Advances</w:t>
      </w:r>
      <w:r w:rsidRPr="00EF3EB4">
        <w:rPr>
          <w:rFonts w:ascii="Times New Roman" w:cs="Times New Roman"/>
        </w:rPr>
        <w:t xml:space="preserve">. American Association for the Advancement of Science </w:t>
      </w:r>
      <w:r w:rsidRPr="00EF3EB4">
        <w:rPr>
          <w:rFonts w:ascii="Times New Roman" w:cs="Times New Roman"/>
          <w:b/>
          <w:bCs/>
        </w:rPr>
        <w:t>10</w:t>
      </w:r>
      <w:r w:rsidRPr="00EF3EB4">
        <w:rPr>
          <w:rFonts w:ascii="Times New Roman" w:cs="Times New Roman"/>
        </w:rPr>
        <w:t>, eadi4300.</w:t>
      </w:r>
    </w:p>
    <w:p w14:paraId="5D40771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Zanon, V., D’Auria, L., Schiavi, F., Cyrzan, K. &amp; Pankhurst, M. J. (2024b). Toward a near real-time magma ascent monitoring by combined fluid inclusion barometry and ongoing seismicity. </w:t>
      </w:r>
      <w:r w:rsidRPr="00EF3EB4">
        <w:rPr>
          <w:rFonts w:ascii="Times New Roman" w:cs="Times New Roman"/>
          <w:i/>
          <w:iCs/>
        </w:rPr>
        <w:t>Science Advances</w:t>
      </w:r>
      <w:r w:rsidRPr="00EF3EB4">
        <w:rPr>
          <w:rFonts w:ascii="Times New Roman" w:cs="Times New Roman"/>
        </w:rPr>
        <w:t xml:space="preserve">. American Association for the Advancement of Science </w:t>
      </w:r>
      <w:r w:rsidRPr="00EF3EB4">
        <w:rPr>
          <w:rFonts w:ascii="Times New Roman" w:cs="Times New Roman"/>
          <w:b/>
          <w:bCs/>
        </w:rPr>
        <w:t>10</w:t>
      </w:r>
      <w:r w:rsidRPr="00EF3EB4">
        <w:rPr>
          <w:rFonts w:ascii="Times New Roman" w:cs="Times New Roman"/>
        </w:rPr>
        <w:t>, eadi4300.</w:t>
      </w:r>
    </w:p>
    <w:p w14:paraId="0D261231"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Zanon, V. &amp; Frezzotti, M. L. (2013). Magma storage and ascent conditions beneath Pico and Faial islands (Azores archipelago): A study on fluid inclusions. </w:t>
      </w:r>
      <w:r w:rsidRPr="00EF3EB4">
        <w:rPr>
          <w:rFonts w:ascii="Times New Roman" w:cs="Times New Roman"/>
          <w:i/>
          <w:iCs/>
        </w:rPr>
        <w:t>Geochemistry, Geophysics, Geosystems</w:t>
      </w:r>
      <w:r w:rsidRPr="00EF3EB4">
        <w:rPr>
          <w:rFonts w:ascii="Times New Roman" w:cs="Times New Roman"/>
        </w:rPr>
        <w:t xml:space="preserve"> </w:t>
      </w:r>
      <w:r w:rsidRPr="00EF3EB4">
        <w:rPr>
          <w:rFonts w:ascii="Times New Roman" w:cs="Times New Roman"/>
          <w:b/>
          <w:bCs/>
        </w:rPr>
        <w:t>14</w:t>
      </w:r>
      <w:r w:rsidRPr="00EF3EB4">
        <w:rPr>
          <w:rFonts w:ascii="Times New Roman" w:cs="Times New Roman"/>
        </w:rPr>
        <w:t>, 3494–3514.</w:t>
      </w:r>
    </w:p>
    <w:p w14:paraId="08948AF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Zanon, V., Frezzotti, M.-L. &amp; Peccerillo, A. (2003). Magmatic feeding system and crustal magma accumulation beneath Vulcano Island (Italy): Evidence from CO2 fluid inclusions in quartz xenoliths. </w:t>
      </w:r>
      <w:r w:rsidRPr="00EF3EB4">
        <w:rPr>
          <w:rFonts w:ascii="Times New Roman" w:cs="Times New Roman"/>
          <w:i/>
          <w:iCs/>
        </w:rPr>
        <w:t>Journal of Geophysical Research: Solid Earth</w:t>
      </w:r>
      <w:r w:rsidRPr="00EF3EB4">
        <w:rPr>
          <w:rFonts w:ascii="Times New Roman" w:cs="Times New Roman"/>
        </w:rPr>
        <w:t xml:space="preserve"> </w:t>
      </w:r>
      <w:r w:rsidRPr="00EF3EB4">
        <w:rPr>
          <w:rFonts w:ascii="Times New Roman" w:cs="Times New Roman"/>
          <w:b/>
          <w:bCs/>
        </w:rPr>
        <w:t>108</w:t>
      </w:r>
      <w:r w:rsidRPr="00EF3EB4">
        <w:rPr>
          <w:rFonts w:ascii="Times New Roman" w:cs="Times New Roman"/>
        </w:rPr>
        <w:t>.</w:t>
      </w:r>
    </w:p>
    <w:p w14:paraId="2A61DAE3" w14:textId="00DC7FA7" w:rsidR="00A233F4" w:rsidRPr="00C3296A" w:rsidRDefault="00A233F4" w:rsidP="00847B9D">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color w:val="000000"/>
          <w:sz w:val="24"/>
        </w:rPr>
        <w:fldChar w:fldCharType="end"/>
      </w:r>
    </w:p>
    <w:sectPr w:rsidR="00A233F4" w:rsidRPr="00C3296A" w:rsidSect="003766FB">
      <w:headerReference w:type="default" r:id="rId22"/>
      <w:footerReference w:type="default" r:id="rId23"/>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Penny Wieser" w:date="2024-08-19T14:57:00Z" w:initials="PW">
    <w:p w14:paraId="740FE68E" w14:textId="77777777" w:rsidR="00722BA7" w:rsidRDefault="00722BA7" w:rsidP="00722BA7">
      <w:pPr>
        <w:pStyle w:val="CommentText"/>
      </w:pPr>
      <w:r>
        <w:rPr>
          <w:rStyle w:val="CommentReference"/>
        </w:rPr>
        <w:annotationRef/>
      </w:r>
      <w:r>
        <w:t>I would cite the Swanson cycles paper here</w:t>
      </w:r>
    </w:p>
    <w:p w14:paraId="41312E57" w14:textId="77777777" w:rsidR="00722BA7" w:rsidRDefault="00722BA7" w:rsidP="00722BA7">
      <w:pPr>
        <w:pStyle w:val="CommentText"/>
      </w:pPr>
      <w:hyperlink r:id="rId1" w:history="1">
        <w:r w:rsidRPr="004170E1">
          <w:rPr>
            <w:rStyle w:val="Hyperlink"/>
          </w:rPr>
          <w:t>https://pubs.geoscienceworld.org/gsa/geology/article-abstract/42/7/631/131645/Cycles-of-explosive-and-effusive-eruptions-at?redirectedFrom=PDF</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312E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151BDC4" w16cex:dateUtc="2024-08-19T2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312E57" w16cid:durableId="0151BD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F17D0" w14:textId="77777777" w:rsidR="00E111FF" w:rsidRDefault="00E111FF" w:rsidP="00994067">
      <w:pPr>
        <w:spacing w:after="0"/>
      </w:pPr>
      <w:r>
        <w:separator/>
      </w:r>
    </w:p>
  </w:endnote>
  <w:endnote w:type="continuationSeparator" w:id="0">
    <w:p w14:paraId="637BF060" w14:textId="77777777" w:rsidR="00E111FF" w:rsidRDefault="00E111FF" w:rsidP="00994067">
      <w:pPr>
        <w:spacing w:after="0"/>
      </w:pPr>
      <w:r>
        <w:continuationSeparator/>
      </w:r>
    </w:p>
  </w:endnote>
  <w:endnote w:type="continuationNotice" w:id="1">
    <w:p w14:paraId="309D4EC4" w14:textId="77777777" w:rsidR="00E111FF" w:rsidRDefault="00E111FF"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D2B26" w14:textId="77777777" w:rsidR="00E111FF" w:rsidRDefault="00E111FF" w:rsidP="00994067">
      <w:pPr>
        <w:spacing w:after="0"/>
      </w:pPr>
      <w:r>
        <w:separator/>
      </w:r>
    </w:p>
  </w:footnote>
  <w:footnote w:type="continuationSeparator" w:id="0">
    <w:p w14:paraId="510C68EB" w14:textId="77777777" w:rsidR="00E111FF" w:rsidRDefault="00E111FF" w:rsidP="00994067">
      <w:pPr>
        <w:spacing w:after="0"/>
      </w:pPr>
      <w:r>
        <w:continuationSeparator/>
      </w:r>
    </w:p>
  </w:footnote>
  <w:footnote w:type="continuationNotice" w:id="1">
    <w:p w14:paraId="0099C9AD" w14:textId="77777777" w:rsidR="00E111FF" w:rsidRDefault="00E111FF"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3B18"/>
    <w:rsid w:val="002B421A"/>
    <w:rsid w:val="002B5AAA"/>
    <w:rsid w:val="002C048D"/>
    <w:rsid w:val="002C3E68"/>
    <w:rsid w:val="002C4D73"/>
    <w:rsid w:val="002C5C51"/>
    <w:rsid w:val="002C6C16"/>
    <w:rsid w:val="002C7309"/>
    <w:rsid w:val="002D4EB5"/>
    <w:rsid w:val="002D7DCD"/>
    <w:rsid w:val="002E1C90"/>
    <w:rsid w:val="002E2DF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4CBB"/>
    <w:rsid w:val="003766FB"/>
    <w:rsid w:val="003839AC"/>
    <w:rsid w:val="00385682"/>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873A9"/>
    <w:rsid w:val="004937B9"/>
    <w:rsid w:val="00496D84"/>
    <w:rsid w:val="00496E15"/>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580"/>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700145"/>
    <w:rsid w:val="0070185F"/>
    <w:rsid w:val="0070537F"/>
    <w:rsid w:val="0070786D"/>
    <w:rsid w:val="00710CB8"/>
    <w:rsid w:val="00713AFA"/>
    <w:rsid w:val="0071782A"/>
    <w:rsid w:val="00722BA7"/>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A1085"/>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11FF"/>
    <w:rsid w:val="00E13411"/>
    <w:rsid w:val="00E142A8"/>
    <w:rsid w:val="00E16157"/>
    <w:rsid w:val="00E20E57"/>
    <w:rsid w:val="00E26FB3"/>
    <w:rsid w:val="00E27685"/>
    <w:rsid w:val="00E30C35"/>
    <w:rsid w:val="00E32451"/>
    <w:rsid w:val="00E33985"/>
    <w:rsid w:val="00E36202"/>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58C0"/>
    <w:rsid w:val="00EE7A65"/>
    <w:rsid w:val="00EF3EB4"/>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pubs.geoscienceworld.org/gsa/geology/article-abstract/42/7/631/131645/Cycles-of-explosive-and-effusive-eruptions-at?redirectedFrom=PDF"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cljdevitre/2023_Kilauea-rapid-response-simulati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https://www.electrochem.org/wp-content/uploads/2017/11/ORCID-icon.png"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0</TotalTime>
  <Pages>42</Pages>
  <Words>69339</Words>
  <Characters>395238</Characters>
  <Application>Microsoft Office Word</Application>
  <DocSecurity>0</DocSecurity>
  <Lines>3293</Lines>
  <Paragraphs>927</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463650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Penny Wieser</cp:lastModifiedBy>
  <cp:revision>2</cp:revision>
  <cp:lastPrinted>2016-02-01T07:21:00Z</cp:lastPrinted>
  <dcterms:created xsi:type="dcterms:W3CDTF">2024-08-19T21:58:00Z</dcterms:created>
  <dcterms:modified xsi:type="dcterms:W3CDTF">2024-08-19T21:58:00Z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id="5FT3du0X"/&gt;&lt;style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 name="delayCitationUpdates" value="true"/&gt;&lt;/prefs&gt;&lt;/data&gt;</vt:lpwstr>
  </property>
</Properties>
</file>