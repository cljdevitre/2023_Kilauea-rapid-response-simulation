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2584D246"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ins w:id="0" w:author="Downs, Drew T" w:date="2024-08-07T16:09:00Z">
        <w:r w:rsidR="005371BB" w:rsidRPr="005371BB">
          <w:rPr>
            <w:rFonts w:asciiTheme="majorHAnsi" w:hAnsiTheme="majorHAnsi" w:cstheme="majorHAnsi"/>
            <w:color w:val="3B3E41"/>
            <w:spacing w:val="11"/>
            <w:sz w:val="24"/>
            <w:szCs w:val="24"/>
            <w:shd w:val="clear" w:color="auto" w:fill="FFFFFF"/>
            <w:rPrChange w:id="1" w:author="Downs, Drew T" w:date="2024-08-07T16:09:00Z">
              <w:rPr>
                <w:rFonts w:ascii="Open Sans" w:hAnsi="Open Sans" w:cs="Open Sans"/>
                <w:color w:val="3B3E41"/>
                <w:spacing w:val="11"/>
                <w:sz w:val="29"/>
                <w:szCs w:val="29"/>
                <w:shd w:val="clear" w:color="auto" w:fill="FFFFFF"/>
              </w:rPr>
            </w:rPrChange>
          </w:rPr>
          <w:t>—</w:t>
        </w:r>
      </w:ins>
      <w:del w:id="2" w:author="Downs, Drew T" w:date="2024-08-07T16:09:00Z">
        <w:r w:rsidRPr="001F7D93" w:rsidDel="005371BB">
          <w:rPr>
            <w:rFonts w:ascii="Times New Roman" w:hAnsi="Times New Roman" w:cs="Times New Roman"/>
            <w:b/>
            <w:sz w:val="32"/>
            <w:lang w:val="en-GB"/>
          </w:rPr>
          <w:delText>-</w:delText>
        </w:r>
      </w:del>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3" w:author="Charlotte Devitre" w:date="2024-08-07T15:38:00Z">
        <w:r w:rsidR="00834561">
          <w:rPr>
            <w:rFonts w:ascii="Times New Roman" w:hAnsi="Times New Roman" w:cs="Times New Roman"/>
            <w:b/>
            <w:sz w:val="32"/>
            <w:lang w:val="en-GB"/>
          </w:rPr>
          <w:delText>-</w:delText>
        </w:r>
      </w:del>
      <w:ins w:id="4" w:author="Charlotte Devitre" w:date="2024-08-07T15:38:00Z">
        <w:r w:rsidR="004F2B3A">
          <w:rPr>
            <w:rFonts w:ascii="Times New Roman" w:hAnsi="Times New Roman" w:cs="Times New Roman"/>
            <w:b/>
            <w:sz w:val="32"/>
            <w:lang w:val="en-GB"/>
          </w:rPr>
          <w:t xml:space="preserve"> </w:t>
        </w:r>
      </w:ins>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del w:id="5" w:author="Downs, Drew T" w:date="2024-08-07T16:02:00Z">
        <w:r w:rsidR="00A863E8" w:rsidRPr="001F7D93" w:rsidDel="003B217A">
          <w:rPr>
            <w:rFonts w:ascii="Times New Roman" w:hAnsi="Times New Roman" w:cs="Times New Roman"/>
            <w:b/>
            <w:sz w:val="32"/>
            <w:szCs w:val="32"/>
            <w:lang w:val="en-GB"/>
          </w:rPr>
          <w:delText>.</w:delText>
        </w:r>
      </w:del>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6C9D1774"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ins w:id="6" w:author="Downs, Drew T" w:date="2024-08-07T16:03:00Z">
        <w:r w:rsidR="003B217A">
          <w:rPr>
            <w:rFonts w:ascii="Times New Roman" w:hAnsi="Times New Roman" w:cs="Times New Roman"/>
            <w:sz w:val="24"/>
          </w:rPr>
          <w:t>.</w:t>
        </w:r>
      </w:ins>
      <w:r w:rsidR="00A7137B" w:rsidRPr="001F7D93">
        <w:rPr>
          <w:rFonts w:ascii="Times New Roman" w:hAnsi="Times New Roman" w:cs="Times New Roman"/>
          <w:sz w:val="24"/>
        </w:rPr>
        <w:t>M</w:t>
      </w:r>
      <w:ins w:id="7" w:author="Downs, Drew T" w:date="2024-08-07T16:03:00Z">
        <w:r w:rsidR="003B217A">
          <w:rPr>
            <w:rFonts w:ascii="Times New Roman" w:hAnsi="Times New Roman" w:cs="Times New Roman"/>
            <w:sz w:val="24"/>
          </w:rPr>
          <w:t>.</w:t>
        </w:r>
      </w:ins>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50C637B6">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0606DFD9">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335604E7">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1311F7A4">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CFFF976">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604EE04E">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09A37F14">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678237CC">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29BCC79"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del w:id="8" w:author="Charlotte Devitre" w:date="2024-08-09T13:26:00Z" w16du:dateUtc="2024-08-09T20:26:00Z">
        <w:r w:rsidR="00B90F91" w:rsidDel="008A3369">
          <w:rPr>
            <w:rFonts w:ascii="Times New Roman" w:hAnsi="Times New Roman" w:cs="Times New Roman"/>
          </w:rPr>
          <w:delText>148</w:delText>
        </w:r>
      </w:del>
      <w:ins w:id="9" w:author="Charlotte Devitre" w:date="2024-08-09T13:26:00Z" w16du:dateUtc="2024-08-09T20:26:00Z">
        <w:r w:rsidR="008A3369">
          <w:rPr>
            <w:rFonts w:ascii="Times New Roman" w:hAnsi="Times New Roman" w:cs="Times New Roman"/>
          </w:rPr>
          <w:t>332</w:t>
        </w:r>
      </w:ins>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del w:id="10" w:author="Charlotte Devitre" w:date="2024-08-09T13:26:00Z" w16du:dateUtc="2024-08-09T20:26:00Z">
        <w:r w:rsidR="009B32AB" w:rsidDel="008A3369">
          <w:rPr>
            <w:rFonts w:ascii="Times New Roman" w:hAnsi="Times New Roman" w:cs="Times New Roman"/>
          </w:rPr>
          <w:delText>3990</w:delText>
        </w:r>
      </w:del>
      <w:ins w:id="11" w:author="Charlotte Devitre" w:date="2024-08-09T13:26:00Z" w16du:dateUtc="2024-08-09T20:26:00Z">
        <w:r w:rsidR="008A3369">
          <w:rPr>
            <w:rFonts w:ascii="Times New Roman" w:hAnsi="Times New Roman" w:cs="Times New Roman"/>
          </w:rPr>
          <w:t>7073</w:t>
        </w:r>
      </w:ins>
      <w:r w:rsidRPr="001F7D93">
        <w:rPr>
          <w:rFonts w:ascii="Times New Roman" w:hAnsi="Times New Roman" w:cs="Times New Roman"/>
          <w:color w:val="000000"/>
          <w:sz w:val="24"/>
        </w:rPr>
        <w:br w:type="page"/>
      </w:r>
    </w:p>
    <w:p w14:paraId="4F5A2187" w14:textId="08A743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12" w:author="Charlotte Devitre" w:date="2024-08-07T15:38:00Z">
        <w:r w:rsidR="00BE014B">
          <w:rPr>
            <w:rFonts w:ascii="Times New Roman" w:hAnsi="Times New Roman" w:cs="Times New Roman"/>
            <w:b/>
            <w:color w:val="000000"/>
            <w:sz w:val="24"/>
          </w:rPr>
          <w:t xml:space="preserve"> </w:t>
        </w:r>
      </w:ins>
    </w:p>
    <w:p w14:paraId="0D1EDFC9" w14:textId="61806CED"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13" w:name="_Hlk164077167"/>
      <w:r w:rsidRPr="00B90F91">
        <w:rPr>
          <w:rFonts w:ascii="Times New Roman" w:hAnsi="Times New Roman" w:cs="Times New Roman"/>
          <w:color w:val="000000"/>
          <w:sz w:val="24"/>
          <w:lang w:val="en-GB"/>
        </w:rPr>
        <w:t>Rapid-response petrological monitoring is a major advance for volcano observatories</w:t>
      </w:r>
      <w:ins w:id="14" w:author="Charlotte Devitre" w:date="2024-08-07T15:38: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w:t>
      </w:r>
      <w:del w:id="15" w:author="Downs, Drew T" w:date="2024-08-07T16:03:00Z">
        <w:r w:rsidRPr="00B90F91" w:rsidDel="002276EE">
          <w:rPr>
            <w:rFonts w:ascii="Times New Roman" w:hAnsi="Times New Roman" w:cs="Times New Roman"/>
            <w:color w:val="000000"/>
            <w:sz w:val="24"/>
            <w:lang w:val="en-GB"/>
          </w:rPr>
          <w:delText xml:space="preserve">the </w:delText>
        </w:r>
      </w:del>
      <w:r w:rsidRPr="00B90F91">
        <w:rPr>
          <w:rFonts w:ascii="Times New Roman" w:hAnsi="Times New Roman" w:cs="Times New Roman"/>
          <w:color w:val="000000"/>
          <w:sz w:val="24"/>
          <w:lang w:val="en-GB"/>
        </w:rPr>
        <w:t>plumbing systems that supply eruptions in near-real-time. The depth of magma storage has recently been identified as high-priority information for volcanic observatories</w:t>
      </w:r>
      <w:del w:id="16" w:author="Charlotte Devitre" w:date="2024-08-07T15:38:00Z">
        <w:r w:rsidRPr="00B90F91">
          <w:rPr>
            <w:rFonts w:ascii="Times New Roman" w:hAnsi="Times New Roman" w:cs="Times New Roman"/>
            <w:color w:val="000000"/>
            <w:sz w:val="24"/>
            <w:lang w:val="en-GB"/>
          </w:rPr>
          <w:delText xml:space="preserve"> that</w:delText>
        </w:r>
      </w:del>
      <w:ins w:id="17" w:author="Charlotte Devitre" w:date="2024-08-07T15:38:00Z">
        <w:r w:rsidR="00C63326">
          <w:rPr>
            <w:rFonts w:ascii="Times New Roman" w:hAnsi="Times New Roman" w:cs="Times New Roman"/>
            <w:color w:val="000000"/>
            <w:sz w:val="24"/>
            <w:lang w:val="en-GB"/>
          </w:rPr>
          <w:t>, yet this information</w:t>
        </w:r>
      </w:ins>
      <w:r w:rsidRPr="00B90F91">
        <w:rPr>
          <w:rFonts w:ascii="Times New Roman" w:hAnsi="Times New Roman" w:cs="Times New Roman"/>
          <w:color w:val="000000"/>
          <w:sz w:val="24"/>
          <w:lang w:val="en-GB"/>
        </w:rPr>
        <w:t xml:space="preserve"> is not currently obtainable </w:t>
      </w:r>
      <w:ins w:id="18" w:author="Charlotte Devitre" w:date="2024-08-07T15:38: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19" w:author="Charlotte Devitre" w:date="2024-08-07T15:38: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To address this deficiency, we performed a</w:t>
      </w:r>
      <w:ins w:id="20" w:author="Charlotte Devitre" w:date="2024-08-07T15:38:00Z">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near-real-time</w:t>
        </w:r>
      </w:ins>
      <w:r w:rsidR="00D32207">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rapid-response simulation for the September 2023 eruption of Kīlauea</w:t>
      </w:r>
      <w:ins w:id="21" w:author="Downs, Drew T" w:date="2024-08-07T16:07:00Z">
        <w:r w:rsidR="005371BB">
          <w:rPr>
            <w:rFonts w:ascii="Times New Roman" w:hAnsi="Times New Roman" w:cs="Times New Roman"/>
            <w:color w:val="000000"/>
            <w:sz w:val="24"/>
            <w:lang w:val="en-GB"/>
          </w:rPr>
          <w:t xml:space="preserve"> volcano</w:t>
        </w:r>
      </w:ins>
      <w:ins w:id="22" w:author="Downs, Drew T" w:date="2024-08-07T16:08:00Z">
        <w:r w:rsidR="005371BB">
          <w:rPr>
            <w:rFonts w:ascii="Times New Roman" w:hAnsi="Times New Roman" w:cs="Times New Roman"/>
            <w:color w:val="000000"/>
            <w:sz w:val="24"/>
            <w:lang w:val="en-GB"/>
          </w:rPr>
          <w:t xml:space="preserve">, </w:t>
        </w:r>
        <w:proofErr w:type="spellStart"/>
        <w:r w:rsidR="005371BB">
          <w:rPr>
            <w:rFonts w:ascii="Times New Roman" w:hAnsi="Times New Roman" w:cs="Times New Roman"/>
            <w:color w:val="000000"/>
            <w:sz w:val="24"/>
            <w:lang w:val="en-GB"/>
          </w:rPr>
          <w:t>Hawai</w:t>
        </w:r>
        <w:proofErr w:type="spellEnd"/>
        <w:r w:rsidR="005371BB" w:rsidRPr="005371BB">
          <w:rPr>
            <w:rFonts w:asciiTheme="majorHAnsi" w:hAnsiTheme="majorHAnsi" w:cstheme="majorHAnsi"/>
            <w:color w:val="474747"/>
            <w:sz w:val="24"/>
            <w:szCs w:val="24"/>
            <w:shd w:val="clear" w:color="auto" w:fill="FFFFFF"/>
            <w:rPrChange w:id="23" w:author="Downs, Drew T" w:date="2024-08-07T16:08:00Z">
              <w:rPr>
                <w:rFonts w:ascii="Roboto" w:hAnsi="Roboto"/>
                <w:color w:val="474747"/>
                <w:sz w:val="21"/>
                <w:szCs w:val="21"/>
                <w:shd w:val="clear" w:color="auto" w:fill="FFFFFF"/>
              </w:rPr>
            </w:rPrChange>
          </w:rPr>
          <w:t>ʻ</w:t>
        </w:r>
        <w:proofErr w:type="spellStart"/>
        <w:r w:rsidR="005371BB">
          <w:rPr>
            <w:rFonts w:ascii="Times New Roman" w:hAnsi="Times New Roman" w:cs="Times New Roman"/>
            <w:color w:val="000000"/>
            <w:sz w:val="24"/>
            <w:lang w:val="en-GB"/>
          </w:rPr>
          <w:t>i</w:t>
        </w:r>
      </w:ins>
      <w:proofErr w:type="spellEnd"/>
      <w:r w:rsidRPr="00B90F91">
        <w:rPr>
          <w:rFonts w:ascii="Times New Roman" w:hAnsi="Times New Roman" w:cs="Times New Roman"/>
          <w:color w:val="000000"/>
          <w:sz w:val="24"/>
          <w:lang w:val="en-GB"/>
        </w:rPr>
        <w:t>. We show that Raman-based fluid</w:t>
      </w:r>
      <w:del w:id="24" w:author="Charlotte Devitre" w:date="2024-08-07T15:38:00Z">
        <w:r w:rsidRPr="00B90F91">
          <w:rPr>
            <w:rFonts w:ascii="Times New Roman" w:hAnsi="Times New Roman" w:cs="Times New Roman"/>
            <w:color w:val="000000"/>
            <w:sz w:val="24"/>
            <w:lang w:val="en-GB"/>
          </w:rPr>
          <w:delText>-</w:delText>
        </w:r>
      </w:del>
      <w:ins w:id="25" w:author="Charlotte Devitre" w:date="2024-08-07T15:38:00Z">
        <w:r w:rsidR="004F2B3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inclusion barometry can robustly determine reservoir depths within a day of receiving samples </w:t>
      </w:r>
      <w:ins w:id="26" w:author="Downs, Drew T" w:date="2024-08-07T16:09:00Z">
        <w:r w:rsidR="005371BB" w:rsidRPr="005371BB">
          <w:rPr>
            <w:rFonts w:asciiTheme="majorHAnsi" w:hAnsiTheme="majorHAnsi" w:cstheme="majorHAnsi"/>
            <w:color w:val="3B3E41"/>
            <w:spacing w:val="11"/>
            <w:sz w:val="24"/>
            <w:szCs w:val="24"/>
            <w:shd w:val="clear" w:color="auto" w:fill="FFFFFF"/>
            <w:rPrChange w:id="27" w:author="Downs, Drew T" w:date="2024-08-07T16:09:00Z">
              <w:rPr>
                <w:rFonts w:ascii="Open Sans" w:hAnsi="Open Sans" w:cs="Open Sans"/>
                <w:color w:val="3B3E41"/>
                <w:spacing w:val="11"/>
                <w:sz w:val="29"/>
                <w:szCs w:val="29"/>
                <w:shd w:val="clear" w:color="auto" w:fill="FFFFFF"/>
              </w:rPr>
            </w:rPrChange>
          </w:rPr>
          <w:t>—</w:t>
        </w:r>
      </w:ins>
      <w:del w:id="28" w:author="Downs, Drew T" w:date="2024-08-07T16:09:00Z">
        <w:r w:rsidRPr="00B90F91" w:rsidDel="005371BB">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 a transformative timescale </w:t>
      </w:r>
      <w:del w:id="29" w:author="Charlotte Devitre" w:date="2024-08-07T15:38:00Z">
        <w:r w:rsidRPr="00B90F91">
          <w:rPr>
            <w:rFonts w:ascii="Times New Roman" w:hAnsi="Times New Roman" w:cs="Times New Roman"/>
            <w:color w:val="000000"/>
            <w:sz w:val="24"/>
            <w:lang w:val="en-GB"/>
          </w:rPr>
          <w:delText>for decision making that has not previously been achieved by petrological methods. Additionally, our global melt-inclusion compilation for which we calculated fluid composition at the point of vapour saturation demonstrates the robustness of the fluid-inclusion method</w:delText>
        </w:r>
      </w:del>
      <w:ins w:id="30" w:author="Charlotte Devitre" w:date="2024-08-07T15:38:00Z">
        <w:r w:rsidRPr="00B90F91">
          <w:rPr>
            <w:rFonts w:ascii="Times New Roman" w:hAnsi="Times New Roman" w:cs="Times New Roman"/>
            <w:color w:val="000000"/>
            <w:sz w:val="24"/>
            <w:lang w:val="en-GB"/>
          </w:rPr>
          <w:t xml:space="preserve">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ins>
      <w:ins w:id="31" w:author="Downs, Drew T" w:date="2024-08-07T16:29:00Z">
        <w:r w:rsidR="003A4999">
          <w:rPr>
            <w:rFonts w:ascii="Times New Roman" w:hAnsi="Times New Roman" w:cs="Times New Roman"/>
            <w:color w:val="000000"/>
            <w:sz w:val="24"/>
            <w:lang w:val="en-GB"/>
          </w:rPr>
          <w:t>-</w:t>
        </w:r>
      </w:ins>
      <w:ins w:id="32" w:author="Charlotte Devitre" w:date="2024-08-07T15:38:00Z">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w:t>
        </w:r>
        <w:del w:id="33" w:author="Downs, Drew T" w:date="2024-08-07T16:10:00Z">
          <w:r w:rsidR="008A4F05" w:rsidDel="005371BB">
            <w:rPr>
              <w:rFonts w:ascii="Times New Roman" w:hAnsi="Times New Roman" w:cs="Times New Roman"/>
              <w:color w:val="000000"/>
              <w:sz w:val="24"/>
              <w:lang w:val="en-GB"/>
            </w:rPr>
            <w:delText xml:space="preserve">~ </w:delText>
          </w:r>
        </w:del>
        <w:r w:rsidR="008A4F05">
          <w:rPr>
            <w:rFonts w:ascii="Times New Roman" w:hAnsi="Times New Roman" w:cs="Times New Roman"/>
            <w:color w:val="000000"/>
            <w:sz w:val="24"/>
            <w:lang w:val="en-GB"/>
          </w:rPr>
          <w: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del w:id="34" w:author="Downs, Drew T" w:date="2024-08-07T16:10:00Z">
          <w:r w:rsidR="008A4F05" w:rsidDel="005371BB">
            <w:rPr>
              <w:rFonts w:ascii="Times New Roman" w:hAnsi="Times New Roman" w:cs="Times New Roman"/>
              <w:color w:val="000000"/>
              <w:sz w:val="24"/>
              <w:lang w:val="en-GB"/>
            </w:rPr>
            <w:delText>~</w:delText>
          </w:r>
        </w:del>
      </w:ins>
      <w:ins w:id="35" w:author="Downs, Drew T" w:date="2024-08-07T16:10:00Z">
        <w:r w:rsidR="005371BB">
          <w:rPr>
            <w:rFonts w:ascii="Times New Roman" w:hAnsi="Times New Roman" w:cs="Times New Roman"/>
            <w:color w:val="000000"/>
            <w:sz w:val="24"/>
            <w:lang w:val="en-GB"/>
          </w:rPr>
          <w:t>&gt;</w:t>
        </w:r>
      </w:ins>
      <w:ins w:id="36" w:author="Charlotte Devitre" w:date="2024-08-07T15:38:00Z">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del w:id="37" w:author="Downs, Drew T" w:date="2024-08-07T16:12:00Z">
          <w:r w:rsidRPr="00B90F91" w:rsidDel="005371BB">
            <w:rPr>
              <w:rFonts w:ascii="Times New Roman" w:hAnsi="Times New Roman" w:cs="Times New Roman"/>
              <w:color w:val="000000"/>
              <w:sz w:val="24"/>
              <w:lang w:val="en-GB"/>
            </w:rPr>
            <w:delText>vapour</w:delText>
          </w:r>
        </w:del>
      </w:ins>
      <w:ins w:id="38" w:author="Downs, Drew T" w:date="2024-08-07T16:12:00Z">
        <w:r w:rsidR="005371BB">
          <w:rPr>
            <w:rFonts w:ascii="Times New Roman" w:hAnsi="Times New Roman" w:cs="Times New Roman"/>
            <w:color w:val="000000"/>
            <w:sz w:val="24"/>
            <w:lang w:val="en-GB"/>
          </w:rPr>
          <w:t>vapor</w:t>
        </w:r>
      </w:ins>
      <w:ins w:id="39" w:author="Charlotte Devitre" w:date="2024-08-07T15:38:00Z">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w:ins>
      <m:oMath>
        <m:sSub>
          <m:sSubPr>
            <m:ctrlPr>
              <w:ins w:id="40" w:author="Charlotte Devitre" w:date="2024-08-08T14:39:00Z" w16du:dateUtc="2024-08-08T21:39:00Z">
                <w:rPr>
                  <w:rFonts w:ascii="Cambria Math" w:hAnsi="Cambria Math"/>
                  <w:lang w:val="en-GB"/>
                </w:rPr>
              </w:ins>
            </m:ctrlPr>
          </m:sSubPr>
          <m:e>
            <m:r>
              <w:ins w:id="41" w:author="Charlotte Devitre" w:date="2024-08-08T14:39:00Z" w16du:dateUtc="2024-08-08T21:39:00Z">
                <m:rPr>
                  <m:sty m:val="p"/>
                </m:rPr>
                <w:rPr>
                  <w:rFonts w:ascii="Cambria Math" w:hAnsi="Cambria Math"/>
                  <w:lang w:val="en-GB"/>
                </w:rPr>
                <m:t>X</m:t>
              </w:ins>
            </m:r>
          </m:e>
          <m:sub>
            <m:sSub>
              <m:sSubPr>
                <m:ctrlPr>
                  <w:ins w:id="42" w:author="Charlotte Devitre" w:date="2024-08-08T14:39:00Z" w16du:dateUtc="2024-08-08T21:39:00Z">
                    <w:rPr>
                      <w:rFonts w:ascii="Cambria Math" w:hAnsi="Cambria Math"/>
                      <w:lang w:val="en-GB"/>
                    </w:rPr>
                  </w:ins>
                </m:ctrlPr>
              </m:sSubPr>
              <m:e>
                <m:r>
                  <w:ins w:id="43" w:author="Charlotte Devitre" w:date="2024-08-08T14:39:00Z" w16du:dateUtc="2024-08-08T21:39:00Z">
                    <m:rPr>
                      <m:sty m:val="p"/>
                    </m:rPr>
                    <w:rPr>
                      <w:rFonts w:ascii="Cambria Math" w:hAnsi="Cambria Math"/>
                      <w:lang w:val="en-GB"/>
                    </w:rPr>
                    <m:t>H</m:t>
                  </w:ins>
                </m:r>
              </m:e>
              <m:sub>
                <m:r>
                  <w:ins w:id="44" w:author="Charlotte Devitre" w:date="2024-08-08T14:39:00Z" w16du:dateUtc="2024-08-08T21:39:00Z">
                    <m:rPr>
                      <m:sty m:val="p"/>
                    </m:rPr>
                    <w:rPr>
                      <w:rFonts w:ascii="Cambria Math" w:hAnsi="Cambria Math"/>
                      <w:lang w:val="en-GB"/>
                    </w:rPr>
                    <m:t>2</m:t>
                  </w:ins>
                </m:r>
              </m:sub>
            </m:sSub>
            <m:r>
              <w:ins w:id="45" w:author="Charlotte Devitre" w:date="2024-08-08T14:39:00Z" w16du:dateUtc="2024-08-08T21:39:00Z">
                <m:rPr>
                  <m:sty m:val="p"/>
                </m:rPr>
                <w:rPr>
                  <w:rFonts w:ascii="Cambria Math" w:hAnsi="Cambria Math"/>
                  <w:lang w:val="en-GB"/>
                </w:rPr>
                <m:t>O</m:t>
              </w:ins>
            </m:r>
          </m:sub>
        </m:sSub>
      </m:oMath>
      <w:ins w:id="46" w:author="Charlotte Devitre" w:date="2024-08-07T15:38:00Z">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ins>
      <w:ins w:id="47" w:author="Downs, Drew T" w:date="2024-08-07T16:12:00Z">
        <w:r w:rsidR="005371BB">
          <w:rPr>
            <w:rFonts w:ascii="Times New Roman" w:hAnsi="Times New Roman" w:cs="Times New Roman"/>
            <w:color w:val="000000"/>
            <w:sz w:val="24"/>
            <w:lang w:val="en-GB"/>
          </w:rPr>
          <w:t xml:space="preserve">. </w:t>
        </w:r>
      </w:ins>
      <w:ins w:id="48" w:author="Charlotte Devitre" w:date="2024-08-07T15:38:00Z">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ins>
      <w:ins w:id="49" w:author="Downs, Drew T" w:date="2024-08-07T16:13:00Z">
        <w:r w:rsidR="00FD6BBD" w:rsidRPr="002D6E9D">
          <w:rPr>
            <w:rFonts w:asciiTheme="majorHAnsi" w:hAnsiTheme="majorHAnsi" w:cstheme="majorHAnsi"/>
            <w:color w:val="3B3E41"/>
            <w:spacing w:val="11"/>
            <w:sz w:val="24"/>
            <w:szCs w:val="24"/>
            <w:shd w:val="clear" w:color="auto" w:fill="FFFFFF"/>
          </w:rPr>
          <w:t>—</w:t>
        </w:r>
      </w:ins>
      <w:ins w:id="50" w:author="Charlotte Devitre" w:date="2024-08-07T15:38:00Z">
        <w:del w:id="51" w:author="Downs, Drew T" w:date="2024-08-07T16:13:00Z">
          <w:r w:rsidR="00D32207" w:rsidDel="00FD6BBD">
            <w:rPr>
              <w:rFonts w:ascii="Times New Roman" w:hAnsi="Times New Roman" w:cs="Times New Roman"/>
              <w:color w:val="000000"/>
              <w:sz w:val="24"/>
              <w:lang w:val="en-GB"/>
            </w:rPr>
            <w:delText>–</w:delText>
          </w:r>
        </w:del>
        <w:r w:rsidR="00D32207">
          <w:rPr>
            <w:rFonts w:ascii="Times New Roman" w:hAnsi="Times New Roman" w:cs="Times New Roman"/>
            <w:color w:val="000000"/>
            <w:sz w:val="24"/>
            <w:lang w:val="en-GB"/>
          </w:rPr>
          <w:t xml:space="preserve"> likely representative of recharge magmas worldwide </w:t>
        </w:r>
      </w:ins>
      <w:ins w:id="52" w:author="Downs, Drew T" w:date="2024-08-07T16:13:00Z">
        <w:r w:rsidR="00FD6BBD" w:rsidRPr="002D6E9D">
          <w:rPr>
            <w:rFonts w:asciiTheme="majorHAnsi" w:hAnsiTheme="majorHAnsi" w:cstheme="majorHAnsi"/>
            <w:color w:val="3B3E41"/>
            <w:spacing w:val="11"/>
            <w:sz w:val="24"/>
            <w:szCs w:val="24"/>
            <w:shd w:val="clear" w:color="auto" w:fill="FFFFFF"/>
          </w:rPr>
          <w:t>—</w:t>
        </w:r>
      </w:ins>
      <w:ins w:id="53" w:author="Charlotte Devitre" w:date="2024-08-07T15:38:00Z">
        <w:del w:id="54" w:author="Downs, Drew T" w:date="2024-08-07T16:13:00Z">
          <w:r w:rsidR="00D32207" w:rsidDel="00FD6BBD">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xml:space="preserve">may trap fluids with </w:t>
        </w:r>
      </w:ins>
      <m:oMath>
        <m:sSub>
          <m:sSubPr>
            <m:ctrlPr>
              <w:ins w:id="55" w:author="Charlotte Devitre" w:date="2024-08-08T14:38:00Z" w16du:dateUtc="2024-08-08T21:38:00Z">
                <w:rPr>
                  <w:rFonts w:ascii="Cambria Math" w:hAnsi="Cambria Math"/>
                  <w:lang w:val="en-GB"/>
                </w:rPr>
              </w:ins>
            </m:ctrlPr>
          </m:sSubPr>
          <m:e>
            <m:r>
              <w:ins w:id="56" w:author="Charlotte Devitre" w:date="2024-08-08T14:38:00Z" w16du:dateUtc="2024-08-08T21:38:00Z">
                <m:rPr>
                  <m:sty m:val="p"/>
                </m:rPr>
                <w:rPr>
                  <w:rFonts w:ascii="Cambria Math" w:hAnsi="Cambria Math"/>
                  <w:lang w:val="en-GB"/>
                </w:rPr>
                <m:t>X</m:t>
              </w:ins>
            </m:r>
          </m:e>
          <m:sub>
            <m:sSub>
              <m:sSubPr>
                <m:ctrlPr>
                  <w:ins w:id="57" w:author="Charlotte Devitre" w:date="2024-08-08T14:38:00Z" w16du:dateUtc="2024-08-08T21:38:00Z">
                    <w:rPr>
                      <w:rFonts w:ascii="Cambria Math" w:hAnsi="Cambria Math"/>
                      <w:lang w:val="en-GB"/>
                    </w:rPr>
                  </w:ins>
                </m:ctrlPr>
              </m:sSubPr>
              <m:e>
                <m:r>
                  <w:ins w:id="58" w:author="Charlotte Devitre" w:date="2024-08-08T14:38:00Z" w16du:dateUtc="2024-08-08T21:38:00Z">
                    <m:rPr>
                      <m:sty m:val="p"/>
                    </m:rPr>
                    <w:rPr>
                      <w:rFonts w:ascii="Cambria Math" w:hAnsi="Cambria Math"/>
                      <w:lang w:val="en-GB"/>
                    </w:rPr>
                    <m:t>H</m:t>
                  </w:ins>
                </m:r>
              </m:e>
              <m:sub>
                <m:r>
                  <w:ins w:id="59" w:author="Charlotte Devitre" w:date="2024-08-08T14:38:00Z" w16du:dateUtc="2024-08-08T21:38:00Z">
                    <m:rPr>
                      <m:sty m:val="p"/>
                    </m:rPr>
                    <w:rPr>
                      <w:rFonts w:ascii="Cambria Math" w:hAnsi="Cambria Math"/>
                      <w:lang w:val="en-GB"/>
                    </w:rPr>
                    <m:t>2</m:t>
                  </w:ins>
                </m:r>
              </m:sub>
            </m:sSub>
            <m:r>
              <w:ins w:id="60" w:author="Charlotte Devitre" w:date="2024-08-08T14:38:00Z" w16du:dateUtc="2024-08-08T21:38:00Z">
                <m:rPr>
                  <m:sty m:val="p"/>
                </m:rPr>
                <w:rPr>
                  <w:rFonts w:ascii="Cambria Math" w:hAnsi="Cambria Math"/>
                  <w:lang w:val="en-GB"/>
                </w:rPr>
                <m:t>O</m:t>
              </w:ins>
            </m:r>
          </m:sub>
        </m:sSub>
      </m:oMath>
      <w:ins w:id="61" w:author="Charlotte Devitre" w:date="2024-08-08T14:38:00Z" w16du:dateUtc="2024-08-08T21:38:00Z">
        <w:r w:rsidR="00C06AF1">
          <w:rPr>
            <w:b/>
            <w:bCs/>
            <w:iCs/>
            <w:lang w:val="en-GB"/>
          </w:rPr>
          <w:t xml:space="preserve"> </w:t>
        </w:r>
      </w:ins>
      <w:ins w:id="62" w:author="Charlotte Devitre" w:date="2024-08-07T15:38:00Z">
        <w:r w:rsidR="00D32207">
          <w:rPr>
            <w:rFonts w:ascii="Times New Roman" w:hAnsi="Times New Roman" w:cs="Times New Roman"/>
            <w:color w:val="000000"/>
            <w:sz w:val="24"/>
            <w:lang w:val="en-GB"/>
          </w:rPr>
          <w:t xml:space="preserve"> low enough to make fluid inclusion barometry useful</w:t>
        </w:r>
      </w:ins>
      <w:r w:rsidRPr="00B90F91">
        <w:rPr>
          <w:rFonts w:ascii="Times New Roman" w:hAnsi="Times New Roman" w:cs="Times New Roman"/>
          <w:color w:val="000000"/>
          <w:sz w:val="24"/>
          <w:lang w:val="en-GB"/>
        </w:rPr>
        <w:t xml:space="preserve"> at many of the world’s most active and hazardous mafic volcanic systems (e.g.</w:t>
      </w:r>
      <w:ins w:id="63" w:author="Downs, Drew T" w:date="2024-08-07T16:13:00Z">
        <w:r w:rsidR="00FD6BBD">
          <w:rPr>
            <w:rFonts w:ascii="Times New Roman" w:hAnsi="Times New Roman" w:cs="Times New Roman"/>
            <w:color w:val="000000"/>
            <w:sz w:val="24"/>
            <w:lang w:val="en-GB"/>
          </w:rPr>
          <w:t>,</w:t>
        </w:r>
      </w:ins>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ins w:id="64" w:author="Downs, Drew T" w:date="2024-08-07T16:14:00Z">
        <w:r w:rsidR="00FD6BBD" w:rsidRPr="002D6E9D">
          <w:rPr>
            <w:rFonts w:asciiTheme="majorHAnsi" w:hAnsiTheme="majorHAnsi" w:cstheme="majorHAnsi"/>
            <w:color w:val="474747"/>
            <w:sz w:val="24"/>
            <w:szCs w:val="24"/>
            <w:shd w:val="clear" w:color="auto" w:fill="FFFFFF"/>
          </w:rPr>
          <w:t>ʻ</w:t>
        </w:r>
      </w:ins>
      <w:del w:id="65" w:author="Downs, Drew T" w:date="2024-08-07T16:14:00Z">
        <w:r w:rsidRPr="00B90F91" w:rsidDel="00FD6BBD">
          <w:rPr>
            <w:rFonts w:ascii="Times New Roman" w:hAnsi="Times New Roman" w:cs="Times New Roman"/>
            <w:color w:val="000000"/>
            <w:sz w:val="24"/>
            <w:lang w:val="en-GB"/>
          </w:rPr>
          <w:delText>’</w:delText>
        </w:r>
      </w:del>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xml:space="preserve">, Galápagos, East African Rift, Réunion, Canary Islands, Azores, Cabo Verde).  </w:t>
      </w:r>
    </w:p>
    <w:bookmarkEnd w:id="13"/>
    <w:p w14:paraId="2947AB14" w14:textId="759A75EF"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del w:id="66" w:author="Charlotte Devitre" w:date="2024-08-07T15:38:00Z">
        <w:r w:rsidR="00834561">
          <w:rPr>
            <w:rFonts w:ascii="Times New Roman" w:hAnsi="Times New Roman" w:cs="Times New Roman"/>
            <w:color w:val="000000"/>
            <w:sz w:val="24"/>
            <w:szCs w:val="24"/>
            <w:lang w:val="en-GB"/>
          </w:rPr>
          <w:delText>-</w:delText>
        </w:r>
      </w:del>
      <w:ins w:id="67" w:author="Charlotte Devitre" w:date="2024-08-07T15:38:00Z">
        <w:r w:rsidR="004F2B3A">
          <w:rPr>
            <w:rFonts w:ascii="Times New Roman" w:hAnsi="Times New Roman" w:cs="Times New Roman"/>
            <w:color w:val="000000"/>
            <w:sz w:val="24"/>
            <w:szCs w:val="24"/>
            <w:lang w:val="en-GB"/>
          </w:rPr>
          <w:t xml:space="preserve"> </w:t>
        </w:r>
      </w:ins>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r w:rsidR="001E7259">
        <w:rPr>
          <w:rFonts w:ascii="Times New Roman" w:hAnsi="Times New Roman" w:cs="Times New Roman"/>
          <w:color w:val="000000"/>
          <w:sz w:val="24"/>
          <w:szCs w:val="24"/>
          <w:lang w:val="en-GB"/>
        </w:rPr>
        <w:t>Rapid-response</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2DFC2915"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del w:id="68" w:author="Charlotte Devitre" w:date="2024-08-07T15:38:00Z">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del>
      <w:ins w:id="69" w:author="Charlotte Devitre" w:date="2024-08-07T15:38:00Z">
        <w:r w:rsidRPr="00E92B49">
          <w:rPr>
            <w:lang w:val="en-GB"/>
          </w:rPr>
          <w:fldChar w:fldCharType="begin"/>
        </w:r>
        <w:r w:rsidR="007F465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del w:id="70" w:author="Downs, Drew T" w:date="2024-08-07T16:16:00Z">
          <w:r w:rsidRPr="00E92B49" w:rsidDel="0089205E">
            <w:rPr>
              <w:lang w:val="en-GB"/>
            </w:rPr>
            <w:delText>work</w:delText>
          </w:r>
        </w:del>
      </w:ins>
      <w:ins w:id="71" w:author="Downs, Drew T" w:date="2024-08-07T16:16:00Z">
        <w:r w:rsidR="0089205E">
          <w:rPr>
            <w:lang w:val="en-GB"/>
          </w:rPr>
          <w:t>studies</w:t>
        </w:r>
      </w:ins>
      <w:ins w:id="72" w:author="Charlotte Devitre" w:date="2024-08-07T15:38:00Z">
        <w:r w:rsidRPr="00E92B49">
          <w:rPr>
            <w:lang w:val="en-GB"/>
          </w:rPr>
          <w:t xml:space="preserve"> so far </w:t>
        </w:r>
        <w:del w:id="73" w:author="Downs, Drew T" w:date="2024-08-07T16:16:00Z">
          <w:r w:rsidRPr="00E92B49" w:rsidDel="0089205E">
            <w:rPr>
              <w:lang w:val="en-GB"/>
            </w:rPr>
            <w:delText>has</w:delText>
          </w:r>
        </w:del>
      </w:ins>
      <w:ins w:id="74" w:author="Downs, Drew T" w:date="2024-08-07T16:16:00Z">
        <w:r w:rsidR="0089205E">
          <w:rPr>
            <w:lang w:val="en-GB"/>
          </w:rPr>
          <w:t>have</w:t>
        </w:r>
      </w:ins>
      <w:ins w:id="75" w:author="Charlotte Devitre" w:date="2024-08-07T15:38:00Z">
        <w:r w:rsidRPr="00E92B49">
          <w:rPr>
            <w:lang w:val="en-GB"/>
          </w:rPr>
          <w:t xml:space="preserve"> focused on the chemistry of erupted lavas and </w:t>
        </w:r>
      </w:ins>
      <w:ins w:id="76" w:author="Downs, Drew T" w:date="2024-08-07T16:16:00Z">
        <w:r w:rsidR="0089205E">
          <w:rPr>
            <w:lang w:val="en-GB"/>
          </w:rPr>
          <w:t xml:space="preserve">their </w:t>
        </w:r>
      </w:ins>
      <w:ins w:id="77" w:author="Charlotte Devitre" w:date="2024-08-07T15:38:00Z">
        <w:r w:rsidRPr="00E92B49">
          <w:rPr>
            <w:lang w:val="en-GB"/>
          </w:rPr>
          <w:t xml:space="preserve">crystal cargoes </w:t>
        </w:r>
        <w:r w:rsidRPr="00E92B49">
          <w:rPr>
            <w:lang w:val="en-GB"/>
          </w:rPr>
          <w:fldChar w:fldCharType="begin"/>
        </w:r>
        <w:r w:rsidR="007F465D">
          <w:rPr>
            <w:lang w:val="en-GB"/>
          </w:rPr>
          <w:instrText xml:space="preserve"> ADDIN ZOTERO_ITEM CSL_CITATION {"citationID":"xInzlsTa","properties":{"formattedCitation":"(Pankhurst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ins>
      <w:ins w:id="78" w:author="Downs, Drew T" w:date="2024-08-07T16:16:00Z">
        <w:r w:rsidR="0089205E">
          <w:rPr>
            <w:lang w:val="en-GB"/>
          </w:rPr>
          <w:t>s</w:t>
        </w:r>
      </w:ins>
      <w:ins w:id="79" w:author="Charlotte Devitre" w:date="2024-08-07T15:38:00Z">
        <w:r w:rsidRPr="00E92B49">
          <w:rPr>
            <w:lang w:val="en-GB"/>
          </w:rPr>
          <w:t xml:space="preserve"> and rheological properties </w:t>
        </w:r>
        <w:r w:rsidRPr="007B522C">
          <w:rPr>
            <w:lang w:val="en-GB"/>
          </w:rPr>
          <w:fldChar w:fldCharType="begin"/>
        </w:r>
        <w:r w:rsidR="007F465D">
          <w:rPr>
            <w:lang w:val="en-GB"/>
          </w:rPr>
          <w:instrText xml:space="preserve"> ADDIN ZOTERO_ITEM CSL_CITATION {"citationID":"d6PoOAOW","properties":{"formattedCitation":"(Gansecki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del w:id="80" w:author="Downs, Drew T" w:date="2024-08-07T16:17:00Z">
          <w:r w:rsidRPr="00E92B49" w:rsidDel="00B86E5B">
            <w:rPr>
              <w:lang w:val="en-GB"/>
            </w:rPr>
            <w:delText>However, up u</w:delText>
          </w:r>
        </w:del>
      </w:ins>
      <w:ins w:id="81" w:author="Downs, Drew T" w:date="2024-08-07T16:17:00Z">
        <w:r w:rsidR="00B86E5B">
          <w:rPr>
            <w:lang w:val="en-GB"/>
          </w:rPr>
          <w:t>U</w:t>
        </w:r>
      </w:ins>
      <w:ins w:id="82" w:author="Charlotte Devitre" w:date="2024-08-07T15:38:00Z">
        <w:r w:rsidRPr="00E92B49">
          <w:rPr>
            <w:lang w:val="en-GB"/>
          </w:rPr>
          <w:t>ntil now</w:t>
        </w:r>
        <w:del w:id="83" w:author="Downs, Drew T" w:date="2024-08-07T16:17:00Z">
          <w:r w:rsidRPr="00E92B49" w:rsidDel="00B86E5B">
            <w:rPr>
              <w:lang w:val="en-GB"/>
            </w:rPr>
            <w:delText>,</w:delText>
          </w:r>
        </w:del>
        <w:r w:rsidRPr="00E92B49">
          <w:rPr>
            <w:lang w:val="en-GB"/>
          </w:rPr>
          <w:t xml:space="preserve"> petrological monitoring has been unable to address the high-priority question</w:t>
        </w:r>
      </w:ins>
      <w:ins w:id="84" w:author="Downs, Drew T" w:date="2024-08-07T16:18:00Z">
        <w:r w:rsidR="00B86E5B">
          <w:rPr>
            <w:lang w:val="en-GB"/>
          </w:rPr>
          <w:t xml:space="preserve"> </w:t>
        </w:r>
        <w:r w:rsidR="00B86E5B" w:rsidRPr="002D6E9D">
          <w:rPr>
            <w:rFonts w:asciiTheme="majorHAnsi" w:hAnsiTheme="majorHAnsi" w:cstheme="majorHAnsi"/>
            <w:color w:val="3B3E41"/>
            <w:spacing w:val="11"/>
            <w:shd w:val="clear" w:color="auto" w:fill="FFFFFF"/>
          </w:rPr>
          <w:t>—</w:t>
        </w:r>
      </w:ins>
      <w:ins w:id="85" w:author="Charlotte Devitre" w:date="2024-08-07T15:38:00Z">
        <w:del w:id="86" w:author="Downs, Drew T" w:date="2024-08-07T16:18:00Z">
          <w:r w:rsidRPr="00E92B49" w:rsidDel="00B86E5B">
            <w:rPr>
              <w:lang w:val="en-GB"/>
            </w:rPr>
            <w:delText>–</w:delText>
          </w:r>
        </w:del>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7F465D">
          <w:rPr>
            <w:lang w:val="en-GB"/>
          </w:rPr>
          <w:instrText xml:space="preserve"> ADDIN ZOTERO_ITEM CSL_CITATION {"citationID":"QOjMjbJ4","properties":{"formattedCitation":"(Re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del w:id="87" w:author="Downs, Drew T" w:date="2024-08-07T16:19:00Z">
          <w:r w:rsidRPr="00E92B49" w:rsidDel="000327EF">
            <w:rPr>
              <w:lang w:val="en-GB"/>
            </w:rPr>
            <w:delText>vigour</w:delText>
          </w:r>
        </w:del>
      </w:ins>
      <w:proofErr w:type="spellStart"/>
      <w:ins w:id="88" w:author="Downs, Drew T" w:date="2024-08-07T16:19:00Z">
        <w:r w:rsidR="000327EF">
          <w:rPr>
            <w:lang w:val="en-GB"/>
          </w:rPr>
          <w:t>vigor</w:t>
        </w:r>
      </w:ins>
      <w:proofErr w:type="spellEnd"/>
      <w:ins w:id="89" w:author="Charlotte Devitre" w:date="2024-08-07T15:38:00Z">
        <w:r w:rsidRPr="00E92B49">
          <w:rPr>
            <w:lang w:val="en-GB"/>
          </w:rPr>
          <w:t>, pathway, or length of eruption), and to help interpret geophysical signals of ongoing activity. At poorly</w:t>
        </w:r>
      </w:ins>
      <w:ins w:id="90" w:author="Downs, Drew T" w:date="2024-08-07T16:19:00Z">
        <w:r w:rsidR="000327EF">
          <w:rPr>
            <w:lang w:val="en-GB"/>
          </w:rPr>
          <w:t>-</w:t>
        </w:r>
      </w:ins>
      <w:ins w:id="91" w:author="Charlotte Devitre" w:date="2024-08-07T15:38:00Z">
        <w:del w:id="92" w:author="Downs, Drew T" w:date="2024-08-07T16:19:00Z">
          <w:r w:rsidR="004F2B3A" w:rsidDel="000327EF">
            <w:rPr>
              <w:lang w:val="en-GB"/>
            </w:rPr>
            <w:delText xml:space="preserve"> </w:delText>
          </w:r>
        </w:del>
        <w:r w:rsidRPr="00E92B49">
          <w:rPr>
            <w:lang w:val="en-GB"/>
          </w:rPr>
          <w:t xml:space="preserve">monitored volcanoes, where there may be no prior constraints on magma storage geometry </w:t>
        </w:r>
        <w:r w:rsidRPr="00E92B49">
          <w:rPr>
            <w:lang w:val="en-GB"/>
          </w:rPr>
          <w:fldChar w:fldCharType="begin"/>
        </w:r>
        <w:r w:rsidR="007F465D">
          <w:rPr>
            <w:lang w:val="en-GB"/>
          </w:rPr>
          <w:instrText xml:space="preserve"> ADDIN ZOTERO_ITEM CSL_CITATION {"citationID":"Jja7Xexh","properties":{"formattedCitation":"(Wieser {\\i{}et al.}, 2023b)","plainCitation":"(Wieser et al., 2023b)","noteIndex":0},"citationItems":[{"id":"y1MsH9fC/t64clA2I","uris":["http://zotero.org/users/9451925/items/VKWQXY2G"],"itemData":{"id":2028,"type":"article","abstract":"The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del w:id="93" w:author="Downs, Drew T" w:date="2024-08-07T16:20:00Z">
          <w:r w:rsidRPr="00E92B49" w:rsidDel="000327EF">
            <w:rPr>
              <w:lang w:val="en-GB"/>
            </w:rPr>
            <w:delText xml:space="preserve">begin </w:delText>
          </w:r>
        </w:del>
      </w:ins>
      <w:ins w:id="94" w:author="Charlotte Devitre" w:date="2024-08-08T14:39:00Z" w16du:dateUtc="2024-08-08T21:39:00Z">
        <w:r w:rsidR="00C06AF1">
          <w:rPr>
            <w:lang w:val="en-GB"/>
          </w:rPr>
          <w:t>interpret</w:t>
        </w:r>
      </w:ins>
      <w:ins w:id="95" w:author="Charlotte Devitre" w:date="2024-08-07T15:38:00Z">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7F465D">
          <w:rPr>
            <w:lang w:val="en-GB"/>
          </w:rPr>
          <w:instrText xml:space="preserve"> ADDIN ZOTERO_ITEM CSL_CITATION {"citationID":"eyqjPFqG","properties":{"formattedCitation":"(Pritchard {\\i{}et al.}, 2019)","plainCitation":"(Pritchard et al., 2019)","noteIndex":0},"citationItems":[{"id":"y1MsH9fC/Cv5LsysR","uris":["http://zotero.org/users/9451925/items/6CM3IF68"],"itemData":{"id":2113,"type":"article-journal","abstract":"As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w:t>
        </w:r>
      </w:ins>
      <w:ins w:id="96" w:author="Downs, Drew T" w:date="2024-08-07T16:22:00Z">
        <w:r w:rsidR="000327EF">
          <w:t xml:space="preserve">December </w:t>
        </w:r>
      </w:ins>
      <w:ins w:id="97" w:author="Charlotte Devitre" w:date="2024-08-07T15:38:00Z">
        <w:r w:rsidRPr="007B522C">
          <w:t xml:space="preserve">2020 was accompanied by many questions about how the magmatic plumbing system had changed following </w:t>
        </w:r>
        <w:del w:id="98" w:author="Downs, Drew T" w:date="2024-08-07T16:22:00Z">
          <w:r w:rsidRPr="007B522C" w:rsidDel="000327EF">
            <w:delText>the</w:delText>
          </w:r>
        </w:del>
      </w:ins>
      <w:ins w:id="99" w:author="Downs, Drew T" w:date="2024-08-07T16:22:00Z">
        <w:r w:rsidR="000327EF">
          <w:t>&gt;500 m of</w:t>
        </w:r>
      </w:ins>
      <w:ins w:id="100" w:author="Charlotte Devitre" w:date="2024-08-07T15:38:00Z">
        <w:r w:rsidRPr="007B522C">
          <w:t xml:space="preserve"> summit </w:t>
        </w:r>
      </w:ins>
      <w:ins w:id="101" w:author="Downs, Drew T" w:date="2024-08-07T16:22:00Z">
        <w:r w:rsidR="000327EF">
          <w:t xml:space="preserve">caldera </w:t>
        </w:r>
      </w:ins>
      <w:ins w:id="102" w:author="Charlotte Devitre" w:date="2024-08-07T15:38:00Z">
        <w:r w:rsidRPr="007B522C">
          <w:t xml:space="preserve">collapse in 2018 </w:t>
        </w:r>
        <w:r w:rsidRPr="007B522C">
          <w:fldChar w:fldCharType="begin"/>
        </w:r>
        <w:r w:rsidR="007F465D">
          <w:instrText xml:space="preserve"> ADDIN ZOTERO_ITEM CSL_CITATION {"citationID":"ECbTTtQs","properties":{"formattedCitation":"(Lynn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ins>
      <w:r w:rsidRPr="007B522C">
        <w:t>.</w:t>
      </w:r>
    </w:p>
    <w:p w14:paraId="2A8DAAD8" w14:textId="77777777" w:rsidR="00B90F91" w:rsidRPr="00E92B49" w:rsidRDefault="00834561" w:rsidP="00E92B49">
      <w:pPr>
        <w:pStyle w:val="Text"/>
        <w:spacing w:line="480" w:lineRule="auto"/>
        <w:jc w:val="both"/>
        <w:rPr>
          <w:del w:id="103" w:author="Charlotte Devitre" w:date="2024-08-07T15:38:00Z"/>
          <w:lang w:val="en-GB"/>
        </w:rPr>
      </w:pPr>
      <w:del w:id="104" w:author="Charlotte Devitre" w:date="2024-08-07T15:38: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del>
      <w:moveFromRangeStart w:id="105" w:author="Charlotte Devitre" w:date="2024-08-07T15:38:00Z" w:name="move173937520"/>
      <w:moveFrom w:id="106" w:author="Charlotte Devitre" w:date="2024-08-07T15: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t xml:space="preserve">Moho). </w:t>
        </w:r>
      </w:moveFrom>
      <w:moveFromRangeEnd w:id="105"/>
      <w:del w:id="107" w:author="Charlotte Devitre" w:date="2024-08-07T15:38:00Z">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04B26FF9" w14:textId="77777777" w:rsidR="00B90F91" w:rsidRPr="007B522C" w:rsidRDefault="00B90F91" w:rsidP="00B90F91">
      <w:pPr>
        <w:pStyle w:val="Text"/>
        <w:spacing w:line="480" w:lineRule="auto"/>
        <w:jc w:val="both"/>
        <w:rPr>
          <w:moveFrom w:id="108" w:author="Charlotte Devitre" w:date="2024-08-07T15:38:00Z"/>
          <w:lang w:val="en-GB"/>
        </w:rPr>
      </w:pPr>
      <w:del w:id="109" w:author="Charlotte Devitre" w:date="2024-08-07T15:38:00Z">
        <w:r w:rsidRPr="00E92B49">
          <w:rPr>
            <w:lang w:val="en-GB"/>
          </w:rPr>
          <w:delText>Recent developments have shown that Raman-based barometry of CO</w:delText>
        </w:r>
        <w:r w:rsidRPr="00E92B49">
          <w:rPr>
            <w:vertAlign w:val="subscript"/>
            <w:lang w:val="en-GB"/>
          </w:rPr>
          <w:delText>2</w:delText>
        </w:r>
        <w:r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Pr="007B522C">
          <w:rPr>
            <w:lang w:val="en-GB"/>
          </w:rPr>
          <w:delText xml:space="preserve"> analyses </w:delText>
        </w:r>
        <w:r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Pr="007B522C">
          <w:fldChar w:fldCharType="end"/>
        </w:r>
        <w:r w:rsidRPr="007B522C">
          <w:delText>.</w:delText>
        </w:r>
        <w:r w:rsidRPr="00E92B49">
          <w:delText xml:space="preserve"> This method uses spectral features of </w:delText>
        </w:r>
        <w:r w:rsidRPr="00E92B49">
          <w:rPr>
            <w:lang w:val="en-GB"/>
          </w:rPr>
          <w:delText>CO</w:delText>
        </w:r>
        <w:r w:rsidRPr="00E92B49">
          <w:rPr>
            <w:vertAlign w:val="subscript"/>
            <w:lang w:val="en-GB"/>
          </w:rPr>
          <w:delText>2</w:delText>
        </w:r>
        <w:r w:rsidRPr="00E92B49">
          <w:delText xml:space="preserve"> fluids to calculate a </w:delText>
        </w:r>
        <w:r w:rsidRPr="00E92B49">
          <w:rPr>
            <w:lang w:val="en-GB"/>
          </w:rPr>
          <w:delText>CO</w:delText>
        </w:r>
        <w:r w:rsidRPr="00E92B49">
          <w:rPr>
            <w:vertAlign w:val="subscript"/>
            <w:lang w:val="en-GB"/>
          </w:rPr>
          <w:delText>2</w:delText>
        </w:r>
        <w:r w:rsidRPr="00E92B49">
          <w:delText xml:space="preserve"> density using an instrument specific calibration </w:delText>
        </w:r>
        <w:r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Pr="00E92B49">
          <w:fldChar w:fldCharType="end"/>
        </w:r>
        <w:r w:rsidRPr="00E92B49">
          <w:rPr>
            <w:lang w:val="en-GB"/>
          </w:rPr>
          <w:delText>. Along with an estimate of entrapment temperature, this density is converted into an entrapment pressure using a CO</w:delText>
        </w:r>
        <w:r w:rsidRPr="00E92B49">
          <w:rPr>
            <w:vertAlign w:val="subscript"/>
            <w:lang w:val="en-GB"/>
          </w:rPr>
          <w:delText>2</w:delText>
        </w:r>
        <w:r w:rsidRPr="00E92B49">
          <w:rPr>
            <w:lang w:val="en-GB"/>
          </w:rPr>
          <w:delText xml:space="preserve"> Equation of State (EOS</w:delText>
        </w:r>
        <w:r w:rsidRPr="007B522C">
          <w:rPr>
            <w:lang w:val="en-GB"/>
          </w:rPr>
          <w:delText>, Fig. 1). One major advantage is that the conversion of CO</w:delText>
        </w:r>
        <w:r w:rsidRPr="007B522C">
          <w:rPr>
            <w:vertAlign w:val="subscript"/>
            <w:lang w:val="en-GB"/>
          </w:rPr>
          <w:delText>2</w:delText>
        </w:r>
        <w:r w:rsidRPr="007B522C">
          <w:delText xml:space="preserve"> density to pressure is relatively insensitive to </w:delText>
        </w:r>
        <w:r w:rsidRPr="007B522C">
          <w:rPr>
            <w:lang w:val="en-GB"/>
          </w:rPr>
          <w:delText>the choice of entrapment temperature, a parameter which may not be known at the onset of a new eruptive episode (Fig. 1a</w:delText>
        </w:r>
        <w:r w:rsidRPr="007B522C">
          <w:delText>-b</w:delText>
        </w:r>
        <w:r w:rsidRPr="007B522C">
          <w:rPr>
            <w:lang w:val="en-GB"/>
          </w:rPr>
          <w:delText>).</w:delText>
        </w:r>
        <w:r w:rsidR="007D29B0">
          <w:rPr>
            <w:lang w:val="en-GB"/>
          </w:rPr>
          <w:delText xml:space="preserve"> The difference in pressure for EOS calculations considering </w:delText>
        </w:r>
        <w:r w:rsidRPr="007B522C">
          <w:rPr>
            <w:lang w:val="en-GB"/>
          </w:rPr>
          <w:delText xml:space="preserve">the lower and upper limit of liquidus temperatures for olivine-saturated melts erupted at Kīlauea volcano throughout its history (~1100 and 1350 ˚C; </w:delText>
        </w:r>
        <w:r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(DeVitre and Wieser, 2024)</w:delText>
        </w:r>
        <w:r w:rsidRPr="007B522C">
          <w:fldChar w:fldCharType="end"/>
        </w:r>
        <w:r w:rsidRPr="007B522C">
          <w:rPr>
            <w:lang w:val="en-GB"/>
          </w:rPr>
          <w:delText>)</w:delText>
        </w:r>
        <w:r w:rsidR="007D29B0">
          <w:rPr>
            <w:lang w:val="en-GB"/>
          </w:rPr>
          <w:delText xml:space="preserve"> </w:delText>
        </w:r>
        <w:r w:rsidRPr="007B522C">
          <w:rPr>
            <w:lang w:val="en-GB"/>
          </w:rPr>
          <w:delText>is at most ~20 %, which corresponds to ~0.2</w:delText>
        </w:r>
        <w:r w:rsidR="007D29B0">
          <w:rPr>
            <w:lang w:val="en-GB"/>
          </w:rPr>
          <w:delText>-</w:delText>
        </w:r>
        <w:r w:rsidRPr="007B522C">
          <w:rPr>
            <w:lang w:val="en-GB"/>
          </w:rPr>
          <w:delText xml:space="preserve">0.4 km at depths representative of the Halemaʻumaʻu reservoir </w:delText>
        </w:r>
        <w:r w:rsidR="00CB6366">
          <w:rPr>
            <w:lang w:val="en-GB"/>
          </w:rPr>
          <w:delText>(</w:delText>
        </w:r>
        <w:r w:rsidRPr="007B522C">
          <w:rPr>
            <w:lang w:val="en-GB"/>
          </w:rPr>
          <w:delText xml:space="preserve">1-2 km), and ~0.6-1 km at the depths of the </w:delText>
        </w:r>
        <w:r w:rsidR="007C5202">
          <w:rPr>
            <w:lang w:val="en-GB"/>
          </w:rPr>
          <w:delText>S</w:delText>
        </w:r>
        <w:r w:rsidRPr="007B522C">
          <w:rPr>
            <w:lang w:val="en-GB"/>
          </w:rPr>
          <w:delText>outh</w:delText>
        </w:r>
        <w:r w:rsidR="007C5202">
          <w:rPr>
            <w:lang w:val="en-GB"/>
          </w:rPr>
          <w:delText>-</w:delText>
        </w:r>
        <w:r w:rsidRPr="007B522C">
          <w:rPr>
            <w:lang w:val="en-GB"/>
          </w:rPr>
          <w:delText>Caldera reservoir (3-5 km</w:delText>
        </w:r>
        <w:r w:rsidR="007D29B0">
          <w:rPr>
            <w:lang w:val="en-GB"/>
          </w:rPr>
          <w:delText>;</w:delText>
        </w:r>
        <w:r w:rsidRPr="007B522C">
          <w:rPr>
            <w:lang w:val="en-GB"/>
          </w:rPr>
          <w:delText xml:space="preserve"> Fig. 1b</w:delText>
        </w:r>
      </w:del>
      <w:moveFromRangeStart w:id="110" w:author="Charlotte Devitre" w:date="2024-08-07T15:38:00Z" w:name="move173937521"/>
      <w:moveFrom w:id="111" w:author="Charlotte Devitre" w:date="2024-08-07T15:38:00Z">
        <w:r w:rsidRPr="007B522C">
          <w:rPr>
            <w:lang w:val="en-GB"/>
          </w:rPr>
          <w:t xml:space="preserve"> and Fig. </w:t>
        </w:r>
        <w:r>
          <w:rPr>
            <w:lang w:val="en-GB"/>
          </w:rPr>
          <w:t>S3</w:t>
        </w:r>
        <w:r w:rsidRPr="007B522C">
          <w:rPr>
            <w:lang w:val="en-GB"/>
          </w:rPr>
          <w:t>-</w:t>
        </w:r>
        <w:r>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moveFrom>
    </w:p>
    <w:moveFromRangeEnd w:id="110"/>
    <w:p w14:paraId="6664F69B" w14:textId="324DE469" w:rsidR="00B90F91" w:rsidRPr="00E92B49" w:rsidRDefault="00834561" w:rsidP="00E92B49">
      <w:pPr>
        <w:pStyle w:val="Text"/>
        <w:spacing w:line="480" w:lineRule="auto"/>
        <w:jc w:val="both"/>
        <w:rPr>
          <w:ins w:id="112" w:author="Charlotte Devitre" w:date="2024-08-07T15:38:00Z"/>
          <w:lang w:val="en-GB"/>
        </w:rPr>
      </w:pPr>
      <w:ins w:id="113" w:author="Charlotte Devitre" w:date="2024-08-07T15:38: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F465D">
          <w:rPr>
            <w:lang w:val="en-GB"/>
          </w:rPr>
          <w:instrText xml:space="preserve"> ADDIN ZOTERO_ITEM CSL_CITATION {"citationID":"SMcLjzCz","properties":{"formattedCitation":"(Re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ins>
      <w:ins w:id="114" w:author="Downs, Drew T" w:date="2024-08-07T16:24:00Z">
        <w:r w:rsidR="00B62359">
          <w:rPr>
            <w:lang w:val="en-GB"/>
          </w:rPr>
          <w:t>.</w:t>
        </w:r>
      </w:ins>
      <w:ins w:id="115" w:author="Charlotte Devitre" w:date="2024-08-08T14:36:00Z" w16du:dateUtc="2024-08-08T21:36:00Z">
        <w:r w:rsidR="00C06AF1">
          <w:rPr>
            <w:lang w:val="en-GB"/>
          </w:rPr>
          <w:t xml:space="preserve"> For example, </w:t>
        </w:r>
      </w:ins>
      <w:ins w:id="116" w:author="Charlotte Devitre" w:date="2024-08-07T15:38:00Z">
        <w:del w:id="117" w:author="Downs, Drew T" w:date="2024-08-07T16:25:00Z">
          <w:r w:rsidR="00713AFA" w:rsidDel="00B62359">
            <w:rPr>
              <w:lang w:val="en-GB"/>
            </w:rPr>
            <w:delText xml:space="preserve"> (e.g., </w:delText>
          </w:r>
        </w:del>
        <w:r w:rsidR="00713AFA">
          <w:rPr>
            <w:lang w:val="en-GB"/>
          </w:rPr>
          <w:fldChar w:fldCharType="begin"/>
        </w:r>
        <w:r w:rsidR="007F465D">
          <w:rPr>
            <w:lang w:val="en-GB"/>
          </w:rPr>
          <w:instrText xml:space="preserve"> ADDIN ZOTERO_ITEM CSL_CITATION {"citationID":"OpoJftvE","properties":{"formattedCitation":"(Lerner {\\i{}et al.}, 2021; Wieser {\\i{}et al.}, 2021)","plainCitation":"(Lerner et al., 2021; Wieser et al., 2021)","dontUpdate":true,"noteIndex":0},"citationItems":[{"id":"y1MsH9fC/bRf64DGE","uris":["http://zotero.org/users/9451925/items/MK6E7YHU"],"itemData":{"id":"YRNO6Sw0/bjZ2y9Ld","type":"article-journal","container-title":"Bulletin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del w:id="118" w:author="Downs, Drew T" w:date="2024-08-07T16:25:00Z">
          <w:r w:rsidR="007C554B" w:rsidRPr="007C554B" w:rsidDel="00B62359">
            <w:delText>,</w:delText>
          </w:r>
        </w:del>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t>
        </w:r>
        <w:del w:id="119" w:author="Downs, Drew T" w:date="2024-08-07T16:25:00Z">
          <w:r w:rsidR="007C554B" w:rsidDel="00B62359">
            <w:rPr>
              <w:lang w:val="en-GB"/>
            </w:rPr>
            <w:delText xml:space="preserve">were </w:delText>
          </w:r>
        </w:del>
        <w:r w:rsidR="007C554B">
          <w:rPr>
            <w:lang w:val="en-GB"/>
          </w:rPr>
          <w:t xml:space="preserve">both </w:t>
        </w:r>
        <w:del w:id="120" w:author="Downs, Drew T" w:date="2024-08-07T16:25:00Z">
          <w:r w:rsidR="007C554B" w:rsidDel="00B62359">
            <w:rPr>
              <w:lang w:val="en-GB"/>
            </w:rPr>
            <w:delText>submitted</w:delText>
          </w:r>
        </w:del>
      </w:ins>
      <w:ins w:id="121" w:author="Downs, Drew T" w:date="2024-08-07T16:25:00Z">
        <w:r w:rsidR="00B62359">
          <w:rPr>
            <w:lang w:val="en-GB"/>
          </w:rPr>
          <w:t>published</w:t>
        </w:r>
      </w:ins>
      <w:ins w:id="122" w:author="Charlotte Devitre" w:date="2024-08-07T15:38:00Z">
        <w:r w:rsidR="007C554B">
          <w:rPr>
            <w:lang w:val="en-GB"/>
          </w:rPr>
          <w:t xml:space="preserve"> </w:t>
        </w:r>
      </w:ins>
      <w:ins w:id="123" w:author="Downs, Drew T" w:date="2024-08-07T16:25:00Z">
        <w:r w:rsidR="00B62359">
          <w:rPr>
            <w:lang w:val="en-GB"/>
          </w:rPr>
          <w:t xml:space="preserve">peer-reviewed papers </w:t>
        </w:r>
      </w:ins>
      <w:ins w:id="124" w:author="Charlotte Devitre" w:date="2024-08-07T15:38:00Z">
        <w:r w:rsidR="007C554B">
          <w:rPr>
            <w:lang w:val="en-GB"/>
          </w:rPr>
          <w:t>~</w:t>
        </w:r>
      </w:ins>
      <w:ins w:id="125" w:author="Downs, Drew T" w:date="2024-08-07T16:25:00Z">
        <w:r w:rsidR="00B62359">
          <w:rPr>
            <w:lang w:val="en-GB"/>
          </w:rPr>
          <w:t>3</w:t>
        </w:r>
      </w:ins>
      <w:ins w:id="126" w:author="Charlotte Devitre" w:date="2024-08-07T15:38:00Z">
        <w:del w:id="127" w:author="Downs, Drew T" w:date="2024-08-07T16:25:00Z">
          <w:r w:rsidR="00C359AE" w:rsidDel="00B62359">
            <w:rPr>
              <w:lang w:val="en-GB"/>
            </w:rPr>
            <w:delText>2</w:delText>
          </w:r>
        </w:del>
        <w:r w:rsidR="007C554B">
          <w:rPr>
            <w:lang w:val="en-GB"/>
          </w:rPr>
          <w:t xml:space="preserve"> year</w:t>
        </w:r>
        <w:r w:rsidR="00C359AE">
          <w:rPr>
            <w:lang w:val="en-GB"/>
          </w:rPr>
          <w:t>s</w:t>
        </w:r>
        <w:r w:rsidR="007C554B">
          <w:rPr>
            <w:lang w:val="en-GB"/>
          </w:rPr>
          <w:t xml:space="preserve"> </w:t>
        </w:r>
        <w:del w:id="128" w:author="Downs, Drew T" w:date="2024-08-07T16:25:00Z">
          <w:r w:rsidR="007C554B" w:rsidDel="00B62359">
            <w:rPr>
              <w:lang w:val="en-GB"/>
            </w:rPr>
            <w:delText xml:space="preserve">and published </w:delText>
          </w:r>
          <w:r w:rsidR="005C266E" w:rsidDel="00B62359">
            <w:rPr>
              <w:lang w:val="en-GB"/>
            </w:rPr>
            <w:delText>3</w:delText>
          </w:r>
          <w:r w:rsidR="007C554B" w:rsidDel="00B62359">
            <w:rPr>
              <w:lang w:val="en-GB"/>
            </w:rPr>
            <w:delText xml:space="preserve"> years </w:delText>
          </w:r>
        </w:del>
        <w:r w:rsidR="007C554B">
          <w:rPr>
            <w:lang w:val="en-GB"/>
          </w:rPr>
          <w:t xml:space="preserve">after the 2018 </w:t>
        </w:r>
        <w:del w:id="129" w:author="Downs, Drew T" w:date="2024-08-07T16:25:00Z">
          <w:r w:rsidR="007C554B" w:rsidDel="00B62359">
            <w:rPr>
              <w:lang w:val="en-GB"/>
            </w:rPr>
            <w:delText>L</w:delText>
          </w:r>
        </w:del>
      </w:ins>
      <w:ins w:id="130" w:author="Charlotte Devitre" w:date="2024-08-08T14:40:00Z" w16du:dateUtc="2024-08-08T21:40:00Z">
        <w:r w:rsidR="00C06AF1">
          <w:rPr>
            <w:lang w:val="en-GB"/>
          </w:rPr>
          <w:t>l</w:t>
        </w:r>
      </w:ins>
      <w:ins w:id="131" w:author="Downs, Drew T" w:date="2024-08-07T16:25:00Z">
        <w:r w:rsidR="00B62359">
          <w:rPr>
            <w:lang w:val="en-GB"/>
          </w:rPr>
          <w:t>o</w:t>
        </w:r>
      </w:ins>
      <w:ins w:id="132" w:author="Downs, Drew T" w:date="2024-08-07T16:26:00Z">
        <w:r w:rsidR="00B62359">
          <w:rPr>
            <w:lang w:val="en-GB"/>
          </w:rPr>
          <w:t>wer East Rift Zone (L</w:t>
        </w:r>
      </w:ins>
      <w:ins w:id="133" w:author="Charlotte Devitre" w:date="2024-08-07T15:38:00Z">
        <w:r w:rsidR="007C554B">
          <w:rPr>
            <w:lang w:val="en-GB"/>
          </w:rPr>
          <w:t>ERZ</w:t>
        </w:r>
      </w:ins>
      <w:ins w:id="134" w:author="Downs, Drew T" w:date="2024-08-07T16:26:00Z">
        <w:r w:rsidR="00B62359">
          <w:rPr>
            <w:lang w:val="en-GB"/>
          </w:rPr>
          <w:t>)</w:t>
        </w:r>
      </w:ins>
      <w:ins w:id="135" w:author="Charlotte Devitre" w:date="2024-08-07T15:38:00Z">
        <w:r w:rsidR="007C554B">
          <w:rPr>
            <w:lang w:val="en-GB"/>
          </w:rPr>
          <w:t xml:space="preserve"> eruption of Kīlauea had ended</w:t>
        </w:r>
        <w:del w:id="136" w:author="Downs, Drew T" w:date="2024-08-07T16:26:00Z">
          <w:r w:rsidR="007C554B" w:rsidDel="00B62359">
            <w:rPr>
              <w:lang w:val="en-GB"/>
            </w:rPr>
            <w:delText>)</w:delText>
          </w:r>
        </w:del>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ins>
      <w:ins w:id="137" w:author="Downs, Drew T" w:date="2024-08-07T16:27:00Z">
        <w:r w:rsidR="001A45C6">
          <w:rPr>
            <w:lang w:val="en-GB"/>
          </w:rPr>
          <w:t>,</w:t>
        </w:r>
      </w:ins>
      <w:ins w:id="138" w:author="Charlotte Devitre" w:date="2024-08-07T15:38:00Z">
        <w:del w:id="139" w:author="Downs, Drew T" w:date="2024-08-07T16:27:00Z">
          <w:r w:rsidR="00B90F91" w:rsidRPr="00E92B49" w:rsidDel="001A45C6">
            <w:rPr>
              <w:lang w:val="en-GB"/>
            </w:rPr>
            <w:delText xml:space="preserve"> </w:delText>
          </w:r>
          <w:r w:rsidR="00B90F91" w:rsidRPr="007B522C" w:rsidDel="001A45C6">
            <w:rPr>
              <w:lang w:val="en-GB"/>
            </w:rPr>
            <w:delText xml:space="preserve">than </w:delText>
          </w:r>
          <w:r w:rsidR="00CA026A" w:rsidDel="001A45C6">
            <w:rPr>
              <w:lang w:val="en-GB"/>
            </w:rPr>
            <w:delText>this</w:delText>
          </w:r>
          <w:r w:rsidR="00B90F91" w:rsidRPr="007B522C" w:rsidDel="001A45C6">
            <w:rPr>
              <w:lang w:val="en-GB"/>
            </w:rPr>
            <w:delText>,</w:delText>
          </w:r>
        </w:del>
        <w:r w:rsidR="00B90F91" w:rsidRPr="00E92B49">
          <w:rPr>
            <w:lang w:val="en-GB"/>
          </w:rPr>
          <w:t xml:space="preserve"> it is </w:t>
        </w:r>
      </w:ins>
      <w:ins w:id="140" w:author="Downs, Drew T" w:date="2024-08-07T16:27:00Z">
        <w:r w:rsidR="001A45C6">
          <w:rPr>
            <w:lang w:val="en-GB"/>
          </w:rPr>
          <w:t xml:space="preserve">also more </w:t>
        </w:r>
      </w:ins>
      <w:ins w:id="141" w:author="Charlotte Devitre" w:date="2024-08-07T15:38:00Z">
        <w:r w:rsidR="00B90F91" w:rsidRPr="00E92B49">
          <w:rPr>
            <w:lang w:val="en-GB"/>
          </w:rPr>
          <w:t xml:space="preserve">imprecise </w:t>
        </w:r>
        <w:r w:rsidR="00B90F91" w:rsidRPr="00E92B49">
          <w:rPr>
            <w:lang w:val="en-GB"/>
          </w:rPr>
          <w:fldChar w:fldCharType="begin"/>
        </w:r>
        <w:r w:rsidR="007F465D">
          <w:rPr>
            <w:lang w:val="en-GB"/>
          </w:rPr>
          <w:instrText xml:space="preserve"> ADDIN ZOTERO_ITEM CSL_CITATION {"citationID":"AV8E5NeI","properties":{"formattedCitation":"(Wieser {\\i{}et al.}, 2023a)","plainCitation":"(Wieser et al., 2023a)","noteIndex":0},"citationItems":[{"id":"y1MsH9fC/vvlUylco","uris":["http://zotero.org/users/9451925/items/W4LHA48G"],"itemData":{"id":2030,"type":"article-journal","abstract":"The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ins>
      <w:moveToRangeStart w:id="142" w:author="Charlotte Devitre" w:date="2024-08-07T15:38:00Z" w:name="move173937520"/>
      <w:moveTo w:id="143" w:author="Charlotte Devitre" w:date="2024-08-07T15: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del w:id="144" w:author="Downs, Drew T" w:date="2024-08-07T16:27:00Z">
          <w:r w:rsidR="00B90F91" w:rsidRPr="007B522C" w:rsidDel="001A45C6">
            <w:rPr>
              <w:lang w:val="en-GB"/>
            </w:rPr>
            <w:delText>regions</w:delText>
          </w:r>
        </w:del>
      </w:moveTo>
      <w:ins w:id="145" w:author="Downs, Drew T" w:date="2024-08-07T16:27:00Z">
        <w:r w:rsidR="001A45C6">
          <w:rPr>
            <w:lang w:val="en-GB"/>
          </w:rPr>
          <w:t>dep</w:t>
        </w:r>
      </w:ins>
      <w:ins w:id="146" w:author="Downs, Drew T" w:date="2024-08-07T16:28:00Z">
        <w:r w:rsidR="001A45C6">
          <w:rPr>
            <w:lang w:val="en-GB"/>
          </w:rPr>
          <w:t>ths</w:t>
        </w:r>
      </w:ins>
      <w:moveTo w:id="147" w:author="Charlotte Devitre" w:date="2024-08-07T15:38:00Z">
        <w:r w:rsidR="00B90F91" w:rsidRPr="00E92B49">
          <w:rPr>
            <w:lang w:val="en-GB"/>
          </w:rPr>
          <w:t xml:space="preserve"> </w:t>
        </w:r>
        <w:r w:rsidR="00B90F91" w:rsidRPr="00E92B49">
          <w:rPr>
            <w:lang w:val="en-GB"/>
          </w:rPr>
          <w:lastRenderedPageBreak/>
          <w:t xml:space="preserve">(e.g., crust vs. </w:t>
        </w:r>
        <w:r w:rsidR="004E38D9">
          <w:rPr>
            <w:lang w:val="en-GB"/>
          </w:rPr>
          <w:t>sub-</w:t>
        </w:r>
        <w:r w:rsidR="00B90F91" w:rsidRPr="00E92B49">
          <w:rPr>
            <w:lang w:val="en-GB"/>
          </w:rPr>
          <w:t xml:space="preserve">Moho). </w:t>
        </w:r>
      </w:moveTo>
      <w:moveToRangeEnd w:id="142"/>
      <w:ins w:id="148" w:author="Charlotte Devitre" w:date="2024-08-07T15:38:00Z">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ins>
      <w:ins w:id="149" w:author="Downs, Drew T" w:date="2024-08-07T16:28:00Z">
        <w:r w:rsidR="001A45C6">
          <w:rPr>
            <w:lang w:val="en-GB"/>
          </w:rPr>
          <w:t xml:space="preserve">of their </w:t>
        </w:r>
      </w:ins>
      <w:ins w:id="150" w:author="Charlotte Devitre" w:date="2024-08-07T15:38:00Z">
        <w:del w:id="151" w:author="Downs, Drew T" w:date="2024-08-07T16:28:00Z">
          <w:r w:rsidR="00B90F91" w:rsidRPr="007B522C" w:rsidDel="001A45C6">
            <w:rPr>
              <w:lang w:val="en-GB"/>
            </w:rPr>
            <w:delText>lavas</w:delText>
          </w:r>
        </w:del>
      </w:ins>
      <w:ins w:id="152" w:author="Downs, Drew T" w:date="2024-08-07T16:28:00Z">
        <w:r w:rsidR="001A45C6">
          <w:rPr>
            <w:lang w:val="en-GB"/>
          </w:rPr>
          <w:t>eruptive products</w:t>
        </w:r>
      </w:ins>
      <w:ins w:id="153" w:author="Charlotte Devitre" w:date="2024-08-07T15:38:00Z">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F465D">
          <w:rPr>
            <w:lang w:val="en-GB"/>
          </w:rPr>
          <w:instrText xml:space="preserve"> ADDIN ZOTERO_ITEM CSL_CITATION {"citationID":"XblM5Ymy","properties":{"formattedCitation":"(Baker and Amelung, 2012; Anderson and Poland, 2016)","plainCitation":"(Baker and Amelung, 2012; Anderson and Poland, 2016)","noteIndex":0},"citationItems":[{"id":"y1MsH9fC/F9X8gPp4","uris":["http://zotero.org/users/9451925/items/AVM9PSS7"],"itemData":{"id":2004,"type":"article-journal","abstract":"Estimating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ins>
    </w:p>
    <w:p w14:paraId="101E4214" w14:textId="2F805BDF" w:rsidR="00256D85" w:rsidRPr="00112DA5" w:rsidRDefault="00137DC1" w:rsidP="00622163">
      <w:pPr>
        <w:pStyle w:val="Text"/>
        <w:spacing w:line="480" w:lineRule="auto"/>
        <w:jc w:val="both"/>
        <w:rPr>
          <w:ins w:id="154" w:author="Charlotte Devitre" w:date="2024-08-07T15:38:00Z"/>
        </w:rPr>
      </w:pPr>
      <w:ins w:id="155" w:author="Charlotte Devitre" w:date="2024-08-07T15:38:00Z">
        <w:r>
          <w:rPr>
            <w:lang w:val="en-GB"/>
          </w:rPr>
          <w:t xml:space="preserve">Fluid inclusion barometry via micro-thermometry and Raman spectroscopy is a well-established technique that has regularly been applied to determine the structure of </w:t>
        </w:r>
        <w:del w:id="156" w:author="Downs, Drew T" w:date="2024-08-07T16:30:00Z">
          <w:r w:rsidR="00E430E2" w:rsidDel="00AA29C1">
            <w:rPr>
              <w:lang w:val="en-GB"/>
            </w:rPr>
            <w:delText xml:space="preserve">certain </w:delText>
          </w:r>
        </w:del>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7F465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F465D">
          <w:rPr>
            <w:rFonts w:ascii="Cambria Math" w:hAnsi="Cambria Math" w:cs="Cambria Math"/>
            <w:lang w:val="en-GB"/>
          </w:rPr>
          <w:instrText>∼</w:instrText>
        </w:r>
        <w:r w:rsidR="007F465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F465D">
          <w:rPr>
            <w:rFonts w:ascii="Cambria Math" w:hAnsi="Cambria Math" w:cs="Cambria Math"/>
            <w:lang w:val="en-GB"/>
          </w:rPr>
          <w:instrText>∼</w:instrText>
        </w:r>
        <w:r w:rsidR="007F465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F465D">
          <w:rPr>
            <w:rFonts w:ascii="Cambria Math" w:hAnsi="Cambria Math" w:cs="Cambria Math"/>
            <w:lang w:val="en-GB"/>
          </w:rPr>
          <w:instrText>∼</w:instrText>
        </w:r>
        <w:r w:rsidR="007F465D">
          <w:rPr>
            <w:lang w:val="en-GB"/>
          </w:rPr>
          <w:instrText xml:space="preserve"> 1200°C and hydrostatic pressure from a liquid lava column, extrapolation of CO2 P-V-T data indicates that the primary inclusions were trapped at </w:instrText>
        </w:r>
        <w:r w:rsidR="007F465D">
          <w:rPr>
            <w:rFonts w:ascii="Cambria Math" w:hAnsi="Cambria Math" w:cs="Cambria Math"/>
            <w:lang w:val="en-GB"/>
          </w:rPr>
          <w:instrText>∼</w:instrText>
        </w:r>
        <w:r w:rsidR="007F465D">
          <w:rPr>
            <w:lang w:val="en-GB"/>
          </w:rPr>
          <w:instrText xml:space="preserve"> 220–470 MPa (2200–4700 bars), or </w:instrText>
        </w:r>
        <w:r w:rsidR="007F465D">
          <w:rPr>
            <w:rFonts w:ascii="Cambria Math" w:hAnsi="Cambria Math" w:cs="Cambria Math"/>
            <w:lang w:val="en-GB"/>
          </w:rPr>
          <w:instrText>∼</w:instrText>
        </w:r>
        <w:r w:rsidR="007F465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F465D">
          <w:rPr>
            <w:rFonts w:ascii="Cambria Math" w:hAnsi="Cambria Math" w:cs="Cambria Math"/>
            <w:lang w:val="en-GB"/>
          </w:rPr>
          <w:instrText>≫</w:instrText>
        </w:r>
        <w:r w:rsidR="007F465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ins>
      <w:ins w:id="157" w:author="Downs, Drew T" w:date="2024-08-07T16:30:00Z">
        <w:r w:rsidR="00AA29C1" w:rsidRPr="002D6E9D">
          <w:rPr>
            <w:rFonts w:asciiTheme="majorHAnsi" w:hAnsiTheme="majorHAnsi" w:cstheme="majorHAnsi"/>
            <w:color w:val="3B3E41"/>
            <w:spacing w:val="11"/>
            <w:shd w:val="clear" w:color="auto" w:fill="FFFFFF"/>
          </w:rPr>
          <w:t>—</w:t>
        </w:r>
      </w:ins>
      <w:ins w:id="158" w:author="Charlotte Devitre" w:date="2024-08-07T15:38:00Z">
        <w:del w:id="159" w:author="Downs, Drew T" w:date="2024-08-07T16:30:00Z">
          <w:r w:rsidR="005B0ABA" w:rsidDel="00AA29C1">
            <w:rPr>
              <w:lang w:val="en-GB"/>
            </w:rPr>
            <w:delText>–</w:delText>
          </w:r>
        </w:del>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ins>
      <w:ins w:id="160" w:author="Downs, Drew T" w:date="2024-08-07T16:30:00Z">
        <w:r w:rsidR="00AA29C1" w:rsidRPr="002D6E9D">
          <w:rPr>
            <w:rFonts w:asciiTheme="majorHAnsi" w:hAnsiTheme="majorHAnsi" w:cstheme="majorHAnsi"/>
            <w:color w:val="3B3E41"/>
            <w:spacing w:val="11"/>
            <w:shd w:val="clear" w:color="auto" w:fill="FFFFFF"/>
          </w:rPr>
          <w:t>—</w:t>
        </w:r>
      </w:ins>
      <w:ins w:id="161" w:author="Charlotte Devitre" w:date="2024-08-07T15:38:00Z">
        <w:del w:id="162" w:author="Downs, Drew T" w:date="2024-08-07T16:30:00Z">
          <w:r w:rsidR="005B0ABA" w:rsidDel="00AA29C1">
            <w:rPr>
              <w:lang w:val="en-GB"/>
            </w:rPr>
            <w:delText>–</w:delText>
          </w:r>
        </w:del>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w:t>
        </w:r>
        <w:del w:id="163" w:author="Downs, Drew T" w:date="2024-08-07T16:30:00Z">
          <w:r w:rsidR="005B0ABA" w:rsidDel="00AA29C1">
            <w:rPr>
              <w:lang w:val="en-GB"/>
            </w:rPr>
            <w:delText>~</w:delText>
          </w:r>
        </w:del>
        <w:r w:rsidR="005B0ABA">
          <w:rPr>
            <w:lang w:val="en-GB"/>
          </w:rPr>
          <w: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del w:id="164" w:author="Downs, Drew T" w:date="2024-08-07T16:31:00Z">
          <w:r w:rsidR="00632C29" w:rsidDel="00AA29C1">
            <w:rPr>
              <w:lang w:val="en-GB"/>
            </w:rPr>
            <w:delText>vapour</w:delText>
          </w:r>
        </w:del>
      </w:ins>
      <w:ins w:id="165" w:author="Downs, Drew T" w:date="2024-08-07T16:31:00Z">
        <w:r w:rsidR="00AA29C1">
          <w:rPr>
            <w:lang w:val="en-GB"/>
          </w:rPr>
          <w:t>vapor</w:t>
        </w:r>
      </w:ins>
      <w:ins w:id="166" w:author="Charlotte Devitre" w:date="2024-08-07T15:38:00Z">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ins>
      <w:ins w:id="167" w:author="Downs, Drew T" w:date="2024-08-07T16:31:00Z">
        <w:r w:rsidR="00AA29C1">
          <w:rPr>
            <w:lang w:val="en-GB"/>
          </w:rPr>
          <w:t>,</w:t>
        </w:r>
      </w:ins>
      <w:ins w:id="168" w:author="Charlotte Devitre" w:date="2024-08-07T15:38:00Z">
        <w:r w:rsidR="003B1F4E">
          <w:rPr>
            <w:lang w:val="en-GB"/>
          </w:rPr>
          <w:t xml:space="preserve"> </w:t>
        </w:r>
        <w:r w:rsidR="00632C29">
          <w:rPr>
            <w:lang w:val="en-GB"/>
          </w:rPr>
          <w:t>and therefore the technique is limited in its applicability to estimate the shallow structure of magmatic plumbing systems (&lt;5</w:t>
        </w:r>
        <w:del w:id="169" w:author="Downs, Drew T" w:date="2024-08-07T16:31:00Z">
          <w:r w:rsidR="00632C29" w:rsidDel="00AA29C1">
            <w:rPr>
              <w:lang w:val="en-GB"/>
            </w:rPr>
            <w:delText>-</w:delText>
          </w:r>
        </w:del>
      </w:ins>
      <w:ins w:id="170" w:author="Downs, Drew T" w:date="2024-08-07T16:31:00Z">
        <w:r w:rsidR="00AA29C1">
          <w:rPr>
            <w:lang w:val="en-GB"/>
          </w:rPr>
          <w:t>–</w:t>
        </w:r>
      </w:ins>
      <w:ins w:id="171" w:author="Charlotte Devitre" w:date="2024-08-07T15:38:00Z">
        <w:r w:rsidR="00632C29">
          <w:rPr>
            <w:lang w:val="en-GB"/>
          </w:rPr>
          <w:t>7 km)</w:t>
        </w:r>
        <w:r w:rsidR="003B1F4E">
          <w:rPr>
            <w:lang w:val="en-GB"/>
          </w:rPr>
          <w:t>, except perhaps in the case of large inclusions in clear host phases</w:t>
        </w:r>
      </w:ins>
      <w:ins w:id="172" w:author="Downs, Drew T" w:date="2024-08-07T16:31:00Z">
        <w:r w:rsidR="00AA29C1">
          <w:rPr>
            <w:lang w:val="en-GB"/>
          </w:rPr>
          <w:t>,</w:t>
        </w:r>
      </w:ins>
      <w:ins w:id="173" w:author="Charlotte Devitre" w:date="2024-08-07T15:38:00Z">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w:t>
        </w:r>
        <w:del w:id="174" w:author="Downs, Drew T" w:date="2024-08-07T16:32:00Z">
          <w:r w:rsidR="00632C29" w:rsidDel="00AA29C1">
            <w:rPr>
              <w:lang w:val="en-GB"/>
            </w:rPr>
            <w:delText>in</w:delText>
          </w:r>
        </w:del>
      </w:ins>
      <w:ins w:id="175" w:author="Downs, Drew T" w:date="2024-08-07T16:32:00Z">
        <w:r w:rsidR="00AA29C1">
          <w:rPr>
            <w:lang w:val="en-GB"/>
          </w:rPr>
          <w:t>over</w:t>
        </w:r>
      </w:ins>
      <w:ins w:id="176" w:author="Charlotte Devitre" w:date="2024-08-07T15:38:00Z">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w:t>
        </w:r>
        <w:r w:rsidR="00E67341" w:rsidRPr="00E92B49">
          <w:lastRenderedPageBreak/>
          <w:t>an instrument</w:t>
        </w:r>
        <w:r w:rsidR="00E67341">
          <w:t>-</w:t>
        </w:r>
        <w:r w:rsidR="00E67341" w:rsidRPr="00E92B49">
          <w:t>specific calibration</w:t>
        </w:r>
        <w:r w:rsidR="00E67341">
          <w:t xml:space="preserve"> </w:t>
        </w:r>
        <w:del w:id="177" w:author="Downs, Drew T" w:date="2024-08-07T16:32:00Z">
          <w:r w:rsidR="00E67341" w:rsidDel="00AA29C1">
            <w:rPr>
              <w:lang w:val="en-GB"/>
            </w:rPr>
            <w:delText xml:space="preserve">  </w:delText>
          </w:r>
        </w:del>
        <w:r w:rsidR="003839AC">
          <w:rPr>
            <w:lang w:val="en-GB"/>
          </w:rPr>
          <w:fldChar w:fldCharType="begin"/>
        </w:r>
        <w:r w:rsidR="007F465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del w:id="178" w:author="Downs, Drew T" w:date="2024-08-07T16:32:00Z">
          <w:r w:rsidR="00632C29" w:rsidDel="00AA29C1">
            <w:rPr>
              <w:lang w:val="en-GB"/>
            </w:rPr>
            <w:delText>work</w:delText>
          </w:r>
        </w:del>
      </w:ins>
      <w:ins w:id="179" w:author="Downs, Drew T" w:date="2024-08-07T16:32:00Z">
        <w:r w:rsidR="00AA29C1">
          <w:rPr>
            <w:lang w:val="en-GB"/>
          </w:rPr>
          <w:t>studies</w:t>
        </w:r>
      </w:ins>
      <w:ins w:id="180" w:author="Charlotte Devitre" w:date="2024-08-07T15:38:00Z">
        <w:r w:rsidR="00632C29">
          <w:rPr>
            <w:lang w:val="en-GB"/>
          </w:rPr>
          <w:t xml:space="preserve"> </w:t>
        </w:r>
        <w:r w:rsidR="003839AC">
          <w:rPr>
            <w:lang w:val="en-GB"/>
          </w:rPr>
          <w:t>demonstrate</w:t>
        </w:r>
        <w:del w:id="181" w:author="Downs, Drew T" w:date="2024-08-07T16:32:00Z">
          <w:r w:rsidR="003839AC" w:rsidDel="00AA29C1">
            <w:rPr>
              <w:lang w:val="en-GB"/>
            </w:rPr>
            <w:delText>d</w:delText>
          </w:r>
        </w:del>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w:t>
        </w:r>
        <w:del w:id="182" w:author="Downs, Drew T" w:date="2024-08-07T16:32:00Z">
          <w:r w:rsidR="003839AC" w:rsidDel="00AA29C1">
            <w:rPr>
              <w:lang w:val="en-GB"/>
            </w:rPr>
            <w:delText>s</w:delText>
          </w:r>
        </w:del>
        <w:r w:rsidR="003839AC">
          <w:rPr>
            <w:lang w:val="en-GB"/>
          </w:rPr>
          <w:t xml:space="preserve">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w:t>
        </w:r>
        <w:del w:id="183" w:author="Downs, Drew T" w:date="2024-08-07T16:32:00Z">
          <w:r w:rsidR="005C266E" w:rsidDel="00AA29C1">
            <w:rPr>
              <w:lang w:val="en-GB"/>
            </w:rPr>
            <w:delText>s</w:delText>
          </w:r>
        </w:del>
        <w:r w:rsidR="005C266E">
          <w:rPr>
            <w:lang w:val="en-GB"/>
          </w:rPr>
          <w:t xml:space="preserve"> higher precision than mineral thermobarometry</w:t>
        </w:r>
        <w:r w:rsidR="00B90F91" w:rsidRPr="007B522C">
          <w:rPr>
            <w:lang w:val="en-GB"/>
          </w:rPr>
          <w:t xml:space="preserve"> </w:t>
        </w:r>
        <w:r w:rsidR="00B90F91" w:rsidRPr="007B522C">
          <w:rPr>
            <w:lang w:val="en-GB"/>
          </w:rPr>
          <w:fldChar w:fldCharType="begin"/>
        </w:r>
        <w:r w:rsidR="007F465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F465D">
          <w:rPr>
            <w:rFonts w:ascii="Cambria Math" w:hAnsi="Cambria Math" w:cs="Cambria Math"/>
            <w:lang w:val="en-GB"/>
          </w:rPr>
          <w:instrText>∼</w:instrText>
        </w:r>
        <w:r w:rsidR="007F465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ins>
      <w:ins w:id="184" w:author="Downs, Drew T" w:date="2024-08-07T16:33:00Z">
        <w:r w:rsidR="00AA29C1">
          <w:t>-</w:t>
        </w:r>
      </w:ins>
      <w:ins w:id="185" w:author="Charlotte Devitre" w:date="2024-08-07T15:38:00Z">
        <w:del w:id="186" w:author="Downs, Drew T" w:date="2024-08-07T16:33:00Z">
          <w:r w:rsidR="00E67341" w:rsidDel="00AA29C1">
            <w:delText xml:space="preserve"> </w:delText>
          </w:r>
        </w:del>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del w:id="187" w:author="Downs, Drew T" w:date="2024-08-07T16:33:00Z">
          <w:r w:rsidR="00E67341" w:rsidDel="00AA29C1">
            <w:delText>probe</w:delText>
          </w:r>
        </w:del>
      </w:ins>
      <w:ins w:id="188" w:author="Downs, Drew T" w:date="2024-08-07T16:34:00Z">
        <w:del w:id="189" w:author="Charlotte Devitre" w:date="2024-08-08T14:41:00Z" w16du:dateUtc="2024-08-08T21:41:00Z">
          <w:r w:rsidR="00AA29C1" w:rsidDel="00C06AF1">
            <w:delText>explore</w:delText>
          </w:r>
        </w:del>
      </w:ins>
      <w:ins w:id="190" w:author="Charlotte Devitre" w:date="2024-08-08T14:41:00Z" w16du:dateUtc="2024-08-08T21:41:00Z">
        <w:r w:rsidR="00C06AF1">
          <w:t>measure</w:t>
        </w:r>
      </w:ins>
      <w:ins w:id="191" w:author="Charlotte Devitre" w:date="2024-08-07T15:38:00Z">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w:t>
        </w:r>
        <w:del w:id="192" w:author="Downs, Drew T" w:date="2024-08-07T16:34:00Z">
          <w:r w:rsidR="00C359AE" w:rsidDel="00AA29C1">
            <w:delText xml:space="preserve">the </w:delText>
          </w:r>
        </w:del>
        <w:r w:rsidR="00C359AE">
          <w:t xml:space="preserve">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del w:id="193" w:author="Downs, Drew T" w:date="2024-08-08T09:00:00Z">
          <w:r w:rsidR="00B90F91" w:rsidRPr="00E92B49" w:rsidDel="0060019F">
            <w:rPr>
              <w:lang w:val="en-GB"/>
            </w:rPr>
            <w:delText>S</w:delText>
          </w:r>
        </w:del>
      </w:ins>
      <w:ins w:id="194" w:author="Downs, Drew T" w:date="2024-08-08T09:00:00Z">
        <w:r w:rsidR="0060019F">
          <w:rPr>
            <w:lang w:val="en-GB"/>
          </w:rPr>
          <w:t>s</w:t>
        </w:r>
      </w:ins>
      <w:ins w:id="195" w:author="Charlotte Devitre" w:date="2024-08-07T15:38:00Z">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2E268D3C" w14:textId="77777777" w:rsidR="00EC4B6B" w:rsidRDefault="00834561" w:rsidP="00E92B49">
      <w:pPr>
        <w:pStyle w:val="Text"/>
        <w:spacing w:line="480" w:lineRule="auto"/>
        <w:jc w:val="both"/>
        <w:rPr>
          <w:ins w:id="196" w:author="Downs, Drew T" w:date="2024-08-07T16:41:00Z"/>
        </w:rPr>
      </w:pPr>
      <w:ins w:id="197" w:author="Charlotte Devitre" w:date="2024-08-07T15:38: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ins>
      <w:ins w:id="198" w:author="Downs, Drew T" w:date="2024-08-07T16:35:00Z">
        <w:r w:rsidR="00FC6C85">
          <w:rPr>
            <w:lang w:val="en-GB"/>
          </w:rPr>
          <w:t>-</w:t>
        </w:r>
      </w:ins>
      <w:ins w:id="199" w:author="Charlotte Devitre" w:date="2024-08-07T15:38:00Z">
        <w:del w:id="200" w:author="Downs, Drew T" w:date="2024-08-07T16:35:00Z">
          <w:r w:rsidR="004E263E" w:rsidDel="00FC6C85">
            <w:rPr>
              <w:lang w:val="en-GB"/>
            </w:rPr>
            <w:delText xml:space="preserve"> </w:delText>
          </w:r>
        </w:del>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F465D">
          <w:rPr>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r w:rsidR="00E92CD3">
          <w:t xml:space="preserve">Indeed, advances in the accuracy of Raman measurements </w:t>
        </w:r>
        <w:del w:id="201" w:author="Downs, Drew T" w:date="2024-08-07T16:36:00Z">
          <w:r w:rsidR="00E92CD3" w:rsidDel="00FC6C85">
            <w:delText>from</w:delText>
          </w:r>
        </w:del>
      </w:ins>
      <w:ins w:id="202" w:author="Downs, Drew T" w:date="2024-08-07T16:36:00Z">
        <w:r w:rsidR="00FC6C85">
          <w:t>through</w:t>
        </w:r>
      </w:ins>
      <w:ins w:id="203" w:author="Charlotte Devitre" w:date="2024-08-07T15:38:00Z">
        <w:r w:rsidR="00E92CD3">
          <w:t xml:space="preserve"> two decades of improvements in CO</w:t>
        </w:r>
        <w:r w:rsidR="00E92CD3" w:rsidRPr="00A172D6">
          <w:rPr>
            <w:vertAlign w:val="subscript"/>
          </w:rPr>
          <w:t>2</w:t>
        </w:r>
        <w:r w:rsidR="00E92CD3">
          <w:t xml:space="preserve"> </w:t>
        </w:r>
        <w:proofErr w:type="spellStart"/>
        <w:r w:rsidR="00E92CD3">
          <w:t>densimetry</w:t>
        </w:r>
        <w:proofErr w:type="spellEnd"/>
        <w:r w:rsidR="00E92CD3">
          <w:t xml:space="preserve"> calibrations</w:t>
        </w:r>
      </w:ins>
      <w:ins w:id="204" w:author="Downs, Drew T" w:date="2024-08-07T16:36:00Z">
        <w:r w:rsidR="00FC6C85">
          <w:t>,</w:t>
        </w:r>
      </w:ins>
      <w:ins w:id="205" w:author="Charlotte Devitre" w:date="2024-08-07T15:38:00Z">
        <w:r w:rsidR="00E92CD3">
          <w:t xml:space="preserve"> along with new capabilities to process data in a more streamlined and reproduceable way (e.g., </w:t>
        </w:r>
        <w:r w:rsidR="00E92CD3">
          <w:fldChar w:fldCharType="begin"/>
        </w:r>
        <w:r w:rsidR="003B6127">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r w:rsidR="00E92CD3">
          <w:rPr>
            <w:noProof/>
          </w:rPr>
          <w:t>Wieser and DeVitre, 2024</w:t>
        </w:r>
        <w:r w:rsidR="00E92CD3">
          <w:fldChar w:fldCharType="end"/>
        </w:r>
        <w:r w:rsidR="00E92CD3">
          <w:t>)</w:t>
        </w:r>
      </w:ins>
      <w:ins w:id="206" w:author="Downs, Drew T" w:date="2024-08-07T16:36:00Z">
        <w:r w:rsidR="00FC6C85">
          <w:t>,</w:t>
        </w:r>
      </w:ins>
      <w:ins w:id="207" w:author="Charlotte Devitre" w:date="2024-08-07T15:38:00Z">
        <w:r w:rsidR="00E92CD3">
          <w:t xml:space="preserve"> show that Raman-based fluid inclusion barometry </w:t>
        </w:r>
        <w:del w:id="208" w:author="Downs, Drew T" w:date="2024-08-07T16:36:00Z">
          <w:r w:rsidR="00E92CD3" w:rsidDel="00FC6C85">
            <w:delText>could</w:delText>
          </w:r>
        </w:del>
      </w:ins>
      <w:ins w:id="209" w:author="Downs, Drew T" w:date="2024-08-07T16:37:00Z">
        <w:r w:rsidR="00FC6C85">
          <w:t>are</w:t>
        </w:r>
      </w:ins>
      <w:ins w:id="210" w:author="Charlotte Devitre" w:date="2024-08-07T15:38:00Z">
        <w:r w:rsidR="00E92CD3">
          <w:t xml:space="preserve"> now be fast-enough for this application. </w:t>
        </w:r>
        <w:r w:rsidR="00AA17DA">
          <w:t>However,</w:t>
        </w:r>
        <w:r w:rsidR="005D7129">
          <w:t xml:space="preserve"> this </w:t>
        </w:r>
        <w:r w:rsidR="005D7129">
          <w:lastRenderedPageBreak/>
          <w:t>has not been formally demonstrated</w:t>
        </w:r>
        <w:r w:rsidR="00B90F91" w:rsidRPr="007B522C">
          <w:rPr>
            <w:lang w:val="en-GB"/>
          </w:rPr>
          <w:t xml:space="preserve">. </w:t>
        </w:r>
        <w:bookmarkStart w:id="211"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7F465D">
          <w:instrText xml:space="preserve"> ADDIN ZOTERO_ITEM CSL_CITATION {"citationID":"GDSQzjPt","properties":{"formattedCitation":"(Cooper {\\i{}et al.}, 2023)","plainCitation":"(Cooper et al., 2023)","noteIndex":0},"citationItems":[{"id":"y1MsH9fC/ZUUlnXRK","uris":["http://zotero.org/users/9451925/items/UFVWFZIF"],"itemData":{"id":2266,"type":"article-journal","abstract":"Data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w:t>
        </w:r>
        <w:del w:id="212" w:author="Downs, Drew T" w:date="2024-08-07T16:37:00Z">
          <w:r w:rsidR="00044509" w:rsidRPr="007B522C" w:rsidDel="00FC6C85">
            <w:delText xml:space="preserve">should </w:delText>
          </w:r>
        </w:del>
        <w:r w:rsidR="00044509" w:rsidRPr="007B522C">
          <w:t xml:space="preserve">be identified, and pre-planning science activities performed, to facilitate </w:t>
        </w:r>
        <w:del w:id="213" w:author="Downs, Drew T" w:date="2024-08-07T16:37:00Z">
          <w:r w:rsidR="00044509" w:rsidRPr="007B522C" w:rsidDel="00FC6C85">
            <w:delText xml:space="preserve">more </w:delText>
          </w:r>
        </w:del>
        <w:r w:rsidR="00044509" w:rsidRPr="007B522C">
          <w:t xml:space="preserve">rapid implementation across a broader scientific group during </w:t>
        </w:r>
        <w:del w:id="214" w:author="Downs, Drew T" w:date="2024-08-07T16:38:00Z">
          <w:r w:rsidR="00044509" w:rsidRPr="007B522C" w:rsidDel="00FC6C85">
            <w:delText xml:space="preserve">hazardous </w:delText>
          </w:r>
        </w:del>
        <w:r w:rsidR="00044509" w:rsidRPr="007B522C">
          <w:t>eruptions.</w:t>
        </w:r>
        <w:del w:id="215" w:author="Downs, Drew T" w:date="2024-08-07T16:41:00Z">
          <w:r w:rsidR="00044509" w:rsidRPr="007B522C" w:rsidDel="00EC4B6B">
            <w:delText xml:space="preserve"> </w:delText>
          </w:r>
        </w:del>
      </w:ins>
      <w:bookmarkEnd w:id="211"/>
    </w:p>
    <w:p w14:paraId="4F7E2599" w14:textId="4775B892" w:rsidR="00B90F91" w:rsidRPr="00E92B49" w:rsidRDefault="00B60F9C" w:rsidP="00E92B49">
      <w:pPr>
        <w:pStyle w:val="Text"/>
        <w:spacing w:line="480" w:lineRule="auto"/>
        <w:jc w:val="both"/>
        <w:rPr>
          <w:moveTo w:id="216" w:author="Charlotte Devitre" w:date="2024-08-07T15:38:00Z"/>
          <w:rPrChange w:id="217" w:author="Charlotte Devitre" w:date="2024-08-07T15:38:00Z">
            <w:rPr>
              <w:moveTo w:id="218" w:author="Charlotte Devitre" w:date="2024-08-07T15:38:00Z"/>
              <w:i/>
              <w:lang w:val="en-GB"/>
            </w:rPr>
          </w:rPrChange>
        </w:rPr>
      </w:pPr>
      <w:ins w:id="219" w:author="Charlotte Devitre" w:date="2024-08-07T15:38:00Z">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ins>
      <w:ins w:id="220" w:author="Downs, Drew T" w:date="2024-08-07T16:43:00Z">
        <w:r w:rsidR="00EC4B6B">
          <w:rPr>
            <w:lang w:val="en-GB"/>
          </w:rPr>
          <w:t>d</w:t>
        </w:r>
      </w:ins>
      <w:ins w:id="221" w:author="Charlotte Devitre" w:date="2024-08-07T15:38:00Z">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ins>
      <w:ins w:id="222" w:author="Downs, Drew T" w:date="2024-08-07T16:43:00Z">
        <w:r w:rsidR="00EC4B6B">
          <w:rPr>
            <w:lang w:val="en-GB"/>
          </w:rPr>
          <w:t>ed</w:t>
        </w:r>
      </w:ins>
      <w:ins w:id="223" w:author="Charlotte Devitre" w:date="2024-08-07T15:38:00Z">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del w:id="224" w:author="Downs, Drew T" w:date="2024-08-07T16:44:00Z">
          <w:r w:rsidR="005C266E" w:rsidDel="00EC4B6B">
            <w:rPr>
              <w:lang w:val="en-GB"/>
            </w:rPr>
            <w:delText>is</w:delText>
          </w:r>
        </w:del>
      </w:ins>
      <w:ins w:id="225" w:author="Downs, Drew T" w:date="2024-08-07T16:44:00Z">
        <w:r w:rsidR="00EC4B6B">
          <w:rPr>
            <w:lang w:val="en-GB"/>
          </w:rPr>
          <w:t>has the</w:t>
        </w:r>
      </w:ins>
      <w:ins w:id="226" w:author="Charlotte Devitre" w:date="2024-08-07T15:38:00Z">
        <w:r w:rsidR="00107BBF">
          <w:rPr>
            <w:lang w:val="en-GB"/>
          </w:rPr>
          <w:t xml:space="preserve"> </w:t>
        </w:r>
        <w:del w:id="227" w:author="Downs, Drew T" w:date="2024-08-07T16:44:00Z">
          <w:r w:rsidR="00107BBF" w:rsidDel="00EC4B6B">
            <w:rPr>
              <w:lang w:val="en-GB"/>
            </w:rPr>
            <w:delText>capable</w:delText>
          </w:r>
        </w:del>
      </w:ins>
      <w:ins w:id="228" w:author="Downs, Drew T" w:date="2024-08-07T16:44:00Z">
        <w:r w:rsidR="00EC4B6B">
          <w:rPr>
            <w:lang w:val="en-GB"/>
          </w:rPr>
          <w:t>capability</w:t>
        </w:r>
      </w:ins>
      <w:ins w:id="229" w:author="Charlotte Devitre" w:date="2024-08-07T15:38:00Z">
        <w:r w:rsidR="00107BBF">
          <w:rPr>
            <w:lang w:val="en-GB"/>
          </w:rPr>
          <w:t xml:space="preserve"> </w:t>
        </w:r>
        <w:del w:id="230" w:author="Downs, Drew T" w:date="2024-08-07T16:44:00Z">
          <w:r w:rsidR="00107BBF" w:rsidDel="00EC4B6B">
            <w:rPr>
              <w:lang w:val="en-GB"/>
            </w:rPr>
            <w:delText>of</w:delText>
          </w:r>
        </w:del>
      </w:ins>
      <w:ins w:id="231" w:author="Downs, Drew T" w:date="2024-08-07T16:44:00Z">
        <w:r w:rsidR="00EC4B6B">
          <w:rPr>
            <w:lang w:val="en-GB"/>
          </w:rPr>
          <w:t>for</w:t>
        </w:r>
      </w:ins>
      <w:ins w:id="232" w:author="Charlotte Devitre" w:date="2024-08-07T15:38:00Z">
        <w:r w:rsidR="00107BBF">
          <w:rPr>
            <w:lang w:val="en-GB"/>
          </w:rPr>
          <w:t xml:space="preserve"> easily characterizing the composition of </w:t>
        </w:r>
        <w:del w:id="233" w:author="Downs, Drew T" w:date="2024-08-07T16:44:00Z">
          <w:r w:rsidR="00107BBF" w:rsidDel="00EC4B6B">
            <w:rPr>
              <w:lang w:val="en-GB"/>
            </w:rPr>
            <w:delText xml:space="preserve">the </w:delText>
          </w:r>
        </w:del>
        <w:r w:rsidR="00107BBF">
          <w:rPr>
            <w:lang w:val="en-GB"/>
          </w:rPr>
          <w:t>fluids</w:t>
        </w:r>
        <w:r w:rsidR="005D7129">
          <w:rPr>
            <w:lang w:val="en-GB"/>
          </w:rPr>
          <w:t xml:space="preserve">. </w:t>
        </w:r>
        <w:bookmarkStart w:id="234" w:name="_Hlk172806765"/>
        <w:r w:rsidR="00B90F91" w:rsidRPr="007B522C">
          <w:rPr>
            <w:lang w:val="en-GB"/>
          </w:rPr>
          <w:t xml:space="preserve">Performing these simulations during </w:t>
        </w:r>
      </w:ins>
      <w:ins w:id="235" w:author="Downs, Drew T" w:date="2024-08-07T16:44:00Z">
        <w:r w:rsidR="00EC4B6B">
          <w:rPr>
            <w:lang w:val="en-GB"/>
          </w:rPr>
          <w:t xml:space="preserve">a </w:t>
        </w:r>
      </w:ins>
      <w:ins w:id="236" w:author="Charlotte Devitre" w:date="2024-08-07T15:38:00Z">
        <w:r w:rsidR="00B90F91" w:rsidRPr="007B522C">
          <w:rPr>
            <w:lang w:val="en-GB"/>
          </w:rPr>
          <w:t>relatively small, low</w:t>
        </w:r>
        <w:r w:rsidR="00044509">
          <w:rPr>
            <w:lang w:val="en-GB"/>
          </w:rPr>
          <w:t>-</w:t>
        </w:r>
        <w:r w:rsidR="00B90F91" w:rsidRPr="007B522C">
          <w:rPr>
            <w:lang w:val="en-GB"/>
          </w:rPr>
          <w:t>hazard eruptions</w:t>
        </w:r>
        <w:del w:id="237" w:author="Downs, Drew T" w:date="2024-08-07T16:44:00Z">
          <w:r w:rsidR="00B90F91" w:rsidRPr="007B522C" w:rsidDel="00EC4B6B">
            <w:rPr>
              <w:lang w:val="en-GB"/>
            </w:rPr>
            <w:delText xml:space="preserve"> (as here)</w:delText>
          </w:r>
        </w:del>
        <w:r w:rsidR="00B90F91" w:rsidRPr="007B522C">
          <w:rPr>
            <w:lang w:val="en-GB"/>
          </w:rPr>
          <w:t xml:space="preserve"> or as </w:t>
        </w:r>
      </w:ins>
      <w:ins w:id="238" w:author="Downs, Drew T" w:date="2024-08-07T16:45:00Z">
        <w:r w:rsidR="00EC4B6B">
          <w:rPr>
            <w:lang w:val="en-GB"/>
          </w:rPr>
          <w:t xml:space="preserve">a </w:t>
        </w:r>
      </w:ins>
      <w:ins w:id="239" w:author="Charlotte Devitre" w:date="2024-08-07T15:38:00Z">
        <w:r w:rsidR="00B90F91" w:rsidRPr="007B522C">
          <w:rPr>
            <w:lang w:val="en-GB"/>
          </w:rPr>
          <w:t>hypothetical simulation</w:t>
        </w:r>
        <w:del w:id="240" w:author="Downs, Drew T" w:date="2024-08-07T16:45:00Z">
          <w:r w:rsidR="00B90F91" w:rsidRPr="007B522C" w:rsidDel="00EC4B6B">
            <w:rPr>
              <w:lang w:val="en-GB"/>
            </w:rPr>
            <w:delText>s</w:delText>
          </w:r>
        </w:del>
        <w:r w:rsidR="00B90F91" w:rsidRPr="007B522C">
          <w:rPr>
            <w:lang w:val="en-GB"/>
          </w:rPr>
          <w:t xml:space="preserve"> (e.g., </w:t>
        </w:r>
        <w:r w:rsidR="00B90F91">
          <w:rPr>
            <w:lang w:val="en-GB"/>
          </w:rPr>
          <w:t xml:space="preserve"> </w:t>
        </w:r>
        <w:r w:rsidR="00B90F91" w:rsidRPr="007B522C">
          <w:rPr>
            <w:lang w:val="en-GB"/>
          </w:rPr>
          <w:fldChar w:fldCharType="begin"/>
        </w:r>
        <w:r w:rsidR="007F465D">
          <w:rPr>
            <w:lang w:val="en-GB"/>
          </w:rPr>
          <w:instrText xml:space="preserve"> ADDIN ZOTERO_ITEM CSL_CITATION {"citationID":"n02ZawQN","properties":{"formattedCitation":"(Andrews {\\i{}et al.}, 2019)","plainCitation":"(Andrews et al., 2019)","dontUpdate":true,"noteIndex":0},"citationItems":[{"id":"y1MsH9fC/cD4xwaVT","uris":["http://zotero.org/users/9451925/items/LL9B6A85"],"itemData":{"id":2117,"type":"paper-conference","abstract":"Interpreting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del w:id="241" w:author="Downs, Drew T" w:date="2024-08-07T16:45:00Z">
          <w:r w:rsidR="007D29B0" w:rsidDel="00EC4B6B">
            <w:rPr>
              <w:lang w:val="en-GB"/>
            </w:rPr>
            <w:delText>iron-</w:delText>
          </w:r>
        </w:del>
      </w:ins>
      <w:ins w:id="242" w:author="Downs, Drew T" w:date="2024-08-07T16:45:00Z">
        <w:r w:rsidR="00EC4B6B">
          <w:rPr>
            <w:lang w:val="en-GB"/>
          </w:rPr>
          <w:t xml:space="preserve">working </w:t>
        </w:r>
      </w:ins>
      <w:ins w:id="243" w:author="Charlotte Devitre" w:date="2024-08-07T15:38:00Z">
        <w:r w:rsidR="007D29B0">
          <w:rPr>
            <w:lang w:val="en-GB"/>
          </w:rPr>
          <w:t xml:space="preserve">out </w:t>
        </w:r>
      </w:ins>
      <w:ins w:id="244" w:author="Downs, Drew T" w:date="2024-08-07T16:45:00Z">
        <w:r w:rsidR="00EC4B6B">
          <w:rPr>
            <w:lang w:val="en-GB"/>
          </w:rPr>
          <w:t xml:space="preserve">any potential </w:t>
        </w:r>
      </w:ins>
      <w:ins w:id="245" w:author="Charlotte Devitre" w:date="2024-08-07T15:38:00Z">
        <w:r w:rsidR="007D29B0">
          <w:rPr>
            <w:lang w:val="en-GB"/>
          </w:rPr>
          <w:t xml:space="preserve">bottlenecks </w:t>
        </w:r>
        <w:r w:rsidR="00B90F91" w:rsidRPr="007B522C">
          <w:rPr>
            <w:lang w:val="en-GB"/>
          </w:rPr>
          <w:t xml:space="preserve">so that we are as prepared as possible for the next </w:t>
        </w:r>
        <w:del w:id="246" w:author="Downs, Drew T" w:date="2024-08-07T16:45:00Z">
          <w:r w:rsidR="00B90F91" w:rsidRPr="007B522C" w:rsidDel="00EC4B6B">
            <w:rPr>
              <w:lang w:val="en-GB"/>
            </w:rPr>
            <w:delText xml:space="preserve">large </w:delText>
          </w:r>
        </w:del>
        <w:r w:rsidR="00B90F91" w:rsidRPr="007B522C">
          <w:rPr>
            <w:lang w:val="en-GB"/>
          </w:rPr>
          <w:t xml:space="preserve">volcanic crisis </w:t>
        </w:r>
        <w:r w:rsidR="00B90F91" w:rsidRPr="007B522C">
          <w:rPr>
            <w:lang w:val="en-GB"/>
          </w:rPr>
          <w:fldChar w:fldCharType="begin"/>
        </w:r>
        <w:r w:rsidR="007F465D">
          <w:rPr>
            <w:lang w:val="en-GB"/>
          </w:rPr>
          <w:instrText xml:space="preserve"> ADDIN ZOTERO_ITEM CSL_CITATION {"citationID":"iQDKi7ME","properties":{"formattedCitation":"(Dietterich and Neal, 2022)","plainCitation":"(Dietterich and Neal, 2022)","noteIndex":0},"citationItems":[{"id":"y1MsH9fC/nyEvkrGT","uris":["http://zotero.org/users/9451925/items/R284DRTX"],"itemData":{"id":2119,"type":"article-journal","abstract":"Volcano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34"/>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r w:rsidR="0033440A">
          <w:t xml:space="preserve"> Our work also demonstrates the utility of fluid inclusion barometry at many of the world’s most active and hazardous mafic volcanic systems.</w:t>
        </w:r>
      </w:ins>
      <w:moveToRangeStart w:id="247" w:author="Charlotte Devitre" w:date="2024-08-07T15:38:00Z" w:name="move173937522"/>
      <w:moveTo w:id="248" w:author="Charlotte Devitre" w:date="2024-08-07T15:38:00Z">
        <w:r w:rsidR="0033440A">
          <w:rPr>
            <w:rPrChange w:id="249" w:author="Charlotte Devitre" w:date="2024-08-07T15:38:00Z">
              <w:rPr>
                <w:i/>
              </w:rPr>
            </w:rPrChange>
          </w:rPr>
          <w:t xml:space="preserve"> </w:t>
        </w:r>
      </w:moveTo>
    </w:p>
    <w:p w14:paraId="66D50392" w14:textId="60CEB620" w:rsidR="00B90F91" w:rsidRPr="007B522C" w:rsidRDefault="00B90F91" w:rsidP="00B90F91">
      <w:pPr>
        <w:pStyle w:val="Heading-Main"/>
        <w:spacing w:line="480" w:lineRule="auto"/>
        <w:jc w:val="both"/>
        <w:rPr>
          <w:moveTo w:id="250" w:author="Charlotte Devitre" w:date="2024-08-07T15:38:00Z"/>
          <w:iCs/>
          <w:lang w:val="en-GB"/>
        </w:rPr>
      </w:pPr>
      <w:moveTo w:id="251" w:author="Charlotte Devitre" w:date="2024-08-07T15:38:00Z">
        <w:r w:rsidRPr="00EC4B6B">
          <w:rPr>
            <w:rPrChange w:id="252" w:author="Downs, Drew T" w:date="2024-08-07T16:46:00Z">
              <w:rPr>
                <w:b w:val="0"/>
                <w:bCs w:val="0"/>
              </w:rPr>
            </w:rPrChange>
          </w:rPr>
          <w:t>2.</w:t>
        </w:r>
        <w:r>
          <w:rPr>
            <w:b w:val="0"/>
            <w:bCs w:val="0"/>
          </w:rPr>
          <w:t xml:space="preserve"> </w:t>
        </w:r>
        <w:r>
          <w:t>Timeline</w:t>
        </w:r>
        <w:r w:rsidRPr="007B522C">
          <w:t xml:space="preserve"> of </w:t>
        </w:r>
      </w:moveTo>
      <w:ins w:id="253" w:author="Downs, Drew T" w:date="2024-08-07T16:46:00Z">
        <w:r w:rsidR="00EC4B6B">
          <w:t xml:space="preserve">the </w:t>
        </w:r>
      </w:ins>
      <w:moveTo w:id="254" w:author="Charlotte Devitre" w:date="2024-08-07T15:38:00Z">
        <w:r w:rsidR="001E7259">
          <w:t>Rapid-</w:t>
        </w:r>
        <w:del w:id="255" w:author="Downs, Drew T" w:date="2024-08-07T16:46:00Z">
          <w:r w:rsidR="001E7259" w:rsidDel="00EC4B6B">
            <w:delText>r</w:delText>
          </w:r>
        </w:del>
      </w:moveTo>
      <w:ins w:id="256" w:author="Downs, Drew T" w:date="2024-08-07T16:46:00Z">
        <w:r w:rsidR="00EC4B6B">
          <w:t>R</w:t>
        </w:r>
      </w:ins>
      <w:moveTo w:id="257" w:author="Charlotte Devitre" w:date="2024-08-07T15:38:00Z">
        <w:r w:rsidR="001E7259">
          <w:t>esponse</w:t>
        </w:r>
        <w:r w:rsidRPr="007B522C">
          <w:t xml:space="preserve"> Simulation</w:t>
        </w:r>
      </w:moveTo>
    </w:p>
    <w:moveToRangeEnd w:id="247"/>
    <w:p w14:paraId="14F6E7D6" w14:textId="4F48716F" w:rsidR="00B90F91" w:rsidRPr="007B522C" w:rsidRDefault="00B90F91" w:rsidP="00B90F91">
      <w:pPr>
        <w:pStyle w:val="Text"/>
        <w:spacing w:line="480" w:lineRule="auto"/>
        <w:jc w:val="both"/>
        <w:rPr>
          <w:moveTo w:id="258" w:author="Charlotte Devitre" w:date="2024-08-07T15:38:00Z"/>
          <w:lang w:val="en-GB"/>
        </w:rPr>
      </w:pPr>
      <w:ins w:id="259" w:author="Charlotte Devitre" w:date="2024-08-07T15:38:00Z">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w:t>
        </w:r>
        <w:r w:rsidRPr="007B522C">
          <w:rPr>
            <w:lang w:val="en-GB"/>
          </w:rPr>
          <w:lastRenderedPageBreak/>
          <w:t>given that depths of the two main magma storage regions (Halemaʻumaʻu</w:t>
        </w:r>
        <w:r w:rsidR="00CB6366">
          <w:rPr>
            <w:lang w:val="en-GB"/>
          </w:rPr>
          <w:t xml:space="preserve"> </w:t>
        </w:r>
        <w:r w:rsidRPr="007B522C">
          <w:rPr>
            <w:lang w:val="en-GB"/>
          </w:rPr>
          <w:t>at 1</w:t>
        </w:r>
        <w:del w:id="260" w:author="Downs, Drew T" w:date="2024-08-07T16:47:00Z">
          <w:r w:rsidRPr="007B522C" w:rsidDel="00EC4B6B">
            <w:rPr>
              <w:lang w:val="en-GB"/>
            </w:rPr>
            <w:delText>-</w:delText>
          </w:r>
        </w:del>
      </w:ins>
      <w:ins w:id="261" w:author="Downs, Drew T" w:date="2024-08-07T16:47:00Z">
        <w:r w:rsidR="00EC4B6B">
          <w:rPr>
            <w:lang w:val="en-GB"/>
          </w:rPr>
          <w:t>–</w:t>
        </w:r>
      </w:ins>
      <w:ins w:id="262" w:author="Charlotte Devitre" w:date="2024-08-07T15:38:00Z">
        <w:r w:rsidRPr="007B522C">
          <w:rPr>
            <w:lang w:val="en-GB"/>
          </w:rPr>
          <w:t xml:space="preserve">2 km and </w:t>
        </w:r>
        <w:del w:id="263" w:author="Downs, Drew T" w:date="2024-08-07T16:47:00Z">
          <w:r w:rsidR="004F2B3A" w:rsidDel="00EC4B6B">
            <w:rPr>
              <w:lang w:val="en-GB"/>
            </w:rPr>
            <w:delText>S</w:delText>
          </w:r>
        </w:del>
      </w:ins>
      <w:ins w:id="264" w:author="Downs, Drew T" w:date="2024-08-07T16:47:00Z">
        <w:r w:rsidR="00EC4B6B">
          <w:rPr>
            <w:lang w:val="en-GB"/>
          </w:rPr>
          <w:t>s</w:t>
        </w:r>
      </w:ins>
      <w:ins w:id="265" w:author="Charlotte Devitre" w:date="2024-08-07T15:38:00Z">
        <w:r w:rsidR="004F2B3A">
          <w:rPr>
            <w:lang w:val="en-GB"/>
          </w:rPr>
          <w:t xml:space="preserve">outh </w:t>
        </w:r>
        <w:del w:id="266" w:author="Downs, Drew T" w:date="2024-08-07T16:47:00Z">
          <w:r w:rsidR="004F2B3A" w:rsidDel="00EC4B6B">
            <w:rPr>
              <w:lang w:val="en-GB"/>
            </w:rPr>
            <w:delText>C</w:delText>
          </w:r>
        </w:del>
      </w:ins>
      <w:ins w:id="267" w:author="Downs, Drew T" w:date="2024-08-07T16:47:00Z">
        <w:r w:rsidR="00EC4B6B">
          <w:rPr>
            <w:lang w:val="en-GB"/>
          </w:rPr>
          <w:t>c</w:t>
        </w:r>
      </w:ins>
      <w:ins w:id="268" w:author="Charlotte Devitre" w:date="2024-08-07T15:38:00Z">
        <w:r w:rsidR="004F2B3A">
          <w:rPr>
            <w:lang w:val="en-GB"/>
          </w:rPr>
          <w:t xml:space="preserve">aldera </w:t>
        </w:r>
        <w:r w:rsidRPr="007B522C">
          <w:rPr>
            <w:lang w:val="en-GB"/>
          </w:rPr>
          <w:t>at 3</w:t>
        </w:r>
        <w:del w:id="269" w:author="Downs, Drew T" w:date="2024-08-07T16:47:00Z">
          <w:r w:rsidRPr="007B522C" w:rsidDel="00EC4B6B">
            <w:rPr>
              <w:lang w:val="en-GB"/>
            </w:rPr>
            <w:delText>-</w:delText>
          </w:r>
        </w:del>
      </w:ins>
      <w:ins w:id="270" w:author="Downs, Drew T" w:date="2024-08-07T16:47:00Z">
        <w:r w:rsidR="00EC4B6B">
          <w:rPr>
            <w:lang w:val="en-GB"/>
          </w:rPr>
          <w:t>–</w:t>
        </w:r>
      </w:ins>
      <w:ins w:id="271" w:author="Charlotte Devitre" w:date="2024-08-07T15:38:00Z">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F465D">
          <w:rPr>
            <w:lang w:val="en-GB"/>
          </w:rPr>
          <w:instrText xml:space="preserve"> ADDIN ZOTERO_ITEM CSL_CITATION {"citationID":"SUngdoX9","properties":{"formattedCitation":"(DeVitre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ins>
      <w:moveToRangeStart w:id="272" w:author="Charlotte Devitre" w:date="2024-08-07T15:38:00Z" w:name="move173937523"/>
      <w:moveTo w:id="273" w:author="Charlotte Devitre" w:date="2024-08-07T15:38:00Z">
        <w:r w:rsidRPr="007B522C">
          <w:rPr>
            <w:lang w:val="en-GB"/>
          </w:rPr>
          <w:t>. Tephra samples representing the first ~14 hours of the September 2023 eruption were collected by Hawaiian Volcano Observatory (HVO) geologists on September 12 and mailed to UC Berkeley on September 15</w:t>
        </w:r>
        <w:del w:id="274" w:author="Downs, Drew T" w:date="2024-08-07T16:49:00Z">
          <w:r w:rsidRPr="007B522C" w:rsidDel="00D83C89">
            <w:rPr>
              <w:vertAlign w:val="superscript"/>
              <w:lang w:val="en-GB"/>
            </w:rPr>
            <w:delText>th</w:delText>
          </w:r>
        </w:del>
        <w:r w:rsidRPr="007B522C">
          <w:rPr>
            <w:lang w:val="en-GB"/>
          </w:rPr>
          <w:t xml:space="preserve"> </w:t>
        </w:r>
        <w:r w:rsidR="000603F3">
          <w:rPr>
            <w:lang w:val="en-GB"/>
          </w:rPr>
          <w:t>(F</w:t>
        </w:r>
        <w:r>
          <w:rPr>
            <w:lang w:val="en-GB"/>
          </w:rPr>
          <w:t>ig. S1</w:t>
        </w:r>
        <w:r w:rsidRPr="007B522C">
          <w:rPr>
            <w:lang w:val="en-GB"/>
          </w:rPr>
          <w:t xml:space="preserve">). </w:t>
        </w:r>
        <w:r>
          <w:rPr>
            <w:lang w:val="en-GB"/>
          </w:rPr>
          <w:t xml:space="preserve">A schematic of the workflow and </w:t>
        </w:r>
      </w:moveTo>
      <w:ins w:id="275" w:author="Downs, Drew T" w:date="2024-08-07T16:49:00Z">
        <w:r w:rsidR="00D83C89">
          <w:rPr>
            <w:lang w:val="en-GB"/>
          </w:rPr>
          <w:t xml:space="preserve">a </w:t>
        </w:r>
      </w:ins>
      <w:moveTo w:id="276" w:author="Charlotte Devitre" w:date="2024-08-07T15:38:00Z">
        <w:r>
          <w:rPr>
            <w:lang w:val="en-GB"/>
          </w:rPr>
          <w:t xml:space="preserve">detailed timeline </w:t>
        </w:r>
        <w:del w:id="277" w:author="Downs, Drew T" w:date="2024-08-07T16:49:00Z">
          <w:r w:rsidDel="00D83C89">
            <w:rPr>
              <w:lang w:val="en-GB"/>
            </w:rPr>
            <w:delText>is</w:delText>
          </w:r>
        </w:del>
      </w:moveTo>
      <w:ins w:id="278" w:author="Downs, Drew T" w:date="2024-08-07T16:49:00Z">
        <w:r w:rsidR="00D83C89">
          <w:rPr>
            <w:lang w:val="en-GB"/>
          </w:rPr>
          <w:t>are</w:t>
        </w:r>
      </w:ins>
      <w:moveTo w:id="279" w:author="Charlotte Devitre" w:date="2024-08-07T15:38:00Z">
        <w:r>
          <w:rPr>
            <w:lang w:val="en-GB"/>
          </w:rPr>
          <w:t xml:space="preserve"> available in the supplement (Fig. S1).</w:t>
        </w:r>
      </w:moveTo>
    </w:p>
    <w:p w14:paraId="256F8548" w14:textId="671CE8AB" w:rsidR="00B90F91" w:rsidRPr="00E92B49" w:rsidRDefault="00B90F91" w:rsidP="00E92B49">
      <w:pPr>
        <w:pStyle w:val="Text"/>
        <w:spacing w:line="480" w:lineRule="auto"/>
        <w:jc w:val="both"/>
        <w:rPr>
          <w:del w:id="280" w:author="Charlotte Devitre" w:date="2024-08-07T15:38:00Z"/>
        </w:rPr>
      </w:pPr>
      <w:moveTo w:id="281" w:author="Charlotte Devitre" w:date="2024-08-07T15:38:00Z">
        <w:r w:rsidRPr="007B522C">
          <w:rPr>
            <w:lang w:val="en-GB"/>
          </w:rPr>
          <w:t>Our simulation started on September 20 at 9</w:t>
        </w:r>
      </w:moveTo>
      <w:ins w:id="282" w:author="Downs, Drew T" w:date="2024-08-07T16:49:00Z">
        <w:r w:rsidR="00647DA3">
          <w:rPr>
            <w:lang w:val="en-GB"/>
          </w:rPr>
          <w:t>:00</w:t>
        </w:r>
      </w:ins>
      <w:moveTo w:id="283" w:author="Charlotte Devitre" w:date="2024-08-07T15:38:00Z">
        <w:r w:rsidRPr="007B522C">
          <w:rPr>
            <w:lang w:val="en-GB"/>
          </w:rPr>
          <w:t xml:space="preserve"> am P</w:t>
        </w:r>
      </w:moveTo>
      <w:ins w:id="284" w:author="Downs, Drew T" w:date="2024-08-07T16:49:00Z">
        <w:r w:rsidR="00647DA3">
          <w:rPr>
            <w:lang w:val="en-GB"/>
          </w:rPr>
          <w:t xml:space="preserve">acific </w:t>
        </w:r>
      </w:ins>
      <w:moveTo w:id="285" w:author="Charlotte Devitre" w:date="2024-08-07T15:38:00Z">
        <w:r w:rsidRPr="007B522C">
          <w:rPr>
            <w:lang w:val="en-GB"/>
          </w:rPr>
          <w:t>S</w:t>
        </w:r>
      </w:moveTo>
      <w:ins w:id="286" w:author="Downs, Drew T" w:date="2024-08-07T16:49:00Z">
        <w:r w:rsidR="00647DA3">
          <w:rPr>
            <w:lang w:val="en-GB"/>
          </w:rPr>
          <w:t xml:space="preserve">tandard </w:t>
        </w:r>
      </w:ins>
      <w:moveTo w:id="287" w:author="Charlotte Devitre" w:date="2024-08-07T15:38:00Z">
        <w:r w:rsidRPr="007B522C">
          <w:rPr>
            <w:lang w:val="en-GB"/>
          </w:rPr>
          <w:t>T</w:t>
        </w:r>
      </w:moveTo>
      <w:ins w:id="288" w:author="Downs, Drew T" w:date="2024-08-07T16:49:00Z">
        <w:r w:rsidR="00647DA3">
          <w:rPr>
            <w:lang w:val="en-GB"/>
          </w:rPr>
          <w:t>ime</w:t>
        </w:r>
      </w:ins>
      <w:ins w:id="289" w:author="Downs, Drew T" w:date="2024-08-07T16:53:00Z">
        <w:r w:rsidR="002F5CF7">
          <w:rPr>
            <w:lang w:val="en-GB"/>
          </w:rPr>
          <w:t xml:space="preserve"> (PST)</w:t>
        </w:r>
      </w:ins>
      <w:moveTo w:id="290" w:author="Charlotte Devitre" w:date="2024-08-07T15:38:00Z">
        <w:r w:rsidRPr="007B522C">
          <w:rPr>
            <w:lang w:val="en-GB"/>
          </w:rPr>
          <w:t xml:space="preserve"> (</w:t>
        </w:r>
        <w:del w:id="291" w:author="Downs, Drew T" w:date="2024-08-08T08:27:00Z">
          <w:r w:rsidRPr="007B522C" w:rsidDel="004A5B34">
            <w:rPr>
              <w:lang w:val="en-GB"/>
            </w:rPr>
            <w:delText>D</w:delText>
          </w:r>
        </w:del>
      </w:moveTo>
      <w:ins w:id="292" w:author="Downs, Drew T" w:date="2024-08-08T08:27:00Z">
        <w:r w:rsidR="004A5B34">
          <w:rPr>
            <w:lang w:val="en-GB"/>
          </w:rPr>
          <w:t>d</w:t>
        </w:r>
      </w:ins>
      <w:moveTo w:id="293" w:author="Charlotte Devitre" w:date="2024-08-07T15:38:00Z">
        <w:r w:rsidRPr="007B522C">
          <w:rPr>
            <w:lang w:val="en-GB"/>
          </w:rPr>
          <w:t xml:space="preserve">ay 1), </w:t>
        </w:r>
      </w:moveTo>
      <w:ins w:id="294" w:author="Downs, Drew T" w:date="2024-08-07T16:49:00Z">
        <w:r w:rsidR="00647DA3">
          <w:rPr>
            <w:lang w:val="en-GB"/>
          </w:rPr>
          <w:t xml:space="preserve">which is </w:t>
        </w:r>
      </w:ins>
      <w:moveTo w:id="295" w:author="Charlotte Devitre" w:date="2024-08-07T15:38:00Z">
        <w:r w:rsidRPr="007B522C">
          <w:rPr>
            <w:lang w:val="en-GB"/>
          </w:rPr>
          <w:t xml:space="preserve">the morning after </w:t>
        </w:r>
      </w:moveTo>
      <w:ins w:id="296" w:author="Downs, Drew T" w:date="2024-08-07T16:50:00Z">
        <w:r w:rsidR="00647DA3">
          <w:rPr>
            <w:lang w:val="en-GB"/>
          </w:rPr>
          <w:t xml:space="preserve">the </w:t>
        </w:r>
      </w:ins>
      <w:moveTo w:id="297" w:author="Charlotte Devitre" w:date="2024-08-07T15:38:00Z">
        <w:r w:rsidRPr="007B522C">
          <w:rPr>
            <w:lang w:val="en-GB"/>
          </w:rPr>
          <w:t>sample</w:t>
        </w:r>
      </w:moveTo>
      <w:ins w:id="298" w:author="Downs, Drew T" w:date="2024-08-07T16:50:00Z">
        <w:r w:rsidR="00647DA3">
          <w:rPr>
            <w:lang w:val="en-GB"/>
          </w:rPr>
          <w:t>s arrived at UC Berkeley</w:t>
        </w:r>
      </w:ins>
      <w:moveTo w:id="299" w:author="Charlotte Devitre" w:date="2024-08-07T15:38:00Z">
        <w:del w:id="300" w:author="Downs, Drew T" w:date="2024-08-07T16:50:00Z">
          <w:r w:rsidRPr="007B522C" w:rsidDel="00647DA3">
            <w:rPr>
              <w:lang w:val="en-GB"/>
            </w:rPr>
            <w:delText xml:space="preserve"> receipt</w:delText>
          </w:r>
        </w:del>
        <w:r w:rsidRPr="007B522C">
          <w:rPr>
            <w:lang w:val="en-GB"/>
          </w:rPr>
          <w:t xml:space="preserve"> </w:t>
        </w:r>
        <w:r w:rsidR="000603F3">
          <w:rPr>
            <w:lang w:val="en-GB"/>
          </w:rPr>
          <w:t>(F</w:t>
        </w:r>
        <w:r>
          <w:rPr>
            <w:lang w:val="en-GB"/>
          </w:rPr>
          <w:t>ig. S1</w:t>
        </w:r>
        <w:r w:rsidRPr="007B522C">
          <w:rPr>
            <w:lang w:val="en-GB"/>
          </w:rPr>
          <w:t xml:space="preserve">). </w:t>
        </w:r>
      </w:moveTo>
      <w:moveToRangeEnd w:id="272"/>
      <w:del w:id="301" w:author="Charlotte Devitre" w:date="2024-08-07T15:38:00Z">
        <w:r w:rsidR="00834561">
          <w:rPr>
            <w:lang w:val="en-GB"/>
          </w:rPr>
          <w:delText>R</w:delText>
        </w:r>
        <w:r w:rsidRPr="007B522C">
          <w:rPr>
            <w:lang w:val="en-GB"/>
          </w:rPr>
          <w:delText xml:space="preserve">ecent studies have speculated that </w:delText>
        </w:r>
        <w:r w:rsidR="00834561">
          <w:rPr>
            <w:lang w:val="en-GB"/>
          </w:rPr>
          <w:delText>fluid-inclusion</w:delText>
        </w:r>
        <w:r w:rsidRPr="007B522C">
          <w:rPr>
            <w:lang w:val="en-GB"/>
          </w:rPr>
          <w:delText xml:space="preserve"> barometry c</w:delText>
        </w:r>
        <w:r w:rsidR="00B60F9C">
          <w:rPr>
            <w:lang w:val="en-GB"/>
          </w:rPr>
          <w:delText>ould</w:delText>
        </w:r>
        <w:r w:rsidRPr="007B522C">
          <w:rPr>
            <w:lang w:val="en-GB"/>
          </w:rPr>
          <w:delText xml:space="preserve"> be performed quickly enough to be useful for near real-time volcano monitoring </w:delText>
        </w:r>
        <w:r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Pr="007B522C">
          <w:fldChar w:fldCharType="end"/>
        </w:r>
        <w:r w:rsidRPr="007B522C">
          <w:rPr>
            <w:lang w:val="en-GB"/>
          </w:rPr>
          <w:delText xml:space="preserve">. </w:delText>
        </w:r>
        <w:r w:rsidR="00B60F9C">
          <w:rPr>
            <w:lang w:val="en-GB"/>
          </w:rPr>
          <w:delText>Here, we</w:delText>
        </w:r>
        <w:r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Pr="007B522C">
          <w:rPr>
            <w:lang w:val="en-GB"/>
          </w:rPr>
          <w:delText xml:space="preserve">rigorously assess how quickly </w:delText>
        </w:r>
        <w:r w:rsidR="004E38D9">
          <w:rPr>
            <w:lang w:val="en-GB"/>
          </w:rPr>
          <w:delText>fluid-inclusion</w:delText>
        </w:r>
        <w:r w:rsidRPr="00E92B49">
          <w:rPr>
            <w:lang w:val="en-GB"/>
          </w:rPr>
          <w:delText xml:space="preserve"> depths can be obtained from erupted material, and whether these timescales are short enough to have </w:delText>
        </w:r>
        <w:r w:rsidRPr="007B522C">
          <w:rPr>
            <w:lang w:val="en-GB"/>
          </w:rPr>
          <w:delText xml:space="preserve">utility as a petrological monitoring tool. The </w:delText>
        </w:r>
        <w:r w:rsidRPr="007B522C">
          <w:delText xml:space="preserve">CONVERSE Hawai‘i Scientific Advisory Committee </w:delText>
        </w:r>
        <w:r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Pr="007B522C">
          <w:fldChar w:fldCharType="separate"/>
        </w:r>
        <w:r w:rsidR="00C3296A" w:rsidRPr="00C3296A">
          <w:delText xml:space="preserve">(Cooper </w:delText>
        </w:r>
        <w:r w:rsidR="00C3296A" w:rsidRPr="00C3296A">
          <w:rPr>
            <w:i/>
            <w:iCs/>
          </w:rPr>
          <w:delText>et al.</w:delText>
        </w:r>
        <w:r w:rsidR="00C3296A" w:rsidRPr="00C3296A">
          <w:delText>, 2023)</w:delText>
        </w:r>
        <w:r w:rsidRPr="007B522C">
          <w:fldChar w:fldCharType="end"/>
        </w:r>
        <w:r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Pr="007B522C">
          <w:rPr>
            <w:lang w:val="en-GB"/>
          </w:rPr>
          <w:delText xml:space="preserve">Performing these simulations during relatively small, low hazard eruptions (as here) or as hypothetical simulations (e.g., </w:delText>
        </w:r>
        <w:r>
          <w:rPr>
            <w:lang w:val="en-GB"/>
          </w:rPr>
          <w:delText xml:space="preserve"> </w:delText>
        </w:r>
        <w:r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007D29B0">
          <w:rPr>
            <w:lang w:val="en-GB"/>
          </w:rPr>
          <w:delText>is</w:delText>
        </w:r>
        <w:r w:rsidRPr="007B522C">
          <w:rPr>
            <w:lang w:val="en-GB"/>
          </w:rPr>
          <w:delText xml:space="preserve"> vital to </w:delText>
        </w:r>
        <w:r w:rsidR="007D29B0">
          <w:rPr>
            <w:lang w:val="en-GB"/>
          </w:rPr>
          <w:delText xml:space="preserve">iron-out bottlenecks </w:delText>
        </w:r>
        <w:r w:rsidRPr="007B522C">
          <w:rPr>
            <w:lang w:val="en-GB"/>
          </w:rPr>
          <w:delText xml:space="preserve">so that we are as prepared as possible for the next large volcanic crisis </w:delText>
        </w:r>
        <w:r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Pr="007B522C">
          <w:rPr>
            <w:lang w:val="en-GB"/>
          </w:rPr>
          <w:fldChar w:fldCharType="separate"/>
        </w:r>
        <w:r w:rsidR="00C3296A" w:rsidRPr="00C3296A">
          <w:delText>(Dietterich and Neal, 2022)</w:delText>
        </w:r>
        <w:r w:rsidRPr="007B522C">
          <w:fldChar w:fldCharType="end"/>
        </w:r>
        <w:r w:rsidRPr="007B522C">
          <w:rPr>
            <w:lang w:val="en-GB"/>
          </w:rPr>
          <w:delText xml:space="preserve">. Importantly, this simulation revealed that </w:delText>
        </w:r>
        <w:r w:rsidR="001E7259">
          <w:rPr>
            <w:lang w:val="en-GB"/>
          </w:rPr>
          <w:delText>rapid-response</w:delText>
        </w:r>
        <w:r w:rsidRPr="007B522C">
          <w:rPr>
            <w:lang w:val="en-GB"/>
          </w:rPr>
          <w:delText xml:space="preserve"> </w:delText>
        </w:r>
        <w:r w:rsidR="00834561">
          <w:rPr>
            <w:lang w:val="en-GB"/>
          </w:rPr>
          <w:delText>fluid-inclusion</w:delText>
        </w:r>
        <w:r w:rsidRPr="007B522C">
          <w:rPr>
            <w:lang w:val="en-GB"/>
          </w:rPr>
          <w:delText xml:space="preserve"> work in collaboration with academic institutions </w:delText>
        </w:r>
        <w:r w:rsidRPr="007B522C">
          <w:delText>was not taxing on observatory staff and can be employed during future eruptions.</w:delText>
        </w:r>
      </w:del>
    </w:p>
    <w:p w14:paraId="4258F392" w14:textId="77777777" w:rsidR="00B90F91" w:rsidRPr="007B522C" w:rsidRDefault="00B90F91" w:rsidP="00B90F91">
      <w:pPr>
        <w:pStyle w:val="Text"/>
        <w:spacing w:line="480" w:lineRule="auto"/>
        <w:ind w:firstLine="0"/>
        <w:jc w:val="both"/>
        <w:rPr>
          <w:del w:id="302" w:author="Charlotte Devitre" w:date="2024-08-07T15:38:00Z"/>
        </w:rPr>
      </w:pPr>
      <w:del w:id="303" w:author="Charlotte Devitre" w:date="2024-08-07T15:38:00Z">
        <w:r w:rsidRPr="007B522C">
          <w:rPr>
            <w:noProof/>
          </w:rPr>
          <w:drawing>
            <wp:inline distT="0" distB="0" distL="0" distR="0" wp14:anchorId="3094502B" wp14:editId="44D448BA">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p>
    <w:p w14:paraId="3708A580" w14:textId="66C85D64" w:rsidR="00B90F91" w:rsidRPr="007B522C" w:rsidRDefault="00B90F91" w:rsidP="00A172D6">
      <w:pPr>
        <w:pStyle w:val="Text"/>
        <w:spacing w:line="480" w:lineRule="auto"/>
        <w:jc w:val="both"/>
        <w:rPr>
          <w:ins w:id="304" w:author="Charlotte Devitre" w:date="2024-08-07T15:38:00Z"/>
          <w:lang w:val="en-GB"/>
        </w:rPr>
      </w:pPr>
      <w:del w:id="305" w:author="Charlotte Devitre" w:date="2024-08-07T15:38:00Z">
        <w:r w:rsidRPr="007B522C">
          <w:rPr>
            <w:b/>
            <w:bCs/>
            <w:i/>
            <w:iCs/>
            <w:lang w:val="en-GB"/>
          </w:rPr>
          <w:delText xml:space="preserve">Figure 1. Sensitivity of </w:delText>
        </w:r>
        <w:r w:rsidR="00834561">
          <w:rPr>
            <w:b/>
            <w:bCs/>
            <w:i/>
            <w:iCs/>
            <w:lang w:val="en-GB"/>
          </w:rPr>
          <w:delText>fluid-inclusion</w:delText>
        </w:r>
        <w:r w:rsidRPr="007B522C">
          <w:rPr>
            <w:b/>
            <w:bCs/>
            <w:i/>
            <w:iCs/>
            <w:lang w:val="en-GB"/>
          </w:rPr>
          <w:delText xml:space="preserve"> barometry to</w:delText>
        </w:r>
        <w:r w:rsidR="00B60F9C">
          <w:rPr>
            <w:b/>
            <w:bCs/>
            <w:i/>
            <w:iCs/>
            <w:lang w:val="en-GB"/>
          </w:rPr>
          <w:delText xml:space="preserve"> t</w:delText>
        </w:r>
        <w:r w:rsidRPr="007B522C">
          <w:rPr>
            <w:b/>
            <w:bCs/>
            <w:i/>
            <w:iCs/>
            <w:lang w:val="en-GB"/>
          </w:rPr>
          <w:delText>emperature and</w:delText>
        </w:r>
        <w:r w:rsidR="00BA7C44">
          <w:rPr>
            <w:b/>
            <w:bCs/>
            <w:i/>
            <w:iCs/>
            <w:lang w:val="en-GB"/>
          </w:rPr>
          <w:delText xml:space="preserve"> </w:delText>
        </w:r>
        <w:r w:rsidR="00BA7C44" w:rsidRPr="00BA7C44">
          <w:rPr>
            <w:b/>
            <w:bCs/>
            <w:i/>
            <w:iCs/>
            <w:lang w:val="en-GB"/>
          </w:rPr>
          <w:delText>molar proportions of H</w:delText>
        </w:r>
        <w:r w:rsidR="00BA7C44" w:rsidRPr="00BA7C44">
          <w:rPr>
            <w:b/>
            <w:bCs/>
            <w:i/>
            <w:iCs/>
            <w:vertAlign w:val="subscript"/>
            <w:lang w:val="en-GB"/>
          </w:rPr>
          <w:delText>2</w:delText>
        </w:r>
        <w:r w:rsidR="00BA7C44" w:rsidRPr="00BA7C44">
          <w:rPr>
            <w:b/>
            <w:bCs/>
            <w:i/>
            <w:iCs/>
            <w:lang w:val="en-GB"/>
          </w:rPr>
          <w:delText>O in the exsolved fluid phase (</w:delText>
        </w:r>
      </w:del>
      <m:oMath>
        <m:sSub>
          <m:sSubPr>
            <m:ctrlPr>
              <w:del w:id="306" w:author="Charlotte Devitre" w:date="2024-08-07T15:38:00Z">
                <w:rPr>
                  <w:rFonts w:ascii="Cambria Math" w:hAnsi="Cambria Math"/>
                  <w:b/>
                  <w:bCs/>
                  <w:i/>
                  <w:iCs/>
                  <w:lang w:val="en-GB"/>
                </w:rPr>
              </w:del>
            </m:ctrlPr>
          </m:sSubPr>
          <m:e>
            <m:r>
              <w:del w:id="307" w:author="Charlotte Devitre" w:date="2024-08-07T15:38:00Z">
                <m:rPr>
                  <m:sty m:val="bi"/>
                </m:rPr>
                <w:rPr>
                  <w:rFonts w:ascii="Cambria Math" w:hAnsi="Cambria Math"/>
                  <w:lang w:val="en-GB"/>
                </w:rPr>
                <m:t>X</m:t>
              </w:del>
            </m:r>
          </m:e>
          <m:sub>
            <m:sSub>
              <m:sSubPr>
                <m:ctrlPr>
                  <w:del w:id="308" w:author="Charlotte Devitre" w:date="2024-08-07T15:38:00Z">
                    <w:rPr>
                      <w:rFonts w:ascii="Cambria Math" w:hAnsi="Cambria Math"/>
                      <w:b/>
                      <w:bCs/>
                      <w:i/>
                      <w:iCs/>
                      <w:lang w:val="en-GB"/>
                    </w:rPr>
                  </w:del>
                </m:ctrlPr>
              </m:sSubPr>
              <m:e>
                <m:r>
                  <w:del w:id="309" w:author="Charlotte Devitre" w:date="2024-08-07T15:38:00Z">
                    <m:rPr>
                      <m:sty m:val="bi"/>
                    </m:rPr>
                    <w:rPr>
                      <w:rFonts w:ascii="Cambria Math" w:hAnsi="Cambria Math"/>
                      <w:lang w:val="en-GB"/>
                    </w:rPr>
                    <m:t>H</m:t>
                  </w:del>
                </m:r>
              </m:e>
              <m:sub>
                <m:r>
                  <w:del w:id="310" w:author="Charlotte Devitre" w:date="2024-08-07T15:38:00Z">
                    <m:rPr>
                      <m:sty m:val="bi"/>
                    </m:rPr>
                    <w:rPr>
                      <w:rFonts w:ascii="Cambria Math" w:hAnsi="Cambria Math"/>
                      <w:lang w:val="en-GB"/>
                    </w:rPr>
                    <m:t>2</m:t>
                  </w:del>
                </m:r>
              </m:sub>
            </m:sSub>
            <m:r>
              <w:del w:id="311" w:author="Charlotte Devitre" w:date="2024-08-07T15:38:00Z">
                <m:rPr>
                  <m:sty m:val="bi"/>
                </m:rPr>
                <w:rPr>
                  <w:rFonts w:ascii="Cambria Math" w:hAnsi="Cambria Math"/>
                  <w:lang w:val="en-GB"/>
                </w:rPr>
                <m:t>O</m:t>
              </w:del>
            </m:r>
          </m:sub>
        </m:sSub>
      </m:oMath>
      <w:del w:id="312" w:author="Charlotte Devitre" w:date="2024-08-07T15:38:00Z">
        <w:r w:rsidR="00BA7C44" w:rsidRPr="00BA7C44">
          <w:rPr>
            <w:b/>
            <w:bCs/>
            <w:i/>
            <w:iCs/>
            <w:lang w:val="en-GB"/>
          </w:rPr>
          <w:delText>)</w:delText>
        </w:r>
        <w:r w:rsidR="00BA7C44">
          <w:rPr>
            <w:b/>
            <w:bCs/>
            <w:i/>
            <w:iCs/>
            <w:lang w:val="en-GB"/>
          </w:rPr>
          <w:delText xml:space="preserve">. </w:delText>
        </w:r>
        <w:r w:rsidRPr="007B522C">
          <w:rPr>
            <w:i/>
            <w:iCs/>
            <w:lang w:val="en-GB"/>
          </w:rPr>
          <w:delText>(a) CO</w:delText>
        </w:r>
        <w:r w:rsidRPr="007B522C">
          <w:rPr>
            <w:i/>
            <w:iCs/>
            <w:vertAlign w:val="subscript"/>
            <w:lang w:val="en-GB"/>
          </w:rPr>
          <w:delText>2</w:delText>
        </w:r>
        <w:r w:rsidRPr="007B522C">
          <w:rPr>
            <w:i/>
            <w:iCs/>
            <w:lang w:val="en-GB"/>
          </w:rPr>
          <w:delText xml:space="preserve"> density vs Pressure for different magmatically relevant entrapment temperatures at Kīlauea using the EOS of </w:delText>
        </w:r>
        <w:r w:rsidRPr="007B522C">
          <w:rPr>
            <w:i/>
            <w:iCs/>
            <w:lang w:val="en-GB"/>
          </w:rPr>
          <w:fldChar w:fldCharType="begin"/>
        </w:r>
        <w:r w:rsidR="00CA1DC0">
          <w:rPr>
            <w:i/>
            <w:iCs/>
            <w:lang w:val="en-GB"/>
          </w:rPr>
          <w:delInstrText xml:space="preserve"> ADDIN ZOTERO_ITEM CSL_CITATION {"citationID":"2c3MJBA6","properties":{"formattedCitation":"(Span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i/>
            <w:iCs/>
            <w:lang w:val="en-GB"/>
          </w:rPr>
          <w:fldChar w:fldCharType="separate"/>
        </w:r>
        <w:r w:rsidR="00C3296A" w:rsidRPr="00C3296A">
          <w:delText xml:space="preserve">Span and Wagner, </w:delText>
        </w:r>
        <w:r w:rsidR="00B60F9C">
          <w:delText>(</w:delText>
        </w:r>
        <w:r w:rsidR="00C3296A" w:rsidRPr="00C3296A">
          <w:delText>1996)</w:delText>
        </w:r>
        <w:r w:rsidRPr="007B522C">
          <w:fldChar w:fldCharType="end"/>
        </w:r>
      </w:del>
      <w:ins w:id="313" w:author="Charlotte Devitre" w:date="2024-08-07T15:38:00Z">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del w:id="314" w:author="Downs, Drew T" w:date="2024-08-07T16:52:00Z">
          <w:r w:rsidRPr="007605F5" w:rsidDel="00647DA3">
            <w:rPr>
              <w:lang w:val="en-GB"/>
            </w:rPr>
            <w:delText>cataloguing</w:delText>
          </w:r>
        </w:del>
      </w:ins>
      <w:proofErr w:type="spellStart"/>
      <w:ins w:id="315" w:author="Downs, Drew T" w:date="2024-08-07T16:52:00Z">
        <w:r w:rsidR="00647DA3">
          <w:rPr>
            <w:lang w:val="en-GB"/>
          </w:rPr>
          <w:t>cataloging</w:t>
        </w:r>
      </w:ins>
      <w:proofErr w:type="spellEnd"/>
      <w:ins w:id="316" w:author="Charlotte Devitre" w:date="2024-08-07T15:38:00Z">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del w:id="317" w:author="Downs, Drew T" w:date="2024-08-07T16:53:00Z">
          <w:r w:rsidRPr="007B522C" w:rsidDel="002F5CF7">
            <w:rPr>
              <w:lang w:val="en-GB"/>
            </w:rPr>
            <w:delText>crystals</w:delText>
          </w:r>
        </w:del>
      </w:ins>
      <w:ins w:id="318" w:author="Downs, Drew T" w:date="2024-08-07T16:53:00Z">
        <w:r w:rsidR="002F5CF7">
          <w:rPr>
            <w:lang w:val="en-GB"/>
          </w:rPr>
          <w:t>phenocrysts</w:t>
        </w:r>
      </w:ins>
      <w:ins w:id="319" w:author="Charlotte Devitre" w:date="2024-08-07T15:38:00Z">
        <w:r w:rsidRPr="007B522C">
          <w:rPr>
            <w:lang w:val="en-GB"/>
          </w:rPr>
          <w:t xml:space="preserve"> (size fractions</w:t>
        </w:r>
      </w:ins>
      <w:ins w:id="320" w:author="Downs, Drew T" w:date="2024-08-07T16:53:00Z">
        <w:r w:rsidR="002F5CF7">
          <w:rPr>
            <w:lang w:val="en-GB"/>
          </w:rPr>
          <w:t xml:space="preserve"> of</w:t>
        </w:r>
      </w:ins>
      <w:ins w:id="321" w:author="Charlotte Devitre" w:date="2024-08-07T15:38:00Z">
        <w:r w:rsidRPr="007B522C">
          <w:rPr>
            <w:lang w:val="en-GB"/>
          </w:rPr>
          <w:t xml:space="preserve"> 0.5</w:t>
        </w:r>
        <w:del w:id="322" w:author="Downs, Drew T" w:date="2024-08-07T16:52:00Z">
          <w:r w:rsidRPr="007B522C" w:rsidDel="002F5CF7">
            <w:rPr>
              <w:lang w:val="en-GB"/>
            </w:rPr>
            <w:delText>-</w:delText>
          </w:r>
        </w:del>
      </w:ins>
      <w:ins w:id="323" w:author="Downs, Drew T" w:date="2024-08-07T16:52:00Z">
        <w:r w:rsidR="002F5CF7">
          <w:rPr>
            <w:lang w:val="en-GB"/>
          </w:rPr>
          <w:t>–</w:t>
        </w:r>
      </w:ins>
      <w:ins w:id="324" w:author="Charlotte Devitre" w:date="2024-08-07T15:38:00Z">
        <w:r w:rsidRPr="007B522C">
          <w:rPr>
            <w:lang w:val="en-GB"/>
          </w:rPr>
          <w:t>1 and 1</w:t>
        </w:r>
        <w:del w:id="325" w:author="Downs, Drew T" w:date="2024-08-07T16:52:00Z">
          <w:r w:rsidRPr="007B522C" w:rsidDel="002F5CF7">
            <w:rPr>
              <w:lang w:val="en-GB"/>
            </w:rPr>
            <w:delText>-</w:delText>
          </w:r>
        </w:del>
      </w:ins>
      <w:ins w:id="326" w:author="Downs, Drew T" w:date="2024-08-07T16:52:00Z">
        <w:r w:rsidR="002F5CF7">
          <w:rPr>
            <w:lang w:val="en-GB"/>
          </w:rPr>
          <w:t>–</w:t>
        </w:r>
      </w:ins>
      <w:ins w:id="327" w:author="Charlotte Devitre" w:date="2024-08-07T15:38:00Z">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ins>
      <w:ins w:id="328" w:author="Downs, Drew T" w:date="2024-08-07T16:53:00Z">
        <w:r w:rsidR="002F5CF7">
          <w:rPr>
            <w:lang w:val="en-GB"/>
          </w:rPr>
          <w:t>:00</w:t>
        </w:r>
      </w:ins>
      <w:ins w:id="329" w:author="Charlotte Devitre" w:date="2024-08-07T15:38:00Z">
        <w:r w:rsidRPr="007B522C">
          <w:rPr>
            <w:lang w:val="en-GB"/>
          </w:rPr>
          <w:t xml:space="preserve"> pm PST, we collected our first Raman spectra</w:t>
        </w:r>
        <w:r>
          <w:rPr>
            <w:lang w:val="en-GB"/>
          </w:rPr>
          <w:t>, and b</w:t>
        </w:r>
        <w:r w:rsidRPr="007B522C">
          <w:rPr>
            <w:lang w:val="en-GB"/>
          </w:rPr>
          <w:t>y ~7</w:t>
        </w:r>
      </w:ins>
      <w:ins w:id="330" w:author="Downs, Drew T" w:date="2024-08-07T16:54:00Z">
        <w:r w:rsidR="00B2469A">
          <w:rPr>
            <w:lang w:val="en-GB"/>
          </w:rPr>
          <w:t>:00</w:t>
        </w:r>
      </w:ins>
      <w:ins w:id="331" w:author="Charlotte Devitre" w:date="2024-08-07T15:38:00Z">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F465D">
          <w:rPr>
            <w:lang w:val="en-GB"/>
          </w:rPr>
          <w:instrText xml:space="preserve"> ADDIN ZOTERO_ITEM CSL_CITATION {"citationID":"mjzUYxpE","properties":{"formattedCitation":"(DeVitre {\\i{}et al.}, 2021; DeVitre and Wieser, 2024)","plainCitation":"(DeVitre et al., 2021; DeVitre and Wieser, 2024)","noteIndex":0},"citationItems":[{"id":"y1MsH9fC/51uklCWN","uris":["http://zotero.org/users/9451925/items/2A38GRRP"],"itemData":{"id":291,"type":"article-journal","abstract":"Fluid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{"citationID":"fDRa8gZ3","properties":{"formattedCitation":"(Span &amp; Wagner, 1996)","plainCitation":"(Span &amp;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del w:id="332" w:author="Downs, Drew T" w:date="2024-08-07T16:54:00Z">
          <w:r w:rsidRPr="007B522C" w:rsidDel="00B2469A">
            <w:rPr>
              <w:lang w:val="en-GB"/>
            </w:rPr>
            <w:delText>cons</w:delText>
          </w:r>
        </w:del>
        <w:del w:id="333" w:author="Downs, Drew T" w:date="2024-08-07T16:55:00Z">
          <w:r w:rsidRPr="007B522C" w:rsidDel="00B2469A">
            <w:rPr>
              <w:lang w:val="en-GB"/>
            </w:rPr>
            <w:delText>idering</w:delText>
          </w:r>
        </w:del>
      </w:ins>
      <w:ins w:id="334" w:author="Downs, Drew T" w:date="2024-08-07T16:55:00Z">
        <w:r w:rsidR="00B2469A">
          <w:rPr>
            <w:lang w:val="en-GB"/>
          </w:rPr>
          <w:t>due to</w:t>
        </w:r>
      </w:ins>
      <w:ins w:id="335" w:author="Charlotte Devitre" w:date="2024-08-07T15:38:00Z">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w:t>
        </w:r>
        <w:r w:rsidRPr="007B522C">
          <w:rPr>
            <w:lang w:val="en-GB"/>
          </w:rPr>
          <w:lastRenderedPageBreak/>
          <w:t xml:space="preserve">exsolved fluid </w:t>
        </w:r>
        <w:del w:id="336" w:author="Downs, Drew T" w:date="2024-08-07T16:55:00Z">
          <w:r w:rsidDel="00B2469A">
            <w:rPr>
              <w:lang w:val="en-GB"/>
            </w:rPr>
            <w:delText>due to</w:delText>
          </w:r>
        </w:del>
      </w:ins>
      <w:ins w:id="337" w:author="Downs, Drew T" w:date="2024-08-07T16:55:00Z">
        <w:r w:rsidR="00B2469A">
          <w:rPr>
            <w:lang w:val="en-GB"/>
          </w:rPr>
          <w:t>resulting from</w:t>
        </w:r>
      </w:ins>
      <w:ins w:id="338" w:author="Charlotte Devitre" w:date="2024-08-07T15:38:00Z">
        <w:r w:rsidRPr="007B522C">
          <w:rPr>
            <w:lang w:val="en-GB"/>
          </w:rPr>
          <w:t xml:space="preserve"> a lack of publicly available software </w:t>
        </w:r>
        <w:r w:rsidR="005C266E">
          <w:rPr>
            <w:lang w:val="en-GB"/>
          </w:rPr>
          <w:t xml:space="preserve">that </w:t>
        </w:r>
        <w:del w:id="339" w:author="Downs, Drew T" w:date="2024-08-07T16:55:00Z">
          <w:r w:rsidR="005C266E" w:rsidDel="00B2469A">
            <w:rPr>
              <w:lang w:val="en-GB"/>
            </w:rPr>
            <w:delText>could</w:delText>
          </w:r>
        </w:del>
      </w:ins>
      <w:ins w:id="340" w:author="Downs, Drew T" w:date="2024-08-07T16:55:00Z">
        <w:r w:rsidR="00B2469A">
          <w:rPr>
            <w:lang w:val="en-GB"/>
          </w:rPr>
          <w:t>can</w:t>
        </w:r>
      </w:ins>
      <w:ins w:id="341" w:author="Charlotte Devitre" w:date="2024-08-07T15:38:00Z">
        <w:r w:rsidR="005C266E">
          <w:rPr>
            <w:lang w:val="en-GB"/>
          </w:rPr>
          <w:t xml:space="preserve"> run</w:t>
        </w:r>
        <w:r w:rsidRPr="007B522C">
          <w:rPr>
            <w:lang w:val="en-GB"/>
          </w:rPr>
          <w:t xml:space="preserve"> on modern </w:t>
        </w:r>
      </w:ins>
      <w:ins w:id="342" w:author="Downs, Drew T" w:date="2024-08-07T16:55:00Z">
        <w:r w:rsidR="00B2469A">
          <w:rPr>
            <w:lang w:val="en-GB"/>
          </w:rPr>
          <w:t xml:space="preserve">computer </w:t>
        </w:r>
      </w:ins>
      <w:ins w:id="343" w:author="Charlotte Devitre" w:date="2024-08-07T15:38:00Z">
        <w:r w:rsidRPr="007B522C">
          <w:rPr>
            <w:lang w:val="en-GB"/>
          </w:rPr>
          <w:t xml:space="preserve">operating systems. However, recent work </w:t>
        </w:r>
        <w:r>
          <w:rPr>
            <w:lang w:val="en-GB"/>
          </w:rPr>
          <w:t xml:space="preserve">by </w:t>
        </w:r>
        <w:r w:rsidRPr="007B522C">
          <w:rPr>
            <w:lang w:val="en-GB"/>
          </w:rPr>
          <w:fldChar w:fldCharType="begin"/>
        </w:r>
        <w:r w:rsidR="007F465D">
          <w:rPr>
            <w:lang w:val="en-GB"/>
          </w:rPr>
          <w:instrText xml:space="preserve"> ADDIN ZOTERO_ITEM CSL_CITATION {"citationID":"g54qIx3Y","properties":{"formattedCitation":"(Yoshimura,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lang w:val="en-GB"/>
          </w:rPr>
          <w:instrText>∼</w:instrText>
        </w:r>
        <w:r w:rsidR="007F465D">
          <w:rPr>
            <w:lang w:val="en-GB"/>
          </w:rPr>
          <w:instrText xml:space="preserve"> 2573 K and </w:instrText>
        </w:r>
        <w:r w:rsidR="007F465D">
          <w:rPr>
            <w:rFonts w:ascii="Cambria Math" w:hAnsi="Cambria Math" w:cs="Cambria Math"/>
            <w:lang w:val="en-GB"/>
          </w:rPr>
          <w:instrText>∼</w:instrText>
        </w:r>
        <w:r w:rsidR="007F465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{"citationID":"qqvJgTw3","properties":{"formattedCitation":"(Duan &amp; Zhang, 2006)","plainCitation":"(Duan &amp;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ins>
      <w:ins w:id="344" w:author="Downs, Drew T" w:date="2024-08-07T16:56:00Z">
        <w:r w:rsidR="00B2469A">
          <w:rPr>
            <w:lang w:val="en-GB"/>
          </w:rPr>
          <w:t xml:space="preserve">has </w:t>
        </w:r>
      </w:ins>
      <w:ins w:id="345" w:author="Charlotte Devitre" w:date="2024-08-07T15:38:00Z">
        <w:r>
          <w:rPr>
            <w:lang w:val="en-GB"/>
          </w:rPr>
          <w:t>provided</w:t>
        </w:r>
        <w:r w:rsidRPr="007B522C">
          <w:rPr>
            <w:lang w:val="en-GB"/>
          </w:rPr>
          <w:t xml:space="preserve"> </w:t>
        </w:r>
      </w:ins>
      <w:ins w:id="346" w:author="Downs, Drew T" w:date="2024-08-07T16:56:00Z">
        <w:r w:rsidR="00B2469A">
          <w:rPr>
            <w:lang w:val="en-GB"/>
          </w:rPr>
          <w:t xml:space="preserve">an </w:t>
        </w:r>
      </w:ins>
      <w:ins w:id="347" w:author="Charlotte Devitre" w:date="2024-08-07T15:38:00Z">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w:ins>
      <m:oMath>
        <m:sSub>
          <m:sSubPr>
            <m:ctrlPr>
              <w:ins w:id="348" w:author="Charlotte Devitre" w:date="2024-08-07T15:38:00Z">
                <w:rPr>
                  <w:rFonts w:ascii="Cambria Math" w:hAnsi="Cambria Math"/>
                  <w:iCs/>
                  <w:lang w:val="en-GB"/>
                </w:rPr>
              </w:ins>
            </m:ctrlPr>
          </m:sSubPr>
          <m:e>
            <m:r>
              <w:ins w:id="349" w:author="Charlotte Devitre" w:date="2024-08-07T15:38:00Z">
                <m:rPr>
                  <m:sty m:val="p"/>
                </m:rPr>
                <w:rPr>
                  <w:rFonts w:ascii="Cambria Math" w:hAnsi="Cambria Math"/>
                  <w:lang w:val="en-GB"/>
                </w:rPr>
                <m:t>X</m:t>
              </w:ins>
            </m:r>
          </m:e>
          <m:sub>
            <m:sSub>
              <m:sSubPr>
                <m:ctrlPr>
                  <w:ins w:id="350" w:author="Charlotte Devitre" w:date="2024-08-07T15:38:00Z">
                    <w:rPr>
                      <w:rFonts w:ascii="Cambria Math" w:hAnsi="Cambria Math"/>
                      <w:iCs/>
                      <w:lang w:val="en-GB"/>
                    </w:rPr>
                  </w:ins>
                </m:ctrlPr>
              </m:sSubPr>
              <m:e>
                <m:r>
                  <w:ins w:id="351" w:author="Charlotte Devitre" w:date="2024-08-07T15:38:00Z">
                    <m:rPr>
                      <m:sty m:val="p"/>
                    </m:rPr>
                    <w:rPr>
                      <w:rFonts w:ascii="Cambria Math" w:hAnsi="Cambria Math"/>
                      <w:lang w:val="en-GB"/>
                    </w:rPr>
                    <m:t>H</m:t>
                  </w:ins>
                </m:r>
              </m:e>
              <m:sub>
                <m:r>
                  <w:ins w:id="352" w:author="Charlotte Devitre" w:date="2024-08-07T15:38:00Z">
                    <m:rPr>
                      <m:sty m:val="p"/>
                    </m:rPr>
                    <w:rPr>
                      <w:rFonts w:ascii="Cambria Math" w:hAnsi="Cambria Math"/>
                      <w:lang w:val="en-GB"/>
                    </w:rPr>
                    <m:t>2</m:t>
                  </w:ins>
                </m:r>
              </m:sub>
            </m:sSub>
            <m:r>
              <w:ins w:id="353" w:author="Charlotte Devitre" w:date="2024-08-07T15:38:00Z">
                <m:rPr>
                  <m:sty m:val="p"/>
                </m:rPr>
                <w:rPr>
                  <w:rFonts w:ascii="Cambria Math" w:hAnsi="Cambria Math"/>
                  <w:lang w:val="en-GB"/>
                </w:rPr>
                <m:t>O</m:t>
              </w:ins>
            </m:r>
          </m:sub>
        </m:sSub>
      </m:oMath>
      <w:ins w:id="354" w:author="Charlotte Devitre" w:date="2024-08-07T15:38: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F465D">
          <w:rPr>
            <w:lang w:val="en-GB"/>
          </w:rPr>
          <w:instrText xml:space="preserve"> ADDIN ZOTERO_ITEM CSL_CITATION {"citationID":"pM6NvpPH","properties":{"formattedCitation":"(Wieser {\\i{}et al.}, 2021; DeVitre and Wieser, 2024)","plainCitation":"(Wieser et al., 2021; 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del w:id="355" w:author="Downs, Drew T" w:date="2024-08-07T16:56:00Z">
          <w:r w:rsidR="004F2B3A" w:rsidDel="00B2469A">
            <w:rPr>
              <w:lang w:val="en-GB"/>
            </w:rPr>
            <w:delText>S</w:delText>
          </w:r>
        </w:del>
      </w:ins>
      <w:ins w:id="356" w:author="Downs, Drew T" w:date="2024-08-07T16:56:00Z">
        <w:r w:rsidR="00B2469A">
          <w:rPr>
            <w:lang w:val="en-GB"/>
          </w:rPr>
          <w:t>s</w:t>
        </w:r>
      </w:ins>
      <w:ins w:id="357" w:author="Charlotte Devitre" w:date="2024-08-07T15:38:00Z">
        <w:r w:rsidR="004F2B3A">
          <w:rPr>
            <w:lang w:val="en-GB"/>
          </w:rPr>
          <w:t xml:space="preserve">outh </w:t>
        </w:r>
      </w:ins>
      <w:ins w:id="358" w:author="Downs, Drew T" w:date="2024-08-07T16:56:00Z">
        <w:r w:rsidR="00B2469A">
          <w:rPr>
            <w:lang w:val="en-GB"/>
          </w:rPr>
          <w:t>c</w:t>
        </w:r>
      </w:ins>
      <w:ins w:id="359" w:author="Charlotte Devitre" w:date="2024-08-07T15:38:00Z">
        <w:del w:id="360" w:author="Downs, Drew T" w:date="2024-08-07T16:56:00Z">
          <w:r w:rsidR="004F2B3A" w:rsidDel="00B2469A">
            <w:rPr>
              <w:lang w:val="en-GB"/>
            </w:rPr>
            <w:delText>C</w:delText>
          </w:r>
        </w:del>
        <w:r w:rsidR="004F2B3A">
          <w:rPr>
            <w:lang w:val="en-GB"/>
          </w:rPr>
          <w:t xml:space="preserve">aldera </w:t>
        </w:r>
        <w:r w:rsidRPr="007B522C">
          <w:rPr>
            <w:lang w:val="en-GB"/>
          </w:rPr>
          <w:t xml:space="preserve">reservoir. </w:t>
        </w:r>
      </w:ins>
    </w:p>
    <w:p w14:paraId="6B163743" w14:textId="77777777" w:rsidR="00B90F91" w:rsidRPr="00E92B49" w:rsidRDefault="00B90F91" w:rsidP="00E92B49">
      <w:pPr>
        <w:pStyle w:val="Text"/>
        <w:spacing w:line="480" w:lineRule="auto"/>
        <w:jc w:val="both"/>
        <w:rPr>
          <w:moveFrom w:id="361" w:author="Charlotte Devitre" w:date="2024-08-07T15:38:00Z"/>
          <w:rPrChange w:id="362" w:author="Charlotte Devitre" w:date="2024-08-07T15:38:00Z">
            <w:rPr>
              <w:moveFrom w:id="363" w:author="Charlotte Devitre" w:date="2024-08-07T15:38:00Z"/>
              <w:i/>
              <w:lang w:val="en-GB"/>
            </w:rPr>
          </w:rPrChange>
        </w:rPr>
      </w:pPr>
      <w:moveFromRangeStart w:id="364" w:author="Charlotte Devitre" w:date="2024-08-07T15:38:00Z" w:name="move173937524"/>
      <w:moveFrom w:id="365" w:author="Charlotte Devitre" w:date="2024-08-07T15:38:00Z">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w:t>
        </w:r>
      </w:moveFrom>
      <w:moveFromRangeEnd w:id="364"/>
      <w:del w:id="366" w:author="Charlotte Devitre" w:date="2024-08-07T15:38:00Z">
        <w:r w:rsidRPr="007B522C">
          <w:rPr>
            <w:i/>
            <w:iCs/>
          </w:rPr>
          <w:delText>1150 ˚C was the temperature used for</w:delText>
        </w:r>
      </w:del>
      <w:moveFromRangeStart w:id="367" w:author="Charlotte Devitre" w:date="2024-08-07T15:38:00Z" w:name="move173937525"/>
      <w:moveFrom w:id="368" w:author="Charlotte Devitre" w:date="2024-08-07T15:38:00Z">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moveFrom>
      <w:moveFromRangeEnd w:id="367"/>
      <w:del w:id="369" w:author="Charlotte Devitre" w:date="2024-08-07T15:38:00Z">
        <w:r w:rsidRPr="007B522C">
          <w:rPr>
            <w:i/>
            <w:iCs/>
          </w:rPr>
          <w:delText xml:space="preserve">Grey boxes show Kīlauea magma storage inferred from </w:delText>
        </w:r>
        <w:r w:rsidR="004E38D9">
          <w:rPr>
            <w:i/>
            <w:iCs/>
          </w:rPr>
          <w:delText>fluid-inclusion</w:delText>
        </w:r>
        <w:r w:rsidR="00B60F9C">
          <w:rPr>
            <w:i/>
            <w:iCs/>
          </w:rPr>
          <w:delText>s, melt-inclusions and</w:delText>
        </w:r>
        <w:r w:rsidRPr="007B522C">
          <w:rPr>
            <w:i/>
            <w:iCs/>
          </w:rPr>
          <w:delText xml:space="preserve"> geophysics </w:delText>
        </w:r>
        <w:r w:rsidRPr="007B522C">
          <w:rPr>
            <w:i/>
            <w:iCs/>
          </w:rPr>
          <w:fldChar w:fldCharType="begin"/>
        </w:r>
        <w:r w:rsidR="00C3296A">
          <w:rPr>
            <w:i/>
            <w:iCs/>
          </w:rPr>
          <w:del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i/>
            <w:iCs/>
          </w:rPr>
          <w:delInstrText>∼</w:delInstrText>
        </w:r>
        <w:r w:rsidR="00C3296A">
          <w:rPr>
            <w:i/>
            <w:i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i/>
            <w:iCs/>
          </w:rPr>
          <w:delInstrText>∼</w:delInstrText>
        </w:r>
        <w:r w:rsidR="00C3296A">
          <w:rPr>
            <w:i/>
            <w:i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i/>
            <w:i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C3296A">
          <w:rPr>
            <w:i/>
            <w:iCs/>
          </w:rPr>
          <w:delText xml:space="preserve">. HMM= </w:delText>
        </w:r>
        <w:r w:rsidR="007C5202" w:rsidRPr="00C3296A">
          <w:rPr>
            <w:i/>
            <w:iCs/>
          </w:rPr>
          <w:delText>Halemaʻumaʻu</w:delText>
        </w:r>
        <w:r w:rsidRPr="00C3296A">
          <w:rPr>
            <w:i/>
            <w:iCs/>
          </w:rPr>
          <w:delText xml:space="preserve"> reservoir, SC = </w:delText>
        </w:r>
        <w:r w:rsidR="007C5202">
          <w:rPr>
            <w:i/>
            <w:iCs/>
          </w:rPr>
          <w:delText>South-Caldera</w:delText>
        </w:r>
        <w:r w:rsidRPr="00C3296A">
          <w:rPr>
            <w:i/>
            <w:iCs/>
          </w:rPr>
          <w:delText xml:space="preserve"> reservoir.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7C5202">
          <w:rPr>
            <w:i/>
            <w:iCs/>
          </w:rPr>
          <w:delText>Halemaʻumaʻu</w:delText>
        </w:r>
        <w:r w:rsidRPr="007B522C">
          <w:rPr>
            <w:i/>
            <w:iCs/>
          </w:rPr>
          <w:delText xml:space="preserve"> and </w:delText>
        </w:r>
        <w:r w:rsidR="007C5202">
          <w:rPr>
            <w:i/>
            <w:iCs/>
          </w:rPr>
          <w:delText>South-Caldera</w:delText>
        </w:r>
        <w:r w:rsidRPr="007B522C">
          <w:rPr>
            <w:i/>
            <w:iCs/>
          </w:rPr>
          <w:delText xml:space="preserve"> </w:delText>
        </w:r>
        <w:r w:rsidR="007D29B0">
          <w:rPr>
            <w:i/>
            <w:iCs/>
          </w:rPr>
          <w:delText>with</w:delText>
        </w:r>
        <w:r w:rsidRPr="007B522C">
          <w:rPr>
            <w:i/>
            <w:iCs/>
          </w:rPr>
          <w:delText xml:space="preserve"> </w:delText>
        </w:r>
        <w:r w:rsidR="007D29B0">
          <w:rPr>
            <w:i/>
            <w:iCs/>
          </w:rPr>
          <w:delText>T=</w:delText>
        </w:r>
        <w:r w:rsidRPr="007B522C">
          <w:rPr>
            <w:i/>
            <w:iCs/>
          </w:rPr>
          <w:delText xml:space="preserve">1150 ˚C and </w:delText>
        </w:r>
        <w:r w:rsidR="000D445D">
          <w:rPr>
            <w:i/>
            <w:iCs/>
          </w:rPr>
          <w:delText>error-bars</w:delText>
        </w:r>
        <w:r w:rsidRPr="007B522C">
          <w:rPr>
            <w:i/>
            <w:iCs/>
          </w:rPr>
          <w:delText xml:space="preserve"> representing 1σ uncertainty from Monte Carlo simulations using a temperature uncertainty of ±125 ˚C (</w:delText>
        </w:r>
      </w:del>
      <m:oMath>
        <m:f>
          <m:fPr>
            <m:ctrlPr>
              <w:del w:id="370" w:author="Charlotte Devitre" w:date="2024-08-07T15:38:00Z">
                <w:rPr>
                  <w:rFonts w:ascii="Cambria Math" w:hAnsi="Cambria Math"/>
                  <w:i/>
                  <w:iCs/>
                </w:rPr>
              </w:del>
            </m:ctrlPr>
          </m:fPr>
          <m:num>
            <m:r>
              <w:del w:id="371" w:author="Charlotte Devitre" w:date="2024-08-07T15:38:00Z">
                <w:rPr>
                  <w:rFonts w:ascii="Cambria Math" w:hAnsi="Cambria Math"/>
                </w:rPr>
                <m:t xml:space="preserve">1350˚C -1100˚C </m:t>
              </w:del>
            </m:r>
          </m:num>
          <m:den>
            <m:r>
              <w:del w:id="372" w:author="Charlotte Devitre" w:date="2024-08-07T15:38:00Z">
                <w:rPr>
                  <w:rFonts w:ascii="Cambria Math" w:hAnsi="Cambria Math"/>
                </w:rPr>
                <m:t>2</m:t>
              </w:del>
            </m:r>
          </m:den>
        </m:f>
      </m:oMath>
      <w:del w:id="373" w:author="Charlotte Devitre" w:date="2024-08-07T15:38:00Z">
        <w:r w:rsidRPr="007B522C">
          <w:rPr>
            <w:i/>
            <w:iCs/>
          </w:rPr>
          <w:delText>).</w:delText>
        </w:r>
        <w:r w:rsidRPr="007B522C">
          <w:rPr>
            <w:i/>
            <w:iCs/>
            <w:lang w:val="en-GB"/>
          </w:rPr>
          <w:delText xml:space="preserve"> (c) CO</w:delText>
        </w:r>
        <w:r w:rsidRPr="007B522C">
          <w:rPr>
            <w:i/>
            <w:iCs/>
            <w:vertAlign w:val="subscript"/>
            <w:lang w:val="en-GB"/>
          </w:rPr>
          <w:delText>2</w:delText>
        </w:r>
        <w:r w:rsidRPr="007B522C">
          <w:rPr>
            <w:i/>
            <w:iCs/>
            <w:lang w:val="en-GB"/>
          </w:rPr>
          <w:delText xml:space="preserve"> density vs Pressure at 1150 </w:delText>
        </w:r>
        <w:r w:rsidRPr="007B522C">
          <w:rPr>
            <w:i/>
            <w:iCs/>
          </w:rPr>
          <w:delText>˚C</w:delText>
        </w:r>
        <w:r w:rsidRPr="007B522C">
          <w:rPr>
            <w:i/>
            <w:iCs/>
            <w:lang w:val="en-GB"/>
          </w:rPr>
          <w:delText xml:space="preserve"> for various </w:delText>
        </w:r>
      </w:del>
      <m:oMath>
        <m:sSub>
          <m:sSubPr>
            <m:ctrlPr>
              <w:del w:id="374" w:author="Charlotte Devitre" w:date="2024-08-07T15:38:00Z">
                <w:rPr>
                  <w:rFonts w:ascii="Cambria Math" w:hAnsi="Cambria Math"/>
                  <w:i/>
                  <w:iCs/>
                  <w:lang w:val="en-GB"/>
                </w:rPr>
              </w:del>
            </m:ctrlPr>
          </m:sSubPr>
          <m:e>
            <m:r>
              <w:del w:id="375" w:author="Charlotte Devitre" w:date="2024-08-07T15:38:00Z">
                <w:rPr>
                  <w:rFonts w:ascii="Cambria Math" w:hAnsi="Cambria Math"/>
                  <w:lang w:val="en-GB"/>
                </w:rPr>
                <m:t>X</m:t>
              </w:del>
            </m:r>
          </m:e>
          <m:sub>
            <m:sSub>
              <m:sSubPr>
                <m:ctrlPr>
                  <w:del w:id="376" w:author="Charlotte Devitre" w:date="2024-08-07T15:38:00Z">
                    <w:rPr>
                      <w:rFonts w:ascii="Cambria Math" w:hAnsi="Cambria Math"/>
                      <w:i/>
                      <w:iCs/>
                      <w:lang w:val="en-GB"/>
                    </w:rPr>
                  </w:del>
                </m:ctrlPr>
              </m:sSubPr>
              <m:e>
                <m:r>
                  <w:del w:id="377" w:author="Charlotte Devitre" w:date="2024-08-07T15:38:00Z">
                    <w:rPr>
                      <w:rFonts w:ascii="Cambria Math" w:hAnsi="Cambria Math"/>
                      <w:lang w:val="en-GB"/>
                    </w:rPr>
                    <m:t>H</m:t>
                  </w:del>
                </m:r>
              </m:e>
              <m:sub>
                <m:r>
                  <w:del w:id="378" w:author="Charlotte Devitre" w:date="2024-08-07T15:38:00Z">
                    <w:rPr>
                      <w:rFonts w:ascii="Cambria Math" w:hAnsi="Cambria Math"/>
                      <w:lang w:val="en-GB"/>
                    </w:rPr>
                    <m:t>2</m:t>
                  </w:del>
                </m:r>
              </m:sub>
            </m:sSub>
            <m:r>
              <w:del w:id="379" w:author="Charlotte Devitre" w:date="2024-08-07T15:38:00Z">
                <w:rPr>
                  <w:rFonts w:ascii="Cambria Math" w:hAnsi="Cambria Math"/>
                  <w:lang w:val="en-GB"/>
                </w:rPr>
                <m:t>O</m:t>
              </w:del>
            </m:r>
          </m:sub>
        </m:sSub>
      </m:oMath>
      <w:del w:id="380" w:author="Charlotte Devitre" w:date="2024-08-07T15:38:00Z">
        <w:r w:rsidRPr="007B522C">
          <w:rPr>
            <w:i/>
            <w:iCs/>
            <w:lang w:val="en-GB"/>
          </w:rPr>
          <w:delText xml:space="preserve"> using the mixed H</w:delText>
        </w:r>
        <w:r w:rsidRPr="007B522C">
          <w:rPr>
            <w:i/>
            <w:iCs/>
            <w:vertAlign w:val="subscript"/>
            <w:lang w:val="en-GB"/>
          </w:rPr>
          <w:delText>2</w:delText>
        </w:r>
        <w:r w:rsidRPr="007B522C">
          <w:rPr>
            <w:i/>
            <w:iCs/>
            <w:lang w:val="en-GB"/>
          </w:rPr>
          <w:delText>O-CO</w:delText>
        </w:r>
        <w:r w:rsidRPr="007B522C">
          <w:rPr>
            <w:i/>
            <w:iCs/>
            <w:vertAlign w:val="subscript"/>
            <w:lang w:val="en-GB"/>
          </w:rPr>
          <w:delText>2</w:delText>
        </w:r>
        <w:r w:rsidRPr="007B522C">
          <w:rPr>
            <w:i/>
            <w:iCs/>
            <w:lang w:val="en-GB"/>
          </w:rPr>
          <w:delText xml:space="preserve"> EOS of </w:delText>
        </w:r>
        <w:r w:rsidRPr="007B522C">
          <w:rPr>
            <w:i/>
            <w:iCs/>
            <w:lang w:val="en-GB"/>
          </w:rPr>
          <w:fldChar w:fldCharType="begin"/>
        </w:r>
        <w:r w:rsidR="00CA1DC0">
          <w:rPr>
            <w:i/>
            <w:iCs/>
            <w:lang w:val="en-GB"/>
          </w:rPr>
          <w:delInstrText xml:space="preserve"> ADDIN ZOTERO_ITEM CSL_CITATION {"citationID":"tcJiGUvi","properties":{"formattedCitation":"(Duan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i/>
            <w:iCs/>
            <w:lang w:val="en-GB"/>
          </w:rPr>
          <w:fldChar w:fldCharType="separate"/>
        </w:r>
        <w:r w:rsidR="00C3296A" w:rsidRPr="00C3296A">
          <w:delText xml:space="preserve">Duan and Zhang </w:delText>
        </w:r>
        <w:r w:rsidR="003E4760">
          <w:delText>(</w:delText>
        </w:r>
        <w:r w:rsidR="00C3296A" w:rsidRPr="00C3296A">
          <w:delText>2006)</w:delText>
        </w:r>
        <w:r w:rsidRPr="007B522C">
          <w:fldChar w:fldCharType="end"/>
        </w:r>
        <w:r w:rsidRPr="007B522C">
          <w:rPr>
            <w:i/>
            <w:iCs/>
            <w:lang w:val="en-GB"/>
          </w:rPr>
          <w:delText xml:space="preserve">. </w:delText>
        </w:r>
        <w:r w:rsidR="003E4760">
          <w:rPr>
            <w:i/>
            <w:iCs/>
          </w:rPr>
          <w:delText>The small discontinuity at</w:delText>
        </w:r>
        <w:r w:rsidRPr="007B522C">
          <w:rPr>
            <w:i/>
            <w:iCs/>
          </w:rPr>
          <w:delText xml:space="preserve"> 200 MPa</w:delText>
        </w:r>
        <w:r w:rsidR="003E4760">
          <w:rPr>
            <w:i/>
            <w:iCs/>
          </w:rPr>
          <w:delText xml:space="preserve"> is</w:delText>
        </w:r>
        <w:r w:rsidRPr="007B522C">
          <w:rPr>
            <w:i/>
            <w:iCs/>
          </w:rPr>
          <w:delText xml:space="preserve"> due to parameter values being switched </w:delText>
        </w:r>
        <w:r w:rsidRPr="007B522C">
          <w:rPr>
            <w:i/>
            <w:iCs/>
          </w:rPr>
          <w:fldChar w:fldCharType="begin"/>
        </w:r>
        <w:r>
          <w:rPr>
            <w:i/>
            <w:iCs/>
          </w:rPr>
          <w:del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i/>
            <w:iCs/>
          </w:rPr>
          <w:delInstrText>∼</w:delInstrText>
        </w:r>
        <w:r>
          <w:rPr>
            <w:i/>
            <w:iCs/>
          </w:rPr>
          <w:delInstrText xml:space="preserve"> 2573 K and </w:delInstrText>
        </w:r>
        <w:r>
          <w:rPr>
            <w:rFonts w:ascii="Cambria Math" w:hAnsi="Cambria Math" w:cs="Cambria Math"/>
            <w:i/>
            <w:iCs/>
          </w:rPr>
          <w:delInstrText>∼</w:delInstrText>
        </w:r>
        <w:r>
          <w:rPr>
            <w:i/>
            <w:iCs/>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i/>
            <w:iCs/>
          </w:rPr>
          <w:fldChar w:fldCharType="separate"/>
        </w:r>
        <w:r w:rsidR="00C3296A" w:rsidRPr="00C3296A">
          <w:delText>(Yoshimura, 2023)</w:delText>
        </w:r>
        <w:r w:rsidRPr="007B522C">
          <w:fldChar w:fldCharType="end"/>
        </w:r>
        <w:r w:rsidRPr="007B522C">
          <w:rPr>
            <w:i/>
            <w:iCs/>
          </w:rPr>
          <w:delText>.</w:delText>
        </w:r>
      </w:del>
      <w:moveFromRangeStart w:id="381" w:author="Charlotte Devitre" w:date="2024-08-07T15:38:00Z" w:name="move173937526"/>
      <w:moveFrom w:id="382" w:author="Charlotte Devitre" w:date="2024-08-07T15:38:00Z">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moveFrom>
      <w:moveFromRangeEnd w:id="381"/>
      <w:del w:id="383" w:author="Charlotte Devitre" w:date="2024-08-07T15:38:00Z">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South-Caldera</w:delText>
        </w:r>
        <w:r w:rsidRPr="007B522C">
          <w:rPr>
            <w:i/>
            <w:iCs/>
          </w:rPr>
          <w:delText xml:space="preserve"> with </w:delText>
        </w:r>
        <w:r w:rsidR="00BA7C44">
          <w:rPr>
            <w:i/>
            <w:iCs/>
          </w:rPr>
          <w:delText>T =</w:delText>
        </w:r>
        <w:r w:rsidRPr="007B522C">
          <w:rPr>
            <w:i/>
            <w:iCs/>
          </w:rPr>
          <w:delText xml:space="preserve"> 1150 ˚</w:delText>
        </w:r>
        <w:r w:rsidR="00BA7C44">
          <w:rPr>
            <w:i/>
            <w:iCs/>
          </w:rPr>
          <w:delText>C</w:delText>
        </w:r>
        <w:r w:rsidRPr="007B522C">
          <w:rPr>
            <w:i/>
            <w:iCs/>
          </w:rPr>
          <w:delText xml:space="preserve">, </w:delText>
        </w:r>
      </w:del>
      <m:oMath>
        <m:sSub>
          <m:sSubPr>
            <m:ctrlPr>
              <w:del w:id="384" w:author="Charlotte Devitre" w:date="2024-08-07T15:38:00Z">
                <w:rPr>
                  <w:rFonts w:ascii="Cambria Math" w:hAnsi="Cambria Math"/>
                  <w:i/>
                  <w:iCs/>
                  <w:lang w:val="en-GB"/>
                </w:rPr>
              </w:del>
            </m:ctrlPr>
          </m:sSubPr>
          <m:e>
            <m:r>
              <w:del w:id="385" w:author="Charlotte Devitre" w:date="2024-08-07T15:38:00Z">
                <w:rPr>
                  <w:rFonts w:ascii="Cambria Math" w:hAnsi="Cambria Math"/>
                  <w:lang w:val="en-GB"/>
                </w:rPr>
                <m:t>X</m:t>
              </w:del>
            </m:r>
          </m:e>
          <m:sub>
            <m:sSub>
              <m:sSubPr>
                <m:ctrlPr>
                  <w:del w:id="386" w:author="Charlotte Devitre" w:date="2024-08-07T15:38:00Z">
                    <w:rPr>
                      <w:rFonts w:ascii="Cambria Math" w:hAnsi="Cambria Math"/>
                      <w:i/>
                      <w:iCs/>
                      <w:lang w:val="en-GB"/>
                    </w:rPr>
                  </w:del>
                </m:ctrlPr>
              </m:sSubPr>
              <m:e>
                <m:r>
                  <w:del w:id="387" w:author="Charlotte Devitre" w:date="2024-08-07T15:38:00Z">
                    <w:rPr>
                      <w:rFonts w:ascii="Cambria Math" w:hAnsi="Cambria Math"/>
                      <w:lang w:val="en-GB"/>
                    </w:rPr>
                    <m:t>H</m:t>
                  </w:del>
                </m:r>
              </m:e>
              <m:sub>
                <m:r>
                  <w:del w:id="388" w:author="Charlotte Devitre" w:date="2024-08-07T15:38:00Z">
                    <w:rPr>
                      <w:rFonts w:ascii="Cambria Math" w:hAnsi="Cambria Math"/>
                      <w:lang w:val="en-GB"/>
                    </w:rPr>
                    <m:t>2</m:t>
                  </w:del>
                </m:r>
              </m:sub>
            </m:sSub>
            <m:r>
              <w:del w:id="389" w:author="Charlotte Devitre" w:date="2024-08-07T15:38:00Z">
                <w:rPr>
                  <w:rFonts w:ascii="Cambria Math" w:hAnsi="Cambria Math"/>
                  <w:lang w:val="en-GB"/>
                </w:rPr>
                <m:t>O</m:t>
              </w:del>
            </m:r>
          </m:sub>
        </m:sSub>
      </m:oMath>
      <w:del w:id="390" w:author="Charlotte Devitre" w:date="2024-08-07T15:38:00Z">
        <w:r w:rsidRPr="007B522C">
          <w:rPr>
            <w:i/>
            <w:iCs/>
          </w:rPr>
          <w:delText xml:space="preserve"> inferred </w:delText>
        </w:r>
        <w:r w:rsidR="000D445D">
          <w:rPr>
            <w:i/>
            <w:iCs/>
          </w:rPr>
          <w:delText xml:space="preserve">using the </w:delText>
        </w:r>
      </w:del>
      <m:oMath>
        <m:sSub>
          <m:sSubPr>
            <m:ctrlPr>
              <w:del w:id="391" w:author="Charlotte Devitre" w:date="2024-08-07T15:38:00Z">
                <w:rPr>
                  <w:rFonts w:ascii="Cambria Math" w:hAnsi="Cambria Math"/>
                  <w:i/>
                  <w:iCs/>
                  <w:lang w:val="en-GB"/>
                </w:rPr>
              </w:del>
            </m:ctrlPr>
          </m:sSubPr>
          <m:e>
            <m:r>
              <w:del w:id="392" w:author="Charlotte Devitre" w:date="2024-08-07T15:38:00Z">
                <w:rPr>
                  <w:rFonts w:ascii="Cambria Math" w:hAnsi="Cambria Math"/>
                  <w:lang w:val="en-GB"/>
                </w:rPr>
                <m:t>X</m:t>
              </w:del>
            </m:r>
          </m:e>
          <m:sub>
            <m:sSub>
              <m:sSubPr>
                <m:ctrlPr>
                  <w:del w:id="393" w:author="Charlotte Devitre" w:date="2024-08-07T15:38:00Z">
                    <w:rPr>
                      <w:rFonts w:ascii="Cambria Math" w:hAnsi="Cambria Math"/>
                      <w:i/>
                      <w:iCs/>
                      <w:lang w:val="en-GB"/>
                    </w:rPr>
                  </w:del>
                </m:ctrlPr>
              </m:sSubPr>
              <m:e>
                <m:r>
                  <w:del w:id="394" w:author="Charlotte Devitre" w:date="2024-08-07T15:38:00Z">
                    <w:rPr>
                      <w:rFonts w:ascii="Cambria Math" w:hAnsi="Cambria Math"/>
                      <w:lang w:val="en-GB"/>
                    </w:rPr>
                    <m:t>H</m:t>
                  </w:del>
                </m:r>
              </m:e>
              <m:sub>
                <m:r>
                  <w:del w:id="395" w:author="Charlotte Devitre" w:date="2024-08-07T15:38:00Z">
                    <w:rPr>
                      <w:rFonts w:ascii="Cambria Math" w:hAnsi="Cambria Math"/>
                      <w:lang w:val="en-GB"/>
                    </w:rPr>
                    <m:t>2</m:t>
                  </w:del>
                </m:r>
              </m:sub>
            </m:sSub>
            <m:r>
              <w:del w:id="396" w:author="Charlotte Devitre" w:date="2024-08-07T15:38:00Z">
                <w:rPr>
                  <w:rFonts w:ascii="Cambria Math" w:hAnsi="Cambria Math"/>
                  <w:lang w:val="en-GB"/>
                </w:rPr>
                <m:t>O</m:t>
              </w:del>
            </m:r>
          </m:sub>
        </m:sSub>
      </m:oMath>
      <w:del w:id="397" w:author="Charlotte Devitre" w:date="2024-08-07T15:38:00Z">
        <w:r w:rsidR="000D445D" w:rsidRPr="007B522C">
          <w:rPr>
            <w:i/>
            <w:iCs/>
            <w:lang w:val="en-GB"/>
          </w:rPr>
          <w:delText xml:space="preserve"> </w:delText>
        </w:r>
        <w:r w:rsidR="000D445D">
          <w:rPr>
            <w:i/>
            <w:iCs/>
            <w:lang w:val="en-GB"/>
          </w:rPr>
          <w:delText xml:space="preserve">-P relationship </w:delText>
        </w:r>
        <w:r w:rsidR="007D29B0">
          <w:rPr>
            <w:i/>
            <w:iCs/>
            <w:lang w:val="en-GB"/>
          </w:rPr>
          <w:delText>of</w:delText>
        </w:r>
        <w:r w:rsidRPr="007B522C">
          <w:rPr>
            <w:i/>
            <w:iCs/>
          </w:rPr>
          <w:delText xml:space="preserve"> </w:delText>
        </w:r>
        <w:r w:rsidRPr="007B522C">
          <w:rPr>
            <w:i/>
            <w:iCs/>
          </w:rPr>
          <w:fldChar w:fldCharType="begin"/>
        </w:r>
        <w:r w:rsidR="00CA1DC0">
          <w:rPr>
            <w:i/>
            <w:iCs/>
          </w:rPr>
          <w:delInstrText xml:space="preserve"> ADDIN ZOTERO_ITEM CSL_CITATION {"citationID":"Cesiupdz","properties":{"formattedCitation":"(DeVitre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DeVitre and Wieser </w:delText>
        </w:r>
        <w:r w:rsidR="000D445D">
          <w:delText>(</w:delText>
        </w:r>
        <w:r w:rsidR="00C3296A" w:rsidRPr="00C3296A">
          <w:delText>2024)</w:delText>
        </w:r>
        <w:r w:rsidRPr="007B522C">
          <w:fldChar w:fldCharType="end"/>
        </w:r>
        <w:r w:rsidRPr="007B522C">
          <w:rPr>
            <w:i/>
            <w:iCs/>
          </w:rPr>
          <w:delText xml:space="preserve"> and </w:delText>
        </w:r>
        <w:r w:rsidR="000D445D">
          <w:rPr>
            <w:i/>
            <w:iCs/>
          </w:rPr>
          <w:delText>error-bars</w:delText>
        </w:r>
        <w:r w:rsidRPr="007B522C">
          <w:rPr>
            <w:i/>
            <w:iCs/>
          </w:rPr>
          <w:delText xml:space="preserve"> representing 1σ uncertainty from Monte Carlo simulations using an </w:delText>
        </w:r>
      </w:del>
      <m:oMath>
        <m:sSub>
          <m:sSubPr>
            <m:ctrlPr>
              <w:del w:id="398" w:author="Charlotte Devitre" w:date="2024-08-07T15:38:00Z">
                <w:rPr>
                  <w:rFonts w:ascii="Cambria Math" w:hAnsi="Cambria Math"/>
                  <w:i/>
                  <w:iCs/>
                  <w:lang w:val="en-GB"/>
                </w:rPr>
              </w:del>
            </m:ctrlPr>
          </m:sSubPr>
          <m:e>
            <m:r>
              <w:del w:id="399" w:author="Charlotte Devitre" w:date="2024-08-07T15:38:00Z">
                <w:rPr>
                  <w:rFonts w:ascii="Cambria Math" w:hAnsi="Cambria Math"/>
                  <w:lang w:val="en-GB"/>
                </w:rPr>
                <m:t>X</m:t>
              </w:del>
            </m:r>
          </m:e>
          <m:sub>
            <m:sSub>
              <m:sSubPr>
                <m:ctrlPr>
                  <w:del w:id="400" w:author="Charlotte Devitre" w:date="2024-08-07T15:38:00Z">
                    <w:rPr>
                      <w:rFonts w:ascii="Cambria Math" w:hAnsi="Cambria Math"/>
                      <w:i/>
                      <w:iCs/>
                      <w:lang w:val="en-GB"/>
                    </w:rPr>
                  </w:del>
                </m:ctrlPr>
              </m:sSubPr>
              <m:e>
                <m:r>
                  <w:del w:id="401" w:author="Charlotte Devitre" w:date="2024-08-07T15:38:00Z">
                    <w:rPr>
                      <w:rFonts w:ascii="Cambria Math" w:hAnsi="Cambria Math"/>
                      <w:lang w:val="en-GB"/>
                    </w:rPr>
                    <m:t>H</m:t>
                  </w:del>
                </m:r>
              </m:e>
              <m:sub>
                <m:r>
                  <w:del w:id="402" w:author="Charlotte Devitre" w:date="2024-08-07T15:38:00Z">
                    <w:rPr>
                      <w:rFonts w:ascii="Cambria Math" w:hAnsi="Cambria Math"/>
                      <w:lang w:val="en-GB"/>
                    </w:rPr>
                    <m:t>2</m:t>
                  </w:del>
                </m:r>
              </m:sub>
            </m:sSub>
            <m:r>
              <w:del w:id="403" w:author="Charlotte Devitre" w:date="2024-08-07T15:38:00Z">
                <w:rPr>
                  <w:rFonts w:ascii="Cambria Math" w:hAnsi="Cambria Math"/>
                  <w:lang w:val="en-GB"/>
                </w:rPr>
                <m:t>O</m:t>
              </w:del>
            </m:r>
          </m:sub>
        </m:sSub>
      </m:oMath>
      <w:del w:id="404" w:author="Charlotte Devitre" w:date="2024-08-07T15:38:00Z">
        <w:r w:rsidRPr="007B522C">
          <w:rPr>
            <w:i/>
            <w:iCs/>
          </w:rPr>
          <w:delText xml:space="preserve"> </w:delText>
        </w:r>
      </w:del>
      <w:moveFromRangeStart w:id="405" w:author="Charlotte Devitre" w:date="2024-08-07T15:38:00Z" w:name="move173937527"/>
      <w:moveFrom w:id="406" w:author="Charlotte Devitre" w:date="2024-08-07T15:38:00Z">
        <w:r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407" w:author="Charlotte Devitre" w:date="2024-08-07T15:38: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408" w:author="Charlotte Devitre" w:date="2024-08-07T15:38: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409" w:author="Charlotte Devitre" w:date="2024-08-07T15:38:00Z">
              <w:r w:rsidRPr="007B522C">
                <w:rPr>
                  <w:i/>
                  <w:iCs/>
                </w:rPr>
                <w:t xml:space="preserve">-P relationship for Kīlauea from </w:t>
              </w:r>
            </w:moveFrom>
            <w:moveFromRangeEnd w:id="405"/>
            <w:del w:id="410" w:author="Charlotte Devitre" w:date="2024-08-07T15:38: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w:delText>
              </w:r>
            </w:del>
            <w:moveFromRangeStart w:id="411" w:author="Charlotte Devitre" w:date="2024-08-07T15:38:00Z" w:name="move173937522"/>
            <w:moveFrom w:id="412" w:author="Charlotte Devitre" w:date="2024-08-07T15:38:00Z">
              <w:r w:rsidR="0033440A">
                <w:rPr>
                  <w:rPrChange w:id="413" w:author="Charlotte Devitre" w:date="2024-08-07T15:38:00Z">
                    <w:rPr>
                      <w:i/>
                    </w:rPr>
                  </w:rPrChange>
                </w:rPr>
                <w:t xml:space="preserve"> </w:t>
              </w:r>
            </w:moveFrom>
          </w:moveFrom>
        </w:moveFrom>
      </w:moveFrom>
    </w:p>
    <w:p w14:paraId="4E52FF06" w14:textId="77777777" w:rsidR="00B90F91" w:rsidRPr="007B522C" w:rsidRDefault="00B90F91" w:rsidP="00B90F91">
      <w:pPr>
        <w:pStyle w:val="Heading-Main"/>
        <w:spacing w:line="480" w:lineRule="auto"/>
        <w:jc w:val="both"/>
        <w:rPr>
          <w:moveFrom w:id="414" w:author="Charlotte Devitre" w:date="2024-08-07T15:38:00Z"/>
          <w:iCs/>
          <w:lang w:val="en-GB"/>
        </w:rPr>
      </w:pPr>
      <w:moveFrom w:id="415" w:author="Charlotte Devitre" w:date="2024-08-07T15:38:00Z">
        <w:r>
          <w:rPr>
            <w:b w:val="0"/>
            <w:bCs w:val="0"/>
          </w:rPr>
          <w:t xml:space="preserve">2. </w:t>
        </w:r>
        <w:r>
          <w:t>Timeline</w:t>
        </w:r>
        <w:r w:rsidRPr="007B522C">
          <w:t xml:space="preserve"> of </w:t>
        </w:r>
        <w:r w:rsidR="001E7259">
          <w:t>Rapid-response</w:t>
        </w:r>
        <w:r w:rsidRPr="007B522C">
          <w:t xml:space="preserve"> Simulation</w:t>
        </w:r>
      </w:moveFrom>
    </w:p>
    <w:moveFromRangeEnd w:id="411"/>
    <w:p w14:paraId="30C2ADAD" w14:textId="77777777" w:rsidR="00B90F91" w:rsidRPr="007B522C" w:rsidRDefault="00B90F91" w:rsidP="00B90F91">
      <w:pPr>
        <w:pStyle w:val="Text"/>
        <w:spacing w:line="480" w:lineRule="auto"/>
        <w:jc w:val="both"/>
        <w:rPr>
          <w:moveFrom w:id="416" w:author="Charlotte Devitre" w:date="2024-08-07T15:38:00Z"/>
          <w:lang w:val="en-GB"/>
        </w:rPr>
      </w:pPr>
      <w:del w:id="417" w:author="Charlotte Devitre" w:date="2024-08-07T15:38: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del>
      <w:moveFromRangeStart w:id="418" w:author="Charlotte Devitre" w:date="2024-08-07T15:38:00Z" w:name="move173937523"/>
      <w:moveFrom w:id="419" w:author="Charlotte Devitre" w:date="2024-08-07T15:38:00Z">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moveFrom>
    </w:p>
    <w:p w14:paraId="4D064DB3" w14:textId="77777777" w:rsidR="00B90F91" w:rsidRPr="007B522C" w:rsidRDefault="00B90F91" w:rsidP="00B90F91">
      <w:pPr>
        <w:pStyle w:val="Text"/>
        <w:spacing w:line="480" w:lineRule="auto"/>
        <w:jc w:val="both"/>
        <w:rPr>
          <w:del w:id="420" w:author="Charlotte Devitre" w:date="2024-08-07T15:38:00Z"/>
          <w:lang w:val="en-GB"/>
        </w:rPr>
      </w:pPr>
      <w:moveFrom w:id="421" w:author="Charlotte Devitre" w:date="2024-08-07T15:38: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moveFrom>
      <w:moveFromRangeEnd w:id="418"/>
      <w:del w:id="422" w:author="Charlotte Devitre" w:date="2024-08-07T15:38:00Z">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423" w:author="Charlotte Devitre" w:date="2024-08-07T15:38:00Z">
                <w:rPr>
                  <w:rFonts w:ascii="Cambria Math" w:hAnsi="Cambria Math"/>
                  <w:iCs/>
                  <w:lang w:val="en-GB"/>
                </w:rPr>
              </w:del>
            </m:ctrlPr>
          </m:sSubPr>
          <m:e>
            <m:r>
              <w:del w:id="424" w:author="Charlotte Devitre" w:date="2024-08-07T15:38:00Z">
                <m:rPr>
                  <m:sty m:val="p"/>
                </m:rPr>
                <w:rPr>
                  <w:rFonts w:ascii="Cambria Math" w:hAnsi="Cambria Math"/>
                  <w:lang w:val="en-GB"/>
                </w:rPr>
                <m:t>X</m:t>
              </w:del>
            </m:r>
          </m:e>
          <m:sub>
            <m:sSub>
              <m:sSubPr>
                <m:ctrlPr>
                  <w:del w:id="425" w:author="Charlotte Devitre" w:date="2024-08-07T15:38:00Z">
                    <w:rPr>
                      <w:rFonts w:ascii="Cambria Math" w:hAnsi="Cambria Math"/>
                      <w:iCs/>
                      <w:lang w:val="en-GB"/>
                    </w:rPr>
                  </w:del>
                </m:ctrlPr>
              </m:sSubPr>
              <m:e>
                <m:r>
                  <w:del w:id="426" w:author="Charlotte Devitre" w:date="2024-08-07T15:38:00Z">
                    <m:rPr>
                      <m:sty m:val="p"/>
                    </m:rPr>
                    <w:rPr>
                      <w:rFonts w:ascii="Cambria Math" w:hAnsi="Cambria Math"/>
                      <w:lang w:val="en-GB"/>
                    </w:rPr>
                    <m:t>H</m:t>
                  </w:del>
                </m:r>
              </m:e>
              <m:sub>
                <m:r>
                  <w:del w:id="427" w:author="Charlotte Devitre" w:date="2024-08-07T15:38:00Z">
                    <m:rPr>
                      <m:sty m:val="p"/>
                    </m:rPr>
                    <w:rPr>
                      <w:rFonts w:ascii="Cambria Math" w:hAnsi="Cambria Math"/>
                      <w:lang w:val="en-GB"/>
                    </w:rPr>
                    <m:t>2</m:t>
                  </w:del>
                </m:r>
              </m:sub>
            </m:sSub>
            <m:r>
              <w:del w:id="428" w:author="Charlotte Devitre" w:date="2024-08-07T15:38:00Z">
                <m:rPr>
                  <m:sty m:val="p"/>
                </m:rPr>
                <w:rPr>
                  <w:rFonts w:ascii="Cambria Math" w:hAnsi="Cambria Math"/>
                  <w:lang w:val="en-GB"/>
                </w:rPr>
                <m:t>O</m:t>
              </w:del>
            </m:r>
          </m:sub>
        </m:sSub>
      </m:oMath>
      <w:del w:id="429" w:author="Charlotte Devitre" w:date="2024-08-07T15:38: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05DF9F47" w14:textId="77777777" w:rsidR="00B90F91" w:rsidRPr="007B522C" w:rsidRDefault="00B90F91" w:rsidP="00B90F91">
      <w:pPr>
        <w:pStyle w:val="Text"/>
        <w:spacing w:line="480" w:lineRule="auto"/>
        <w:ind w:firstLine="0"/>
        <w:jc w:val="both"/>
        <w:rPr>
          <w:del w:id="430" w:author="Charlotte Devitre" w:date="2024-08-07T15:38:00Z"/>
          <w:lang w:val="en-GB"/>
        </w:rPr>
      </w:pPr>
    </w:p>
    <w:p w14:paraId="61C1E867" w14:textId="6EEE12B3"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3E5047CD" w14:textId="77777777" w:rsidR="00B90F91" w:rsidRPr="007B522C" w:rsidRDefault="00B90F91" w:rsidP="00612DF3">
      <w:pPr>
        <w:pStyle w:val="Text"/>
        <w:spacing w:line="480" w:lineRule="auto"/>
        <w:jc w:val="both"/>
        <w:rPr>
          <w:del w:id="431" w:author="Charlotte Devitre" w:date="2024-08-07T15:38:00Z"/>
          <w:b/>
        </w:rPr>
      </w:pPr>
      <w:del w:id="432" w:author="Charlotte Devitre" w:date="2024-08-07T15:38: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433" w:author="Charlotte Devitre" w:date="2024-08-07T15:38:00Z">
                <w:rPr>
                  <w:rFonts w:ascii="Cambria Math" w:hAnsi="Cambria Math"/>
                  <w:i/>
                  <w:iCs/>
                  <w:lang w:val="en-GB"/>
                </w:rPr>
              </w:del>
            </m:ctrlPr>
          </m:sSubPr>
          <m:e>
            <m:r>
              <w:del w:id="434" w:author="Charlotte Devitre" w:date="2024-08-07T15:38:00Z">
                <w:rPr>
                  <w:rFonts w:ascii="Cambria Math" w:hAnsi="Cambria Math"/>
                  <w:lang w:val="en-GB"/>
                </w:rPr>
                <m:t>X</m:t>
              </w:del>
            </m:r>
          </m:e>
          <m:sub>
            <m:sSub>
              <m:sSubPr>
                <m:ctrlPr>
                  <w:del w:id="435" w:author="Charlotte Devitre" w:date="2024-08-07T15:38:00Z">
                    <w:rPr>
                      <w:rFonts w:ascii="Cambria Math" w:hAnsi="Cambria Math"/>
                      <w:i/>
                      <w:iCs/>
                      <w:lang w:val="en-GB"/>
                    </w:rPr>
                  </w:del>
                </m:ctrlPr>
              </m:sSubPr>
              <m:e>
                <m:r>
                  <w:del w:id="436" w:author="Charlotte Devitre" w:date="2024-08-07T15:38:00Z">
                    <w:rPr>
                      <w:rFonts w:ascii="Cambria Math" w:hAnsi="Cambria Math"/>
                      <w:lang w:val="en-GB"/>
                    </w:rPr>
                    <m:t>H</m:t>
                  </w:del>
                </m:r>
              </m:e>
              <m:sub>
                <m:r>
                  <w:del w:id="437" w:author="Charlotte Devitre" w:date="2024-08-07T15:38:00Z">
                    <w:rPr>
                      <w:rFonts w:ascii="Cambria Math" w:hAnsi="Cambria Math"/>
                      <w:lang w:val="en-GB"/>
                    </w:rPr>
                    <m:t>2</m:t>
                  </w:del>
                </m:r>
              </m:sub>
            </m:sSub>
            <m:r>
              <w:del w:id="438" w:author="Charlotte Devitre" w:date="2024-08-07T15:38:00Z">
                <w:rPr>
                  <w:rFonts w:ascii="Cambria Math" w:hAnsi="Cambria Math"/>
                  <w:lang w:val="en-GB"/>
                </w:rPr>
                <m:t>O</m:t>
              </w:del>
            </m:r>
          </m:sub>
        </m:sSub>
      </m:oMath>
      <w:del w:id="439" w:author="Charlotte Devitre" w:date="2024-08-07T15:38: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28DF572B" w14:textId="77777777" w:rsidR="00B90F91" w:rsidRPr="007B522C" w:rsidRDefault="00B90F91" w:rsidP="00B90F91">
      <w:pPr>
        <w:pStyle w:val="Text"/>
        <w:spacing w:line="480" w:lineRule="auto"/>
        <w:jc w:val="both"/>
        <w:rPr>
          <w:del w:id="440" w:author="Charlotte Devitre" w:date="2024-08-07T15:38:00Z"/>
          <w:bCs/>
          <w:lang w:val="en-GB"/>
        </w:rPr>
      </w:pPr>
      <w:del w:id="441" w:author="Charlotte Devitre" w:date="2024-08-07T15:38: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442"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442"/>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B1FE257" w14:textId="77777777" w:rsidR="00B90F91" w:rsidRPr="007B522C" w:rsidRDefault="00B90F91" w:rsidP="00B90F91">
      <w:pPr>
        <w:pStyle w:val="Text"/>
        <w:spacing w:line="480" w:lineRule="auto"/>
        <w:jc w:val="both"/>
        <w:rPr>
          <w:del w:id="443" w:author="Charlotte Devitre" w:date="2024-08-07T15:38:00Z"/>
          <w:bCs/>
          <w:lang w:val="en-GB"/>
        </w:rPr>
      </w:pPr>
      <w:del w:id="444" w:author="Charlotte Devitre" w:date="2024-08-07T15:38: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2CF611E5" w14:textId="113A9C4F" w:rsidR="00B90F91" w:rsidRPr="007B522C" w:rsidRDefault="00B90F91" w:rsidP="00612DF3">
      <w:pPr>
        <w:pStyle w:val="Text"/>
        <w:spacing w:line="480" w:lineRule="auto"/>
        <w:jc w:val="both"/>
        <w:rPr>
          <w:ins w:id="445" w:author="Charlotte Devitre" w:date="2024-08-07T15:38:00Z"/>
          <w:b/>
        </w:rPr>
      </w:pPr>
      <w:ins w:id="446" w:author="Charlotte Devitre" w:date="2024-08-07T15:38:00Z">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del w:id="447" w:author="Downs, Drew T" w:date="2024-08-07T16:59:00Z">
          <w:r w:rsidR="007C5202" w:rsidDel="0081514D">
            <w:rPr>
              <w:i/>
              <w:iCs/>
              <w:lang w:val="en-GB"/>
            </w:rPr>
            <w:delText>S</w:delText>
          </w:r>
        </w:del>
      </w:ins>
      <w:ins w:id="448" w:author="Downs, Drew T" w:date="2024-08-07T16:59:00Z">
        <w:r w:rsidR="0081514D">
          <w:rPr>
            <w:i/>
            <w:iCs/>
            <w:lang w:val="en-GB"/>
          </w:rPr>
          <w:t>s</w:t>
        </w:r>
      </w:ins>
      <w:ins w:id="449" w:author="Charlotte Devitre" w:date="2024-08-07T15:38:00Z">
        <w:r w:rsidR="007C5202">
          <w:rPr>
            <w:i/>
            <w:iCs/>
            <w:lang w:val="en-GB"/>
          </w:rPr>
          <w:t>outh</w:t>
        </w:r>
      </w:ins>
      <w:ins w:id="450" w:author="Downs, Drew T" w:date="2024-08-07T16:59:00Z">
        <w:r w:rsidR="0081514D">
          <w:rPr>
            <w:i/>
            <w:iCs/>
            <w:lang w:val="en-GB"/>
          </w:rPr>
          <w:t xml:space="preserve"> </w:t>
        </w:r>
      </w:ins>
      <w:ins w:id="451" w:author="Charlotte Devitre" w:date="2024-08-07T15:38:00Z">
        <w:del w:id="452" w:author="Downs, Drew T" w:date="2024-08-07T16:59:00Z">
          <w:r w:rsidR="007C5202" w:rsidDel="0081514D">
            <w:rPr>
              <w:i/>
              <w:iCs/>
              <w:lang w:val="en-GB"/>
            </w:rPr>
            <w:delText>-C</w:delText>
          </w:r>
        </w:del>
      </w:ins>
      <w:ins w:id="453" w:author="Downs, Drew T" w:date="2024-08-07T16:59:00Z">
        <w:r w:rsidR="0081514D">
          <w:rPr>
            <w:i/>
            <w:iCs/>
            <w:lang w:val="en-GB"/>
          </w:rPr>
          <w:t>c</w:t>
        </w:r>
      </w:ins>
      <w:ins w:id="454" w:author="Charlotte Devitre" w:date="2024-08-07T15:38:00Z">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del w:id="455" w:author="Downs, Drew T" w:date="2024-08-07T17:00:00Z">
          <w:r w:rsidR="00EA6185" w:rsidDel="0081514D">
            <w:rPr>
              <w:i/>
              <w:iCs/>
            </w:rPr>
            <w:delText>L</w:delText>
          </w:r>
        </w:del>
      </w:ins>
      <w:ins w:id="456" w:author="Downs, Drew T" w:date="2024-08-07T17:00:00Z">
        <w:r w:rsidR="0081514D">
          <w:rPr>
            <w:i/>
            <w:iCs/>
          </w:rPr>
          <w:t>l</w:t>
        </w:r>
      </w:ins>
      <w:ins w:id="457" w:author="Charlotte Devitre" w:date="2024-08-07T15:38:00Z">
        <w:r w:rsidRPr="007B522C">
          <w:rPr>
            <w:i/>
            <w:iCs/>
          </w:rPr>
          <w:t xml:space="preserve">ower East Rift Zone (LERZ) eruption, which required a contribution from the </w:t>
        </w:r>
        <w:del w:id="458" w:author="Downs, Drew T" w:date="2024-08-07T17:00:00Z">
          <w:r w:rsidR="004F2B3A" w:rsidDel="0081514D">
            <w:rPr>
              <w:i/>
              <w:iCs/>
            </w:rPr>
            <w:delText>S</w:delText>
          </w:r>
        </w:del>
      </w:ins>
      <w:ins w:id="459" w:author="Downs, Drew T" w:date="2024-08-07T17:00:00Z">
        <w:r w:rsidR="0081514D">
          <w:rPr>
            <w:i/>
            <w:iCs/>
          </w:rPr>
          <w:t>s</w:t>
        </w:r>
      </w:ins>
      <w:ins w:id="460" w:author="Charlotte Devitre" w:date="2024-08-07T15:38:00Z">
        <w:r w:rsidR="004F2B3A">
          <w:rPr>
            <w:i/>
            <w:iCs/>
          </w:rPr>
          <w:t xml:space="preserve">outh </w:t>
        </w:r>
        <w:del w:id="461" w:author="Downs, Drew T" w:date="2024-08-07T17:00:00Z">
          <w:r w:rsidR="004F2B3A" w:rsidDel="0081514D">
            <w:rPr>
              <w:i/>
              <w:iCs/>
            </w:rPr>
            <w:delText>C</w:delText>
          </w:r>
        </w:del>
      </w:ins>
      <w:ins w:id="462" w:author="Downs, Drew T" w:date="2024-08-07T17:00:00Z">
        <w:r w:rsidR="0081514D">
          <w:rPr>
            <w:i/>
            <w:iCs/>
          </w:rPr>
          <w:t>c</w:t>
        </w:r>
      </w:ins>
      <w:ins w:id="463" w:author="Charlotte Devitre" w:date="2024-08-07T15:38:00Z">
        <w:r w:rsidR="004F2B3A">
          <w:rPr>
            <w:i/>
            <w:iCs/>
          </w:rPr>
          <w:t xml:space="preserve">aldera </w:t>
        </w:r>
        <w:r w:rsidRPr="007B522C">
          <w:rPr>
            <w:i/>
            <w:iCs/>
          </w:rPr>
          <w:t xml:space="preserve">reservoir </w:t>
        </w:r>
        <w:r w:rsidRPr="007B522C">
          <w:rPr>
            <w:i/>
            <w:iCs/>
          </w:rPr>
          <w:fldChar w:fldCharType="begin"/>
        </w:r>
        <w:r w:rsidR="007F465D">
          <w:rPr>
            <w:i/>
            <w:iCs/>
          </w:rPr>
          <w:instrText xml:space="preserve"> ADDIN ZOTERO_ITEM CSL_CITATION {"citationID":"ERlQrz43","properties":{"formattedCitation":"(Wieser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xml:space="preserve">, 2021; DeVitre and Wieser, </w:t>
        </w:r>
        <w:r w:rsidR="00C3296A" w:rsidRPr="00C3296A">
          <w:lastRenderedPageBreak/>
          <w:t>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F465D">
          <w:rPr>
            <w:i/>
            <w:iCs/>
          </w:rPr>
          <w:instrText xml:space="preserve"> ADDIN ZOTERO_ITEM CSL_CITATION {"citationID":"fJdwtsgr","properties":{"formattedCitation":"(Wieser {\\i{}et al.}, 2021)","plainCitation":"(Wieser et al., 2021)","noteIndex":0},"citationItems":[{"id":"y1MsH9fC/fjDiEaVt","uris":["http://zotero.org/users/9451925/items/68HCIF2C"],"itemData":{"id":310,"type":"article-journal","abstract":"The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F465D">
          <w:rPr>
            <w:i/>
            <w:iCs/>
          </w:rPr>
          <w:instrText xml:space="preserve"> ADDIN ZOTERO_ITEM CSL_CITATION {"citationID":"JayGzJst","properties":{"formattedCitation":"(DeVitre and Wieser, 2024)","plainCitation":"(DeVitre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c) Day 2 data</w:t>
        </w:r>
        <w:del w:id="464" w:author="Downs, Drew T" w:date="2024-08-07T17:01:00Z">
          <w:r w:rsidRPr="00612DF3" w:rsidDel="0081514D">
            <w:rPr>
              <w:i/>
              <w:iCs/>
            </w:rPr>
            <w:delText>, as reported,</w:delText>
          </w:r>
        </w:del>
        <w:r w:rsidRPr="00612DF3">
          <w:rPr>
            <w:i/>
            <w:iCs/>
          </w:rPr>
          <w:t xml:space="preserve">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w:t>
        </w:r>
        <w:del w:id="465" w:author="Downs, Drew T" w:date="2024-08-07T17:01:00Z">
          <w:r w:rsidRPr="007B522C" w:rsidDel="0081514D">
            <w:rPr>
              <w:i/>
              <w:iCs/>
            </w:rPr>
            <w:delText xml:space="preserve"> </w:delText>
          </w:r>
        </w:del>
        <w:r w:rsidRPr="007B522C">
          <w:rPr>
            <w:i/>
            <w:iCs/>
          </w:rPr>
          <w:t>0.1). d) Day 4 data</w:t>
        </w:r>
      </w:ins>
      <w:ins w:id="466" w:author="Downs, Drew T" w:date="2024-08-07T17:01:00Z">
        <w:r w:rsidR="0081514D">
          <w:rPr>
            <w:i/>
            <w:iCs/>
          </w:rPr>
          <w:t>,</w:t>
        </w:r>
      </w:ins>
      <w:ins w:id="467" w:author="Charlotte Devitre" w:date="2024-08-07T15:38:00Z">
        <w:del w:id="468" w:author="Downs, Drew T" w:date="2024-08-07T17:01:00Z">
          <w:r w:rsidRPr="007B522C" w:rsidDel="0081514D">
            <w:rPr>
              <w:i/>
              <w:iCs/>
            </w:rPr>
            <w:delText>, as reported.</w:delText>
          </w:r>
        </w:del>
        <w:r w:rsidRPr="007B522C">
          <w:rPr>
            <w:i/>
            <w:iCs/>
          </w:rPr>
          <w:t xml:space="preserve"> </w:t>
        </w:r>
        <w:del w:id="469" w:author="Downs, Drew T" w:date="2024-08-07T17:01:00Z">
          <w:r w:rsidRPr="007B522C" w:rsidDel="0081514D">
            <w:rPr>
              <w:i/>
              <w:iCs/>
            </w:rPr>
            <w:delText>M</w:delText>
          </w:r>
        </w:del>
      </w:ins>
      <w:ins w:id="470" w:author="Downs, Drew T" w:date="2024-08-07T17:01:00Z">
        <w:r w:rsidR="0081514D">
          <w:rPr>
            <w:i/>
            <w:iCs/>
          </w:rPr>
          <w:t>m</w:t>
        </w:r>
      </w:ins>
      <w:ins w:id="471" w:author="Charlotte Devitre" w:date="2024-08-07T15:38:00Z">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w:t>
        </w:r>
        <w:del w:id="472" w:author="Downs, Drew T" w:date="2024-08-07T17:02:00Z">
          <w:r w:rsidR="00612DF3" w:rsidRPr="007B522C" w:rsidDel="0081514D">
            <w:rPr>
              <w:i/>
              <w:iCs/>
            </w:rPr>
            <w:delText xml:space="preserve"> </w:delText>
          </w:r>
        </w:del>
        <w:r w:rsidR="00612DF3" w:rsidRPr="007B522C">
          <w:rPr>
            <w:i/>
            <w:iCs/>
          </w:rPr>
          <w: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ins>
      <w:ins w:id="473" w:author="Downs, Drew T" w:date="2024-08-07T17:02:00Z">
        <w:r w:rsidR="0081514D">
          <w:rPr>
            <w:i/>
            <w:iCs/>
          </w:rPr>
          <w:t xml:space="preserve"> </w:t>
        </w:r>
      </w:ins>
      <w:ins w:id="474" w:author="Charlotte Devitre" w:date="2024-08-07T15:38:00Z">
        <w:del w:id="475" w:author="Downs, Drew T" w:date="2024-08-07T17:02:00Z">
          <w:r w:rsidR="000D445D" w:rsidDel="0081514D">
            <w:rPr>
              <w:i/>
              <w:iCs/>
            </w:rPr>
            <w:delText>-</w:delText>
          </w:r>
        </w:del>
        <w:r w:rsidR="000D445D">
          <w:rPr>
            <w:i/>
            <w:iCs/>
          </w:rPr>
          <w:t>bars</w:t>
        </w:r>
        <w:r w:rsidRPr="007B522C">
          <w:rPr>
            <w:i/>
            <w:iCs/>
          </w:rPr>
          <w:t xml:space="preserve"> correspond to uncertainties propagated using Monte Carlo simulations and olivine </w:t>
        </w:r>
      </w:ins>
      <w:ins w:id="476" w:author="Downs, Drew T" w:date="2024-08-07T17:04:00Z">
        <w:r w:rsidR="00F406B7">
          <w:rPr>
            <w:i/>
            <w:iCs/>
          </w:rPr>
          <w:t xml:space="preserve">forsterite </w:t>
        </w:r>
      </w:ins>
      <w:ins w:id="477" w:author="Charlotte Devitre" w:date="2024-08-08T14:46:00Z" w16du:dateUtc="2024-08-08T21:46:00Z">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ins>
      <w:ins w:id="478" w:author="Downs, Drew T" w:date="2024-08-07T17:04:00Z">
        <w:del w:id="479" w:author="Charlotte Devitre" w:date="2024-08-08T14:46:00Z" w16du:dateUtc="2024-08-08T21:46:00Z">
          <w:r w:rsidR="00F406B7" w:rsidDel="00260ECC">
            <w:rPr>
              <w:i/>
              <w:iCs/>
            </w:rPr>
            <w:delText>()</w:delText>
          </w:r>
        </w:del>
      </w:ins>
      <w:ins w:id="480" w:author="Charlotte Devitre" w:date="2024-08-07T15:38:00Z">
        <w:r w:rsidRPr="007B522C">
          <w:rPr>
            <w:i/>
            <w:iCs/>
          </w:rPr>
          <w:t xml:space="preserve">equilibrium field </w:t>
        </w:r>
        <w:del w:id="481" w:author="Downs, Drew T" w:date="2024-08-07T17:02:00Z">
          <w:r w:rsidRPr="007B522C" w:rsidDel="0081514D">
            <w:rPr>
              <w:i/>
              <w:iCs/>
            </w:rPr>
            <w:delText>is</w:delText>
          </w:r>
        </w:del>
      </w:ins>
      <w:ins w:id="482" w:author="Downs, Drew T" w:date="2024-08-07T17:02:00Z">
        <w:r w:rsidR="0081514D">
          <w:rPr>
            <w:i/>
            <w:iCs/>
          </w:rPr>
          <w:t>was</w:t>
        </w:r>
      </w:ins>
      <w:ins w:id="483" w:author="Charlotte Devitre" w:date="2024-08-07T15:38:00Z">
        <w:r w:rsidRPr="007B522C">
          <w:rPr>
            <w:i/>
            <w:iCs/>
          </w:rPr>
          <w:t xml:space="preserve"> calculated based on </w:t>
        </w:r>
        <w:r w:rsidR="00EA6185">
          <w:rPr>
            <w:i/>
            <w:iCs/>
          </w:rPr>
          <w:t>g</w:t>
        </w:r>
        <w:r w:rsidRPr="007B522C">
          <w:rPr>
            <w:i/>
            <w:iCs/>
          </w:rPr>
          <w:t xml:space="preserve">lass </w:t>
        </w:r>
      </w:ins>
      <w:ins w:id="484" w:author="Downs, Drew T" w:date="2024-08-07T17:02:00Z">
        <w:r w:rsidR="0081514D">
          <w:rPr>
            <w:i/>
            <w:iCs/>
          </w:rPr>
          <w:t>electron probe microanalysis (</w:t>
        </w:r>
      </w:ins>
      <w:ins w:id="485" w:author="Charlotte Devitre" w:date="2024-08-07T15:38:00Z">
        <w:r w:rsidRPr="007B522C">
          <w:rPr>
            <w:i/>
            <w:iCs/>
          </w:rPr>
          <w:t>EPMA</w:t>
        </w:r>
      </w:ins>
      <w:ins w:id="486" w:author="Downs, Drew T" w:date="2024-08-07T17:02:00Z">
        <w:r w:rsidR="0081514D">
          <w:rPr>
            <w:i/>
            <w:iCs/>
          </w:rPr>
          <w:t>)</w:t>
        </w:r>
      </w:ins>
      <w:ins w:id="487" w:author="Charlotte Devitre" w:date="2024-08-07T15:38:00Z">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1514D">
          <w:rPr>
            <w:bCs/>
            <w:i/>
            <w:iCs/>
            <w:lang w:val="en-GB"/>
            <w:rPrChange w:id="488" w:author="Downs, Drew T" w:date="2024-08-07T17:02:00Z">
              <w:rPr>
                <w:bCs/>
                <w:lang w:val="en-GB"/>
              </w:rPr>
            </w:rPrChange>
          </w:rPr>
          <w:t>H</w:t>
        </w:r>
        <w:r w:rsidR="00B74599" w:rsidRPr="0081514D">
          <w:rPr>
            <w:bCs/>
            <w:i/>
            <w:iCs/>
            <w:vertAlign w:val="subscript"/>
            <w:lang w:val="en-GB"/>
            <w:rPrChange w:id="489" w:author="Downs, Drew T" w:date="2024-08-07T17:02:00Z">
              <w:rPr>
                <w:bCs/>
                <w:vertAlign w:val="subscript"/>
                <w:lang w:val="en-GB"/>
              </w:rPr>
            </w:rPrChange>
          </w:rPr>
          <w:t>2</w:t>
        </w:r>
        <w:r w:rsidR="00B74599" w:rsidRPr="0081514D">
          <w:rPr>
            <w:bCs/>
            <w:i/>
            <w:iCs/>
            <w:lang w:val="en-GB"/>
            <w:rPrChange w:id="490" w:author="Downs, Drew T" w:date="2024-08-07T17:02:00Z">
              <w:rPr>
                <w:bCs/>
                <w:lang w:val="en-GB"/>
              </w:rPr>
            </w:rPrChange>
          </w:rPr>
          <w:t>O</w:t>
        </w:r>
        <w:r w:rsidRPr="007B522C">
          <w:rPr>
            <w:i/>
            <w:iCs/>
          </w:rPr>
          <w:t xml:space="preserve"> effect’ shows the effect of </w:t>
        </w:r>
        <w:r w:rsidR="00B74599" w:rsidRPr="0081514D">
          <w:rPr>
            <w:bCs/>
            <w:i/>
            <w:iCs/>
            <w:lang w:val="en-GB"/>
            <w:rPrChange w:id="491" w:author="Downs, Drew T" w:date="2024-08-07T17:02:00Z">
              <w:rPr>
                <w:bCs/>
                <w:lang w:val="en-GB"/>
              </w:rPr>
            </w:rPrChange>
          </w:rPr>
          <w:t>H</w:t>
        </w:r>
        <w:r w:rsidR="00B74599" w:rsidRPr="0081514D">
          <w:rPr>
            <w:bCs/>
            <w:i/>
            <w:iCs/>
            <w:vertAlign w:val="subscript"/>
            <w:lang w:val="en-GB"/>
            <w:rPrChange w:id="492" w:author="Downs, Drew T" w:date="2024-08-07T17:02:00Z">
              <w:rPr>
                <w:bCs/>
                <w:vertAlign w:val="subscript"/>
                <w:lang w:val="en-GB"/>
              </w:rPr>
            </w:rPrChange>
          </w:rPr>
          <w:t>2</w:t>
        </w:r>
        <w:r w:rsidR="00B74599" w:rsidRPr="0081514D">
          <w:rPr>
            <w:bCs/>
            <w:i/>
            <w:iCs/>
            <w:lang w:val="en-GB"/>
            <w:rPrChange w:id="493" w:author="Downs, Drew T" w:date="2024-08-07T17:02:00Z">
              <w:rPr>
                <w:bCs/>
                <w:lang w:val="en-GB"/>
              </w:rPr>
            </w:rPrChange>
          </w:rPr>
          <w:t>O</w:t>
        </w:r>
        <w:r w:rsidRPr="007B522C">
          <w:rPr>
            <w:i/>
            <w:iCs/>
          </w:rPr>
          <w:t xml:space="preserve"> corrections on pressures recalculated using </w:t>
        </w:r>
      </w:ins>
      <m:oMath>
        <m:sSub>
          <m:sSubPr>
            <m:ctrlPr>
              <w:ins w:id="494" w:author="Charlotte Devitre" w:date="2024-08-07T15:38:00Z">
                <w:rPr>
                  <w:rFonts w:ascii="Cambria Math" w:hAnsi="Cambria Math"/>
                  <w:i/>
                  <w:iCs/>
                  <w:lang w:val="en-GB"/>
                </w:rPr>
              </w:ins>
            </m:ctrlPr>
          </m:sSubPr>
          <m:e>
            <m:r>
              <w:ins w:id="495" w:author="Charlotte Devitre" w:date="2024-08-07T15:38:00Z">
                <w:rPr>
                  <w:rFonts w:ascii="Cambria Math" w:hAnsi="Cambria Math"/>
                  <w:lang w:val="en-GB"/>
                </w:rPr>
                <m:t>X</m:t>
              </w:ins>
            </m:r>
          </m:e>
          <m:sub>
            <m:sSub>
              <m:sSubPr>
                <m:ctrlPr>
                  <w:ins w:id="496" w:author="Charlotte Devitre" w:date="2024-08-07T15:38:00Z">
                    <w:rPr>
                      <w:rFonts w:ascii="Cambria Math" w:hAnsi="Cambria Math"/>
                      <w:i/>
                      <w:iCs/>
                      <w:lang w:val="en-GB"/>
                    </w:rPr>
                  </w:ins>
                </m:ctrlPr>
              </m:sSubPr>
              <m:e>
                <m:r>
                  <w:ins w:id="497" w:author="Charlotte Devitre" w:date="2024-08-07T15:38:00Z">
                    <w:rPr>
                      <w:rFonts w:ascii="Cambria Math" w:hAnsi="Cambria Math"/>
                      <w:lang w:val="en-GB"/>
                    </w:rPr>
                    <m:t>H</m:t>
                  </w:ins>
                </m:r>
              </m:e>
              <m:sub>
                <m:r>
                  <w:ins w:id="498" w:author="Charlotte Devitre" w:date="2024-08-07T15:38:00Z">
                    <w:rPr>
                      <w:rFonts w:ascii="Cambria Math" w:hAnsi="Cambria Math"/>
                      <w:lang w:val="en-GB"/>
                    </w:rPr>
                    <m:t>2</m:t>
                  </w:ins>
                </m:r>
              </m:sub>
            </m:sSub>
            <m:r>
              <w:ins w:id="499" w:author="Charlotte Devitre" w:date="2024-08-07T15:38:00Z">
                <w:rPr>
                  <w:rFonts w:ascii="Cambria Math" w:hAnsi="Cambria Math"/>
                  <w:lang w:val="en-GB"/>
                </w:rPr>
                <m:t>O</m:t>
              </w:ins>
            </m:r>
          </m:sub>
        </m:sSub>
      </m:oMath>
      <w:ins w:id="500" w:author="Charlotte Devitre" w:date="2024-08-07T15:38: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F465D">
          <w:rPr>
            <w:i/>
            <w:iCs/>
          </w:rPr>
          <w:instrText xml:space="preserve"> ADDIN ZOTERO_ITEM CSL_CITATION {"citationID":"tEBWVcGu","properties":{"formattedCitation":"(Wieser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ins>
    </w:p>
    <w:p w14:paraId="77194479" w14:textId="606E932F" w:rsidR="00B90F91" w:rsidRPr="007B522C" w:rsidRDefault="00B90F91" w:rsidP="00B90F91">
      <w:pPr>
        <w:pStyle w:val="Text"/>
        <w:spacing w:line="480" w:lineRule="auto"/>
        <w:jc w:val="both"/>
        <w:rPr>
          <w:ins w:id="501" w:author="Charlotte Devitre" w:date="2024-08-07T15:38:00Z"/>
          <w:bCs/>
          <w:lang w:val="en-GB"/>
        </w:rPr>
      </w:pPr>
      <w:bookmarkStart w:id="502" w:name="_Hlk164086178"/>
      <w:ins w:id="503" w:author="Charlotte Devitre" w:date="2024-08-07T15:38:00Z">
        <w:r w:rsidRPr="007B522C">
          <w:rPr>
            <w:bCs/>
            <w:lang w:val="en-GB"/>
          </w:rPr>
          <w:t xml:space="preserve">For </w:t>
        </w:r>
        <w:del w:id="504" w:author="Downs, Drew T" w:date="2024-08-07T17:03:00Z">
          <w:r w:rsidRPr="007B522C" w:rsidDel="00F406B7">
            <w:rPr>
              <w:bCs/>
              <w:lang w:val="en-GB"/>
            </w:rPr>
            <w:delText>the first and second days</w:delText>
          </w:r>
        </w:del>
      </w:ins>
      <w:ins w:id="505" w:author="Downs, Drew T" w:date="2024-08-07T17:05:00Z">
        <w:r w:rsidR="00F406B7">
          <w:rPr>
            <w:bCs/>
            <w:lang w:val="en-GB"/>
          </w:rPr>
          <w:t>d</w:t>
        </w:r>
      </w:ins>
      <w:ins w:id="506" w:author="Downs, Drew T" w:date="2024-08-07T17:03:00Z">
        <w:r w:rsidR="00F406B7">
          <w:rPr>
            <w:bCs/>
            <w:lang w:val="en-GB"/>
          </w:rPr>
          <w:t>ay</w:t>
        </w:r>
      </w:ins>
      <w:ins w:id="507" w:author="Downs, Drew T" w:date="2024-08-07T17:05:00Z">
        <w:r w:rsidR="00F406B7">
          <w:rPr>
            <w:bCs/>
            <w:lang w:val="en-GB"/>
          </w:rPr>
          <w:t>s</w:t>
        </w:r>
      </w:ins>
      <w:ins w:id="508" w:author="Downs, Drew T" w:date="2024-08-07T17:03:00Z">
        <w:r w:rsidR="00F406B7">
          <w:rPr>
            <w:bCs/>
            <w:lang w:val="en-GB"/>
          </w:rPr>
          <w:t xml:space="preserve"> 1 and 2</w:t>
        </w:r>
      </w:ins>
      <w:ins w:id="509" w:author="Charlotte Devitre" w:date="2024-08-07T15:38:00Z">
        <w:r w:rsidR="001157FC">
          <w:rPr>
            <w:bCs/>
            <w:lang w:val="en-GB"/>
          </w:rPr>
          <w:t xml:space="preserve"> of the simulation</w:t>
        </w:r>
        <w:r>
          <w:rPr>
            <w:bCs/>
            <w:lang w:val="en-GB"/>
          </w:rPr>
          <w:t xml:space="preserve">, </w:t>
        </w:r>
        <w:r w:rsidRPr="007B522C">
          <w:rPr>
            <w:bCs/>
            <w:lang w:val="en-GB"/>
          </w:rPr>
          <w:t>we assumed an entrapment temperature of 1150</w:t>
        </w:r>
        <w:del w:id="510" w:author="Downs, Drew T" w:date="2024-08-07T17:03:00Z">
          <w:r w:rsidRPr="007B522C" w:rsidDel="00F406B7">
            <w:rPr>
              <w:bCs/>
              <w:lang w:val="en-GB"/>
            </w:rPr>
            <w:delText xml:space="preserve"> </w:delText>
          </w:r>
        </w:del>
        <w:r w:rsidRPr="007B522C">
          <w:rPr>
            <w:bCs/>
            <w:lang w:val="en-GB"/>
          </w:rPr>
          <w:t xml:space="preserve">˚C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F465D">
          <w:rPr>
            <w:bCs/>
            <w:lang w:val="en-GB"/>
          </w:rPr>
          <w:instrText xml:space="preserve"> ADDIN ZOTERO_ITEM CSL_CITATION {"citationID":"hmC80TrG","properties":{"formattedCitation":"(Gansecki {\\i{}et al.}, 2019; DeVitre and Wieser, 2024)","plainCitation":"(Gansecki et al., 2019; DeVitre and Wieser, 2024)","noteIndex":0},"citationItems":[{"id":"y1MsH9fC/AsZRJfr1","uris":["http://zotero.org/users/9451925/items/3MFT747E"],"itemData":{"id":2026,"type":"article-journal","abstract":"Changes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del w:id="511" w:author="Downs, Drew T" w:date="2024-08-07T17:05:00Z">
          <w:r w:rsidR="001157FC" w:rsidDel="00F406B7">
            <w:rPr>
              <w:bCs/>
              <w:lang w:val="en-GB"/>
            </w:rPr>
            <w:delText>D</w:delText>
          </w:r>
        </w:del>
      </w:ins>
      <w:ins w:id="512" w:author="Downs, Drew T" w:date="2024-08-07T17:05:00Z">
        <w:r w:rsidR="00F406B7">
          <w:rPr>
            <w:bCs/>
            <w:lang w:val="en-GB"/>
          </w:rPr>
          <w:t>d</w:t>
        </w:r>
      </w:ins>
      <w:ins w:id="513" w:author="Charlotte Devitre" w:date="2024-08-07T15:38:00Z">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ins>
      <w:ins w:id="514" w:author="Downs, Drew T" w:date="2024-08-07T17:03:00Z">
        <w:r w:rsidR="00F406B7">
          <w:rPr>
            <w:bCs/>
            <w:lang w:val="en-GB"/>
          </w:rPr>
          <w:t xml:space="preserve"> </w:t>
        </w:r>
        <w:del w:id="515" w:author="Charlotte Devitre" w:date="2024-08-08T14:45:00Z" w16du:dateUtc="2024-08-08T21:45:00Z">
          <w:r w:rsidR="00F406B7" w:rsidDel="00260ECC">
            <w:rPr>
              <w:bCs/>
              <w:lang w:val="en-GB"/>
            </w:rPr>
            <w:delText>(Fo)</w:delText>
          </w:r>
        </w:del>
      </w:ins>
      <w:ins w:id="516" w:author="Charlotte Devitre" w:date="2024-08-07T15:38:00Z">
        <w:r w:rsidRPr="007B522C">
          <w:rPr>
            <w:bCs/>
            <w:lang w:val="en-GB"/>
          </w:rPr>
          <w:t xml:space="preserve">content </w:t>
        </w:r>
      </w:ins>
      <w:ins w:id="517" w:author="Charlotte Devitre" w:date="2024-08-08T14:45:00Z" w16du:dateUtc="2024-08-08T21:45:00Z">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ins>
      <w:ins w:id="518" w:author="Charlotte Devitre" w:date="2024-08-07T15:38:00Z">
        <w:r w:rsidRPr="007B522C">
          <w:rPr>
            <w:bCs/>
            <w:lang w:val="en-GB"/>
          </w:rPr>
          <w:t>measured by</w:t>
        </w:r>
        <w:r w:rsidR="00AA17DA">
          <w:rPr>
            <w:bCs/>
            <w:lang w:val="en-GB"/>
          </w:rPr>
          <w:t xml:space="preserve"> </w:t>
        </w:r>
        <w:del w:id="519" w:author="Downs, Drew T" w:date="2024-08-07T17:04:00Z">
          <w:r w:rsidR="00AA17DA" w:rsidDel="00F406B7">
            <w:rPr>
              <w:bCs/>
              <w:lang w:val="en-GB"/>
            </w:rPr>
            <w:delText>E</w:delText>
          </w:r>
        </w:del>
      </w:ins>
      <w:ins w:id="520" w:author="Downs, Drew T" w:date="2024-08-07T17:04:00Z">
        <w:r w:rsidR="00F406B7">
          <w:rPr>
            <w:bCs/>
            <w:lang w:val="en-GB"/>
          </w:rPr>
          <w:t>e</w:t>
        </w:r>
      </w:ins>
      <w:ins w:id="521" w:author="Charlotte Devitre" w:date="2024-08-07T15:38:00Z">
        <w:r w:rsidR="00AA17DA">
          <w:rPr>
            <w:bCs/>
            <w:lang w:val="en-GB"/>
          </w:rPr>
          <w:t xml:space="preserve">nergy </w:t>
        </w:r>
        <w:del w:id="522" w:author="Downs, Drew T" w:date="2024-08-07T17:04:00Z">
          <w:r w:rsidR="00AA17DA" w:rsidDel="00F406B7">
            <w:rPr>
              <w:bCs/>
              <w:lang w:val="en-GB"/>
            </w:rPr>
            <w:delText>D</w:delText>
          </w:r>
        </w:del>
      </w:ins>
      <w:ins w:id="523" w:author="Downs, Drew T" w:date="2024-08-07T17:04:00Z">
        <w:r w:rsidR="00F406B7">
          <w:rPr>
            <w:bCs/>
            <w:lang w:val="en-GB"/>
          </w:rPr>
          <w:t>d</w:t>
        </w:r>
      </w:ins>
      <w:ins w:id="524" w:author="Charlotte Devitre" w:date="2024-08-07T15:38:00Z">
        <w:r w:rsidR="00AA17DA">
          <w:rPr>
            <w:bCs/>
            <w:lang w:val="en-GB"/>
          </w:rPr>
          <w:t xml:space="preserve">ispersive </w:t>
        </w:r>
      </w:ins>
      <w:ins w:id="525" w:author="Downs, Drew T" w:date="2024-08-07T17:04:00Z">
        <w:r w:rsidR="00F406B7">
          <w:rPr>
            <w:bCs/>
            <w:lang w:val="en-GB"/>
          </w:rPr>
          <w:t>s</w:t>
        </w:r>
      </w:ins>
      <w:ins w:id="526" w:author="Charlotte Devitre" w:date="2024-08-07T15:38:00Z">
        <w:del w:id="527" w:author="Downs, Drew T" w:date="2024-08-07T17:04:00Z">
          <w:r w:rsidR="00AA17DA" w:rsidDel="00F406B7">
            <w:rPr>
              <w:bCs/>
              <w:lang w:val="en-GB"/>
            </w:rPr>
            <w:delText>S</w:delText>
          </w:r>
        </w:del>
        <w:r w:rsidR="00AA17DA">
          <w:rPr>
            <w:bCs/>
            <w:lang w:val="en-GB"/>
          </w:rPr>
          <w:t>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7F465D">
          <w:rPr>
            <w:bCs/>
            <w:lang w:val="en-GB"/>
          </w:rPr>
          <w:instrText xml:space="preserve"> ADDIN ZOTERO_ITEM CSL_CITATION {"citationID":"PQWN1KY9","properties":{"formattedCitation":"(DeVitre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Pr="007B522C">
          <w:rPr>
            <w:bCs/>
            <w:lang w:val="en-GB"/>
          </w:rPr>
          <w:t>, yielding temperatures spanning 1182–1307</w:t>
        </w:r>
        <w:del w:id="528" w:author="Downs, Drew T" w:date="2024-08-07T17:04:00Z">
          <w:r w:rsidRPr="007B522C" w:rsidDel="00F406B7">
            <w:rPr>
              <w:bCs/>
              <w:lang w:val="en-GB"/>
            </w:rPr>
            <w:delText xml:space="preserve"> </w:delText>
          </w:r>
        </w:del>
        <w:r w:rsidRPr="007B522C">
          <w:rPr>
            <w:bCs/>
            <w:lang w:val="en-GB"/>
          </w:rPr>
          <w:t xml:space="preserve">˚C. </w:t>
        </w:r>
        <w:r>
          <w:rPr>
            <w:bCs/>
            <w:lang w:val="en-GB"/>
          </w:rPr>
          <w:t>The</w:t>
        </w:r>
        <w:r w:rsidRPr="007B522C">
          <w:rPr>
            <w:bCs/>
            <w:lang w:val="en-GB"/>
          </w:rPr>
          <w:t xml:space="preserve"> average error induced by our initial assumption of 1150</w:t>
        </w:r>
        <w:del w:id="529" w:author="Downs, Drew T" w:date="2024-08-07T17:04:00Z">
          <w:r w:rsidRPr="007B522C" w:rsidDel="00F406B7">
            <w:rPr>
              <w:bCs/>
              <w:lang w:val="en-GB"/>
            </w:rPr>
            <w:delText xml:space="preserve"> </w:delText>
          </w:r>
        </w:del>
        <w:r w:rsidRPr="007B522C">
          <w:rPr>
            <w:bCs/>
            <w:lang w:val="en-GB"/>
          </w:rPr>
          <w:t>˚C is only ~7% (with a maximum offset of only 12</w:t>
        </w:r>
        <w:del w:id="530" w:author="Downs, Drew T" w:date="2024-08-07T17:04:00Z">
          <w:r w:rsidRPr="007B522C" w:rsidDel="00F406B7">
            <w:rPr>
              <w:bCs/>
              <w:lang w:val="en-GB"/>
            </w:rPr>
            <w:delText xml:space="preserve"> </w:delText>
          </w:r>
        </w:del>
        <w:r w:rsidRPr="007B522C">
          <w:rPr>
            <w:bCs/>
            <w:lang w:val="en-GB"/>
          </w:rPr>
          <w:t>%). While crystallization temperatures at Kīlauea are</w:t>
        </w:r>
        <w:r w:rsidR="00AA17DA">
          <w:rPr>
            <w:bCs/>
            <w:lang w:val="en-GB"/>
          </w:rPr>
          <w:t xml:space="preserve"> </w:t>
        </w:r>
        <w:r w:rsidRPr="007B522C">
          <w:rPr>
            <w:bCs/>
            <w:lang w:val="en-GB"/>
          </w:rPr>
          <w:t xml:space="preserve">well constrained relative to other volcanic systems, </w:t>
        </w:r>
        <w:del w:id="531" w:author="Downs, Drew T" w:date="2024-08-07T17:04:00Z">
          <w:r w:rsidR="005C266E" w:rsidDel="00F406B7">
            <w:rPr>
              <w:bCs/>
              <w:lang w:val="en-GB"/>
            </w:rPr>
            <w:delText xml:space="preserve"> </w:delText>
          </w:r>
        </w:del>
        <w:r w:rsidR="005C266E">
          <w:rPr>
            <w:bCs/>
            <w:lang w:val="en-GB"/>
          </w:rPr>
          <w:t xml:space="preserve">by </w:t>
        </w:r>
        <w:r w:rsidRPr="007B522C">
          <w:rPr>
            <w:bCs/>
            <w:lang w:val="en-GB"/>
          </w:rPr>
          <w:t xml:space="preserve">using similar regression methods to those employed by </w:t>
        </w:r>
        <w:r>
          <w:rPr>
            <w:bCs/>
            <w:lang w:val="en-GB"/>
          </w:rPr>
          <w:t xml:space="preserve"> </w:t>
        </w:r>
        <w:r w:rsidRPr="007B522C">
          <w:rPr>
            <w:bCs/>
            <w:lang w:val="en-GB"/>
          </w:rPr>
          <w:fldChar w:fldCharType="begin"/>
        </w:r>
        <w:r w:rsidR="007F465D">
          <w:rPr>
            <w:bCs/>
            <w:lang w:val="en-GB"/>
          </w:rPr>
          <w:instrText xml:space="preserve"> ADDIN ZOTERO_ITEM CSL_CITATION {"citationID":"wqbBks3Z","properties":{"formattedCitation":"(DeVitre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relating liquid compositions to host olivine </w:t>
        </w:r>
      </w:ins>
      <w:proofErr w:type="spellStart"/>
      <w:ins w:id="532" w:author="Charlotte Devitre" w:date="2024-08-08T14:43:00Z" w16du:dateUtc="2024-08-08T21:43:00Z">
        <w:r w:rsidR="00C06AF1">
          <w:rPr>
            <w:bCs/>
            <w:lang w:val="en-GB"/>
          </w:rPr>
          <w:t>Fo</w:t>
        </w:r>
        <w:proofErr w:type="spellEnd"/>
        <w:r w:rsidR="00C06AF1">
          <w:rPr>
            <w:bCs/>
            <w:lang w:val="en-GB"/>
          </w:rPr>
          <w:t xml:space="preserve"> </w:t>
        </w:r>
      </w:ins>
      <w:ins w:id="533" w:author="Charlotte Devitre" w:date="2024-08-07T15:38:00Z">
        <w:r w:rsidRPr="007B522C">
          <w:rPr>
            <w:bCs/>
            <w:lang w:val="en-GB"/>
          </w:rPr>
          <w:t xml:space="preserve">contents, it should always be possible </w:t>
        </w:r>
        <w:r w:rsidRPr="007B522C">
          <w:rPr>
            <w:bCs/>
            <w:lang w:val="en-GB"/>
          </w:rPr>
          <w:lastRenderedPageBreak/>
          <w:t xml:space="preserve">to constrain temperatures within ~100 K at different volcanic systems using host mineral chemistry. </w:t>
        </w:r>
      </w:ins>
    </w:p>
    <w:p w14:paraId="1F64BE56" w14:textId="2E3D48BF" w:rsidR="00B90F91" w:rsidRPr="007B522C" w:rsidRDefault="00B90F91" w:rsidP="00B90F91">
      <w:pPr>
        <w:pStyle w:val="Text"/>
        <w:spacing w:line="480" w:lineRule="auto"/>
        <w:jc w:val="both"/>
        <w:rPr>
          <w:ins w:id="534" w:author="Charlotte Devitre" w:date="2024-08-07T15:38:00Z"/>
          <w:bCs/>
          <w:lang w:val="en-GB"/>
        </w:rPr>
      </w:pPr>
      <w:ins w:id="535" w:author="Charlotte Devitre" w:date="2024-08-07T15:38:00Z">
        <w:r w:rsidRPr="007B522C">
          <w:rPr>
            <w:bCs/>
            <w:lang w:val="en-GB"/>
          </w:rPr>
          <w:t xml:space="preserve">On days 1 and 2, pressures were converted into depths using the crustal density model of </w:t>
        </w:r>
        <w:r w:rsidRPr="007B522C">
          <w:rPr>
            <w:bCs/>
            <w:lang w:val="en-GB"/>
          </w:rPr>
          <w:fldChar w:fldCharType="begin"/>
        </w:r>
        <w:r w:rsidR="007F465D">
          <w:rPr>
            <w:bCs/>
            <w:lang w:val="en-GB"/>
          </w:rPr>
          <w:instrText xml:space="preserve"> ADDIN ZOTERO_ITEM CSL_CITATION {"citationID":"Vpc2ZmcI","properties":{"formattedCitation":"(Ryan, 1987)","plainCitation":"(Ryan, 1987)","dontUpdate":true,"noteIndex":0},"citationItems":[{"id":"y1MsH9fC/PKvucNee","uris":["http://zotero.org/users/9451925/items/GDIV3W6W"],"itemData":{"id":2011,"type":"article-journal","container-title":"US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ins>
      <w:ins w:id="536" w:author="Downs, Drew T" w:date="2024-08-07T17:05:00Z">
        <w:r w:rsidR="00F406B7">
          <w:t>, as</w:t>
        </w:r>
      </w:ins>
      <w:ins w:id="537" w:author="Charlotte Devitre" w:date="2024-08-07T15:38:00Z">
        <w:r w:rsidRPr="007B522C">
          <w:rPr>
            <w:bCs/>
            <w:lang w:val="en-GB"/>
          </w:rPr>
          <w:t xml:space="preserve"> parameterized by </w:t>
        </w:r>
        <w:r w:rsidRPr="007B522C">
          <w:rPr>
            <w:bCs/>
            <w:lang w:val="en-GB"/>
          </w:rPr>
          <w:fldChar w:fldCharType="begin"/>
        </w:r>
        <w:r w:rsidR="007F465D">
          <w:rPr>
            <w:bCs/>
            <w:lang w:val="en-GB"/>
          </w:rPr>
          <w:instrText xml:space="preserve"> ADDIN ZOTERO_ITEM CSL_CITATION {"citationID":"HrMnBpkY","properties":{"formattedCitation":"(Lerner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del w:id="538" w:author="Downs, Drew T" w:date="2024-08-07T17:05:00Z">
          <w:r w:rsidRPr="007B522C" w:rsidDel="00F406B7">
            <w:rPr>
              <w:bCs/>
              <w:lang w:val="en-GB"/>
            </w:rPr>
            <w:delText>-</w:delText>
          </w:r>
        </w:del>
      </w:ins>
      <w:ins w:id="539" w:author="Downs, Drew T" w:date="2024-08-07T17:05:00Z">
        <w:r w:rsidR="00F406B7">
          <w:rPr>
            <w:bCs/>
            <w:lang w:val="en-GB"/>
          </w:rPr>
          <w:t>–</w:t>
        </w:r>
      </w:ins>
      <w:ins w:id="540" w:author="Charlotte Devitre" w:date="2024-08-07T15:38:00Z">
        <w:r w:rsidRPr="007B522C">
          <w:rPr>
            <w:bCs/>
            <w:lang w:val="en-GB"/>
          </w:rPr>
          <w:t xml:space="preserve">b) of storage depths with HVO collaborators showing that </w:t>
        </w:r>
        <w:del w:id="541" w:author="Downs, Drew T" w:date="2024-08-07T17:06:00Z">
          <w:r w:rsidRPr="007B522C" w:rsidDel="00F406B7">
            <w:rPr>
              <w:bCs/>
              <w:lang w:val="en-GB"/>
            </w:rPr>
            <w:delText>crystals</w:delText>
          </w:r>
        </w:del>
      </w:ins>
      <w:ins w:id="542" w:author="Downs, Drew T" w:date="2024-08-07T17:06:00Z">
        <w:del w:id="543" w:author="Charlotte Devitre" w:date="2024-08-08T14:44:00Z" w16du:dateUtc="2024-08-08T21:44:00Z">
          <w:r w:rsidR="00F406B7" w:rsidDel="00260ECC">
            <w:rPr>
              <w:bCs/>
              <w:lang w:val="en-GB"/>
            </w:rPr>
            <w:delText>phenocrysts</w:delText>
          </w:r>
        </w:del>
      </w:ins>
      <w:ins w:id="544" w:author="Charlotte Devitre" w:date="2024-08-08T14:44:00Z" w16du:dateUtc="2024-08-08T21:44:00Z">
        <w:r w:rsidR="00260ECC">
          <w:rPr>
            <w:bCs/>
            <w:lang w:val="en-GB"/>
          </w:rPr>
          <w:t>crystals</w:t>
        </w:r>
      </w:ins>
      <w:ins w:id="545" w:author="Charlotte Devitre" w:date="2024-08-07T15:38:00Z">
        <w:r w:rsidRPr="007B522C">
          <w:rPr>
            <w:bCs/>
            <w:lang w:val="en-GB"/>
          </w:rPr>
          <w:t xml:space="preserve">, and thus magma, were likely coming from the shallower Halemaʻumaʻu reservoir of Kīlauea </w:t>
        </w:r>
        <w:r w:rsidR="007C5202">
          <w:rPr>
            <w:bCs/>
            <w:lang w:val="en-GB"/>
          </w:rPr>
          <w:t>(</w:t>
        </w:r>
        <w:r w:rsidR="006C21B3">
          <w:rPr>
            <w:bCs/>
            <w:lang w:val="en-GB"/>
          </w:rPr>
          <w:t>Fig. 1</w:t>
        </w:r>
        <w:r w:rsidRPr="007B522C">
          <w:rPr>
            <w:bCs/>
            <w:lang w:val="en-GB"/>
          </w:rPr>
          <w:t xml:space="preserve">a-b). It </w:t>
        </w:r>
      </w:ins>
      <w:ins w:id="546" w:author="Downs, Drew T" w:date="2024-08-07T17:06:00Z">
        <w:r w:rsidR="00F406B7">
          <w:rPr>
            <w:bCs/>
            <w:lang w:val="en-GB"/>
          </w:rPr>
          <w:t xml:space="preserve">is </w:t>
        </w:r>
      </w:ins>
      <w:ins w:id="547" w:author="Charlotte Devitre" w:date="2024-08-07T15:38:00Z">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del w:id="548" w:author="Downs, Drew T" w:date="2024-08-07T17:06:00Z">
          <w:r w:rsidRPr="007B522C" w:rsidDel="00F406B7">
            <w:rPr>
              <w:bCs/>
              <w:lang w:val="en-GB"/>
            </w:rPr>
            <w:delText>D</w:delText>
          </w:r>
        </w:del>
      </w:ins>
      <w:ins w:id="549" w:author="Downs, Drew T" w:date="2024-08-07T17:06:00Z">
        <w:r w:rsidR="00F406B7">
          <w:rPr>
            <w:bCs/>
            <w:lang w:val="en-GB"/>
          </w:rPr>
          <w:t>d</w:t>
        </w:r>
      </w:ins>
      <w:ins w:id="550" w:author="Charlotte Devitre" w:date="2024-08-07T15:38:00Z">
        <w:r w:rsidRPr="007B522C">
          <w:rPr>
            <w:bCs/>
            <w:lang w:val="en-GB"/>
          </w:rPr>
          <w:t xml:space="preserve">ay 1 (N=16) is comparable to many </w:t>
        </w:r>
        <w:r w:rsidR="00834561">
          <w:rPr>
            <w:bCs/>
            <w:lang w:val="en-GB"/>
          </w:rPr>
          <w:t>melt</w:t>
        </w:r>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F465D">
          <w:rPr>
            <w:bCs/>
            <w:lang w:val="en-GB"/>
          </w:rPr>
          <w:instrText xml:space="preserve"> ADDIN ZOTERO_ITEM CSL_CITATION {"citationID":"StESzSxI","properties":{"formattedCitation":"(Lerner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ins>
      <w:ins w:id="551" w:author="Downs, Drew T" w:date="2024-08-07T17:07:00Z">
        <w:r w:rsidR="00F406B7">
          <w:rPr>
            <w:bCs/>
            <w:lang w:val="en-GB"/>
          </w:rPr>
          <w:t>-</w:t>
        </w:r>
      </w:ins>
      <w:ins w:id="552" w:author="Charlotte Devitre" w:date="2024-08-07T15:38:00Z">
        <w:del w:id="553" w:author="Downs, Drew T" w:date="2024-08-07T17:07:00Z">
          <w:r w:rsidRPr="007B522C" w:rsidDel="00F406B7">
            <w:rPr>
              <w:bCs/>
              <w:lang w:val="en-GB"/>
            </w:rPr>
            <w:delText xml:space="preserve"> </w:delText>
          </w:r>
        </w:del>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F465D">
          <w:rPr>
            <w:bCs/>
            <w:lang w:val="en-GB"/>
          </w:rPr>
          <w:instrText xml:space="preserve"> ADDIN ZOTERO_ITEM CSL_CITATION {"citationID":"MUvfWMwr","properties":{"formattedCitation":"(Aster {\\i{}et al.}, 2016)","plainCitation":"(Aster et al., 2016)","dontUpdate":true,"noteIndex":0},"citationItems":[{"id":"y1MsH9fC/5lhRm6di","uris":["http://zotero.org/users/9451925/items/RZ5RHKZH"],"itemData":{"id":91,"type":"article-journal","abstract":"Melt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w:t>
        </w:r>
        <w:del w:id="554" w:author="Downs, Drew T" w:date="2024-08-07T17:07:00Z">
          <w:r w:rsidRPr="007B522C" w:rsidDel="00F406B7">
            <w:rPr>
              <w:bCs/>
              <w:lang w:val="en-GB"/>
            </w:rPr>
            <w:delText xml:space="preserve">complete </w:delText>
          </w:r>
        </w:del>
        <w:r w:rsidRPr="007B522C">
          <w:rPr>
            <w:bCs/>
            <w:lang w:val="en-GB"/>
          </w:rPr>
          <w:t>measurements from Lassen Peak</w:t>
        </w:r>
      </w:ins>
      <w:ins w:id="555" w:author="Downs, Drew T" w:date="2024-08-07T17:07:00Z">
        <w:r w:rsidR="00F406B7">
          <w:rPr>
            <w:bCs/>
            <w:lang w:val="en-GB"/>
          </w:rPr>
          <w:t>, California</w:t>
        </w:r>
      </w:ins>
      <w:ins w:id="556" w:author="Charlotte Devitre" w:date="2024-08-07T15:38:00Z">
        <w:r w:rsidRPr="007B522C">
          <w:rPr>
            <w:bCs/>
            <w:lang w:val="en-GB"/>
          </w:rPr>
          <w:t>.</w:t>
        </w:r>
      </w:ins>
    </w:p>
    <w:p w14:paraId="76E69DC4" w14:textId="2E504790"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557" w:author="Charlotte Devitre" w:date="2024-08-07T15:38:00Z">
        <w:r w:rsidR="004E38D9">
          <w:rPr>
            <w:bCs/>
            <w:lang w:val="en-GB"/>
          </w:rPr>
          <w:delText>-</w:delText>
        </w:r>
      </w:del>
      <w:ins w:id="558" w:author="Charlotte Devitre" w:date="2024-08-07T15:38:00Z">
        <w:r w:rsidR="004F2B3A">
          <w:rPr>
            <w:bCs/>
            <w:lang w:val="en-GB"/>
          </w:rPr>
          <w:t xml:space="preserve"> </w:t>
        </w:r>
      </w:ins>
      <w:r w:rsidR="004E38D9">
        <w:rPr>
          <w:bCs/>
          <w:lang w:val="en-GB"/>
        </w:rPr>
        <w:t>inclusions</w:t>
      </w:r>
      <w:r w:rsidRPr="007B522C">
        <w:rPr>
          <w:bCs/>
          <w:lang w:val="en-GB"/>
        </w:rPr>
        <w:t xml:space="preserve"> fully prepared and </w:t>
      </w:r>
      <w:del w:id="559" w:author="Downs, Drew T" w:date="2024-08-07T17:07:00Z">
        <w:r w:rsidRPr="007B522C" w:rsidDel="00F406B7">
          <w:rPr>
            <w:bCs/>
            <w:lang w:val="en-GB"/>
          </w:rPr>
          <w:delText>catalogued</w:delText>
        </w:r>
      </w:del>
      <w:ins w:id="560" w:author="Downs, Drew T" w:date="2024-08-07T17:07:00Z">
        <w:del w:id="561" w:author="Charlotte Devitre" w:date="2024-08-08T15:30:00Z" w16du:dateUtc="2024-08-08T22:30:00Z">
          <w:r w:rsidR="00F406B7" w:rsidDel="000E28B9">
            <w:rPr>
              <w:bCs/>
              <w:lang w:val="en-GB"/>
            </w:rPr>
            <w:delText>cataloged</w:delText>
          </w:r>
        </w:del>
      </w:ins>
      <w:ins w:id="562" w:author="Charlotte Devitre" w:date="2024-08-08T15:30:00Z" w16du:dateUtc="2024-08-08T22:30:00Z">
        <w:r w:rsidR="000E28B9">
          <w:rPr>
            <w:bCs/>
            <w:lang w:val="en-GB"/>
          </w:rPr>
          <w:t>catalogued</w:t>
        </w:r>
      </w:ins>
      <w:r w:rsidRPr="007B522C">
        <w:rPr>
          <w:bCs/>
          <w:lang w:val="en-GB"/>
        </w:rPr>
        <w:t xml:space="preserve"> for analysis by the end of </w:t>
      </w:r>
      <w:del w:id="563" w:author="Downs, Drew T" w:date="2024-08-07T17:07:00Z">
        <w:r w:rsidRPr="007B522C" w:rsidDel="00F406B7">
          <w:rPr>
            <w:bCs/>
            <w:lang w:val="en-GB"/>
          </w:rPr>
          <w:delText>D</w:delText>
        </w:r>
      </w:del>
      <w:ins w:id="564" w:author="Downs, Drew T" w:date="2024-08-07T17:07:00Z">
        <w:r w:rsidR="00F406B7">
          <w:rPr>
            <w:bCs/>
            <w:lang w:val="en-GB"/>
          </w:rPr>
          <w:t>d</w:t>
        </w:r>
      </w:ins>
      <w:r w:rsidRPr="007B522C">
        <w:rPr>
          <w:bCs/>
          <w:lang w:val="en-GB"/>
        </w:rPr>
        <w:t>ay 1.</w:t>
      </w:r>
      <w:r w:rsidRPr="00E92B49">
        <w:rPr>
          <w:lang w:val="en-GB"/>
        </w:rPr>
        <w:t xml:space="preserve"> On </w:t>
      </w:r>
      <w:del w:id="565" w:author="Downs, Drew T" w:date="2024-08-07T17:08:00Z">
        <w:r w:rsidRPr="00E92B49" w:rsidDel="00F406B7">
          <w:rPr>
            <w:lang w:val="en-GB"/>
          </w:rPr>
          <w:delText>D</w:delText>
        </w:r>
      </w:del>
      <w:ins w:id="566" w:author="Downs, Drew T" w:date="2024-08-07T17:08:00Z">
        <w:r w:rsidR="00F406B7">
          <w:rPr>
            <w:lang w:val="en-GB"/>
          </w:rPr>
          <w:t>d</w:t>
        </w:r>
      </w:ins>
      <w:r w:rsidRPr="00E92B49">
        <w:rPr>
          <w:lang w:val="en-GB"/>
        </w:rPr>
        <w:t xml:space="preserve">ay 2, </w:t>
      </w:r>
      <w:proofErr w:type="gramStart"/>
      <w:r w:rsidRPr="00E92B49">
        <w:rPr>
          <w:lang w:val="en-GB"/>
        </w:rPr>
        <w:t xml:space="preserve">these 20 </w:t>
      </w:r>
      <w:r w:rsidR="004E38D9">
        <w:rPr>
          <w:bCs/>
          <w:lang w:val="en-GB"/>
        </w:rPr>
        <w:t>fluid</w:t>
      </w:r>
      <w:proofErr w:type="gramEnd"/>
      <w:del w:id="567" w:author="Charlotte Devitre" w:date="2024-08-07T15:38:00Z">
        <w:r w:rsidR="004E38D9">
          <w:rPr>
            <w:bCs/>
            <w:lang w:val="en-GB"/>
          </w:rPr>
          <w:delText>-</w:delText>
        </w:r>
      </w:del>
      <w:ins w:id="568" w:author="Charlotte Devitre" w:date="2024-08-07T15:38:00Z">
        <w:r w:rsidR="004F2B3A">
          <w:rPr>
            <w:bCs/>
            <w:lang w:val="en-GB"/>
          </w:rPr>
          <w:t xml:space="preserve"> </w:t>
        </w:r>
      </w:ins>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del w:id="569" w:author="Charlotte Devitre" w:date="2024-08-07T15:38:00Z">
        <w:r w:rsidR="004E38D9">
          <w:rPr>
            <w:bCs/>
            <w:lang w:val="en-GB"/>
          </w:rPr>
          <w:delText>-</w:delText>
        </w:r>
      </w:del>
      <w:ins w:id="570" w:author="Charlotte Devitre" w:date="2024-08-07T15:38:00Z">
        <w:r w:rsidR="004F2B3A">
          <w:rPr>
            <w:bCs/>
            <w:lang w:val="en-GB"/>
          </w:rPr>
          <w:t xml:space="preserve"> </w:t>
        </w:r>
      </w:ins>
      <w:r w:rsidR="004E38D9">
        <w:rPr>
          <w:bCs/>
          <w:lang w:val="en-GB"/>
        </w:rPr>
        <w:t>inclusions</w:t>
      </w:r>
      <w:r w:rsidRPr="00E92B49">
        <w:rPr>
          <w:lang w:val="en-GB"/>
        </w:rPr>
        <w:t xml:space="preserve"> were prepared and </w:t>
      </w:r>
      <w:del w:id="571" w:author="Downs, Drew T" w:date="2024-08-07T17:08:00Z">
        <w:r w:rsidRPr="00E92B49" w:rsidDel="00F406B7">
          <w:rPr>
            <w:lang w:val="en-GB"/>
          </w:rPr>
          <w:delText>catalogued</w:delText>
        </w:r>
      </w:del>
      <w:ins w:id="572" w:author="Downs, Drew T" w:date="2024-08-07T17:08:00Z">
        <w:del w:id="573" w:author="Charlotte Devitre" w:date="2024-08-08T15:30:00Z" w16du:dateUtc="2024-08-08T22:30:00Z">
          <w:r w:rsidR="00F406B7" w:rsidDel="000E28B9">
            <w:rPr>
              <w:lang w:val="en-GB"/>
            </w:rPr>
            <w:delText>cataloged</w:delText>
          </w:r>
        </w:del>
      </w:ins>
      <w:ins w:id="574" w:author="Charlotte Devitre" w:date="2024-08-08T15:30:00Z" w16du:dateUtc="2024-08-08T22:30:00Z">
        <w:r w:rsidR="000E28B9">
          <w:rPr>
            <w:lang w:val="en-GB"/>
          </w:rPr>
          <w:t>catalogued for analysis on</w:t>
        </w:r>
      </w:ins>
      <w:ins w:id="575" w:author="Charlotte Devitre" w:date="2024-08-08T15:31:00Z" w16du:dateUtc="2024-08-08T22:31:00Z">
        <w:r w:rsidR="000E28B9">
          <w:rPr>
            <w:lang w:val="en-GB"/>
          </w:rPr>
          <w:t xml:space="preserve"> the following day</w:t>
        </w:r>
      </w:ins>
      <w:r w:rsidRPr="00E92B49">
        <w:rPr>
          <w:lang w:val="en-GB"/>
        </w:rPr>
        <w:t xml:space="preserve">. After analysis of ~15 </w:t>
      </w:r>
      <w:del w:id="576" w:author="Charlotte Devitre" w:date="2024-08-08T15:31:00Z" w16du:dateUtc="2024-08-08T22:31:00Z">
        <w:r w:rsidR="00CA1DC0" w:rsidDel="000E28B9">
          <w:rPr>
            <w:bCs/>
            <w:lang w:val="en-GB"/>
          </w:rPr>
          <w:delText>samples</w:delText>
        </w:r>
        <w:r w:rsidRPr="007B522C" w:rsidDel="000E28B9">
          <w:rPr>
            <w:bCs/>
            <w:lang w:val="en-GB"/>
          </w:rPr>
          <w:delText>, the</w:delText>
        </w:r>
      </w:del>
      <w:ins w:id="577" w:author="Charlotte Devitre" w:date="2024-08-08T15:31:00Z" w16du:dateUtc="2024-08-08T22:31:00Z">
        <w:r w:rsidR="000E28B9">
          <w:rPr>
            <w:bCs/>
            <w:lang w:val="en-GB"/>
          </w:rPr>
          <w:t xml:space="preserve">crystals, </w:t>
        </w:r>
      </w:ins>
      <w:ins w:id="578" w:author="Charlotte Devitre" w:date="2024-08-08T15:32:00Z" w16du:dateUtc="2024-08-08T22:32:00Z">
        <w:r w:rsidR="000E28B9">
          <w:rPr>
            <w:bCs/>
            <w:lang w:val="en-GB"/>
          </w:rPr>
          <w:t xml:space="preserve">we </w:t>
        </w:r>
      </w:ins>
      <w:ins w:id="579" w:author="Charlotte Devitre" w:date="2024-08-08T15:33:00Z" w16du:dateUtc="2024-08-08T22:33:00Z">
        <w:r w:rsidR="000E28B9">
          <w:rPr>
            <w:bCs/>
            <w:lang w:val="en-GB"/>
          </w:rPr>
          <w:t>removed them</w:t>
        </w:r>
      </w:ins>
      <w:ins w:id="580" w:author="Charlotte Devitre" w:date="2024-08-08T15:32:00Z" w16du:dateUtc="2024-08-08T22:32:00Z">
        <w:r w:rsidR="000E28B9">
          <w:rPr>
            <w:bCs/>
            <w:lang w:val="en-GB"/>
          </w:rPr>
          <w:t xml:space="preserve"> </w:t>
        </w:r>
      </w:ins>
      <w:del w:id="581" w:author="Charlotte Devitre" w:date="2024-08-08T15:31:00Z" w16du:dateUtc="2024-08-08T22:31:00Z">
        <w:r w:rsidRPr="007B522C" w:rsidDel="000E28B9">
          <w:rPr>
            <w:bCs/>
            <w:lang w:val="en-GB"/>
          </w:rPr>
          <w:delText xml:space="preserve"> crystals</w:delText>
        </w:r>
      </w:del>
      <w:del w:id="582" w:author="Charlotte Devitre" w:date="2024-08-08T15:32:00Z" w16du:dateUtc="2024-08-08T22:32:00Z">
        <w:r w:rsidRPr="007B522C" w:rsidDel="000E28B9">
          <w:rPr>
            <w:bCs/>
            <w:lang w:val="en-GB"/>
          </w:rPr>
          <w:delText xml:space="preserve"> </w:delText>
        </w:r>
        <w:r w:rsidR="00CA1DC0" w:rsidRPr="00E92B49" w:rsidDel="000E28B9">
          <w:rPr>
            <w:lang w:val="en-GB"/>
          </w:rPr>
          <w:delText xml:space="preserve">were </w:delText>
        </w:r>
        <w:r w:rsidRPr="00E92B49" w:rsidDel="000E28B9">
          <w:rPr>
            <w:lang w:val="en-GB"/>
          </w:rPr>
          <w:delText xml:space="preserve">removed </w:delText>
        </w:r>
      </w:del>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w:t>
      </w:r>
      <w:del w:id="583" w:author="Charlotte Devitre" w:date="2024-08-08T15:32:00Z" w16du:dateUtc="2024-08-08T22:32:00Z">
        <w:r w:rsidRPr="00E92B49" w:rsidDel="000E28B9">
          <w:rPr>
            <w:lang w:val="en-GB"/>
          </w:rPr>
          <w:delText xml:space="preserve">placed </w:delText>
        </w:r>
      </w:del>
      <w:ins w:id="584" w:author="Charlotte Devitre" w:date="2024-08-08T15:32:00Z" w16du:dateUtc="2024-08-08T22:32:00Z">
        <w:r w:rsidR="000E28B9">
          <w:rPr>
            <w:lang w:val="en-GB"/>
          </w:rPr>
          <w:t>p</w:t>
        </w:r>
      </w:ins>
      <w:ins w:id="585" w:author="Charlotte Devitre" w:date="2024-08-08T15:33:00Z" w16du:dateUtc="2024-08-08T22:33:00Z">
        <w:r w:rsidR="000E28B9">
          <w:rPr>
            <w:lang w:val="en-GB"/>
          </w:rPr>
          <w:t xml:space="preserve">laced them </w:t>
        </w:r>
      </w:ins>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del w:id="586" w:author="Downs, Drew T" w:date="2024-08-07T17:08:00Z">
        <w:r w:rsidRPr="007B522C" w:rsidDel="00F406B7">
          <w:rPr>
            <w:bCs/>
            <w:lang w:val="en-GB"/>
          </w:rPr>
          <w:delText>D</w:delText>
        </w:r>
      </w:del>
      <w:ins w:id="587" w:author="Downs, Drew T" w:date="2024-08-07T17:08:00Z">
        <w:r w:rsidR="00F406B7">
          <w:rPr>
            <w:bCs/>
            <w:lang w:val="en-GB"/>
          </w:rPr>
          <w:t>d</w:t>
        </w:r>
      </w:ins>
      <w:r w:rsidRPr="007B522C">
        <w:rPr>
          <w:bCs/>
          <w:lang w:val="en-GB"/>
        </w:rPr>
        <w:t>ay 2</w:t>
      </w:r>
      <w:r w:rsidRPr="00E92B49">
        <w:rPr>
          <w:lang w:val="en-GB"/>
        </w:rPr>
        <w:t xml:space="preserve">. By ~8:30 pm PST on </w:t>
      </w:r>
      <w:del w:id="588" w:author="Downs, Drew T" w:date="2024-08-07T17:08:00Z">
        <w:r w:rsidRPr="00E92B49" w:rsidDel="00F406B7">
          <w:rPr>
            <w:lang w:val="en-GB"/>
          </w:rPr>
          <w:delText>D</w:delText>
        </w:r>
      </w:del>
      <w:ins w:id="589" w:author="Downs, Drew T" w:date="2024-08-07T17:08:00Z">
        <w:r w:rsidR="00F406B7">
          <w:rPr>
            <w:lang w:val="en-GB"/>
          </w:rPr>
          <w:t>d</w:t>
        </w:r>
      </w:ins>
      <w:r w:rsidRPr="00E92B49">
        <w:rPr>
          <w:lang w:val="en-GB"/>
        </w:rPr>
        <w:t xml:space="preserve">ay 2, we shared an updated histogram of 46 </w:t>
      </w:r>
      <w:r w:rsidR="004E38D9">
        <w:rPr>
          <w:bCs/>
          <w:lang w:val="en-GB"/>
        </w:rPr>
        <w:t>fluid</w:t>
      </w:r>
      <w:del w:id="590" w:author="Charlotte Devitre" w:date="2024-08-07T15:38:00Z">
        <w:r w:rsidR="004E38D9">
          <w:rPr>
            <w:bCs/>
            <w:lang w:val="en-GB"/>
          </w:rPr>
          <w:delText>-</w:delText>
        </w:r>
      </w:del>
      <w:ins w:id="591" w:author="Charlotte Devitre" w:date="2024-08-07T15:38:00Z">
        <w:r w:rsidR="004F2B3A">
          <w:rPr>
            <w:bCs/>
            <w:lang w:val="en-GB"/>
          </w:rPr>
          <w:t xml:space="preserve"> </w:t>
        </w:r>
      </w:ins>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del w:id="592" w:author="Charlotte Devitre" w:date="2024-08-07T15:38:00Z">
        <w:r w:rsidRPr="00E92B49">
          <w:rPr>
            <w:lang w:val="en-GB"/>
          </w:rPr>
          <w:delText>2a</w:delText>
        </w:r>
      </w:del>
      <w:ins w:id="593" w:author="Charlotte Devitre" w:date="2024-08-07T15:38:00Z">
        <w:r w:rsidR="006C21B3">
          <w:rPr>
            <w:lang w:val="en-GB"/>
          </w:rPr>
          <w:t>1</w:t>
        </w:r>
        <w:r w:rsidRPr="00E92B49">
          <w:rPr>
            <w:lang w:val="en-GB"/>
          </w:rPr>
          <w:t>a</w:t>
        </w:r>
      </w:ins>
      <w:r w:rsidRPr="00E92B49">
        <w:rPr>
          <w:lang w:val="en-GB"/>
        </w:rPr>
        <w:t xml:space="preserve"> and c). On </w:t>
      </w:r>
      <w:del w:id="594" w:author="Downs, Drew T" w:date="2024-08-07T17:08:00Z">
        <w:r w:rsidRPr="00E92B49" w:rsidDel="00F406B7">
          <w:rPr>
            <w:lang w:val="en-GB"/>
          </w:rPr>
          <w:delText>D</w:delText>
        </w:r>
      </w:del>
      <w:ins w:id="595" w:author="Downs, Drew T" w:date="2024-08-07T17:08:00Z">
        <w:r w:rsidR="00F406B7">
          <w:rPr>
            <w:lang w:val="en-GB"/>
          </w:rPr>
          <w:t>d</w:t>
        </w:r>
      </w:ins>
      <w:r w:rsidRPr="00E92B49">
        <w:rPr>
          <w:lang w:val="en-GB"/>
        </w:rPr>
        <w:t xml:space="preserve">ay 3, we finished </w:t>
      </w:r>
      <w:del w:id="596" w:author="Downs, Drew T" w:date="2024-08-07T17:08:00Z">
        <w:r w:rsidRPr="00E92B49" w:rsidDel="00F406B7">
          <w:rPr>
            <w:lang w:val="en-GB"/>
          </w:rPr>
          <w:delText>analysing</w:delText>
        </w:r>
      </w:del>
      <w:proofErr w:type="spellStart"/>
      <w:ins w:id="597" w:author="Downs, Drew T" w:date="2024-08-07T17:08:00Z">
        <w:r w:rsidR="00F406B7">
          <w:rPr>
            <w:lang w:val="en-GB"/>
          </w:rPr>
          <w:t>analyzing</w:t>
        </w:r>
      </w:ins>
      <w:proofErr w:type="spellEnd"/>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del w:id="598" w:author="Charlotte Devitre" w:date="2024-08-07T15:38:00Z">
        <w:r w:rsidR="004E38D9">
          <w:rPr>
            <w:bCs/>
            <w:lang w:val="en-GB"/>
          </w:rPr>
          <w:delText>-</w:delText>
        </w:r>
      </w:del>
      <w:ins w:id="599" w:author="Charlotte Devitre" w:date="2024-08-07T15:38:00Z">
        <w:r w:rsidR="004F2B3A">
          <w:rPr>
            <w:bCs/>
            <w:lang w:val="en-GB"/>
          </w:rPr>
          <w:t xml:space="preserve"> </w:t>
        </w:r>
      </w:ins>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del w:id="600" w:author="Downs, Drew T" w:date="2024-08-07T17:09:00Z">
        <w:r w:rsidR="00CA1DC0" w:rsidDel="00F406B7">
          <w:rPr>
            <w:bCs/>
            <w:lang w:val="en-GB"/>
          </w:rPr>
          <w:delText>catalogued</w:delText>
        </w:r>
      </w:del>
      <w:ins w:id="601" w:author="Downs, Drew T" w:date="2024-08-07T17:09:00Z">
        <w:del w:id="602" w:author="Charlotte Devitre" w:date="2024-08-08T15:33:00Z" w16du:dateUtc="2024-08-08T22:33:00Z">
          <w:r w:rsidR="00F406B7" w:rsidDel="000E28B9">
            <w:rPr>
              <w:bCs/>
              <w:lang w:val="en-GB"/>
            </w:rPr>
            <w:delText>cataloged</w:delText>
          </w:r>
        </w:del>
      </w:ins>
      <w:ins w:id="603" w:author="Charlotte Devitre" w:date="2024-08-08T15:33:00Z" w16du:dateUtc="2024-08-08T22:33:00Z">
        <w:r w:rsidR="000E28B9">
          <w:rPr>
            <w:bCs/>
            <w:lang w:val="en-GB"/>
          </w:rPr>
          <w:t>catalogued</w:t>
        </w:r>
      </w:ins>
      <w:r w:rsidRPr="00E92B49">
        <w:rPr>
          <w:lang w:val="en-GB"/>
        </w:rPr>
        <w:t xml:space="preserve"> the </w:t>
      </w:r>
      <w:ins w:id="604" w:author="Downs, Drew T" w:date="2024-08-07T17:09:00Z">
        <w:del w:id="605" w:author="Charlotte Devitre" w:date="2024-08-08T15:33:00Z" w16du:dateUtc="2024-08-08T22:33:00Z">
          <w:r w:rsidR="00F406B7" w:rsidDel="000E28B9">
            <w:rPr>
              <w:lang w:val="en-GB"/>
            </w:rPr>
            <w:delText>cystal</w:delText>
          </w:r>
        </w:del>
      </w:ins>
      <w:ins w:id="606" w:author="Charlotte Devitre" w:date="2024-08-08T15:33:00Z" w16du:dateUtc="2024-08-08T22:33:00Z">
        <w:r w:rsidR="000E28B9">
          <w:rPr>
            <w:lang w:val="en-GB"/>
          </w:rPr>
          <w:t>crystal</w:t>
        </w:r>
      </w:ins>
      <w:ins w:id="607" w:author="Downs, Drew T" w:date="2024-08-07T17:09:00Z">
        <w:r w:rsidR="00F406B7">
          <w:rPr>
            <w:lang w:val="en-GB"/>
          </w:rPr>
          <w:t xml:space="preserve"> </w:t>
        </w:r>
      </w:ins>
      <w:r w:rsidRPr="00E92B49">
        <w:rPr>
          <w:lang w:val="en-GB"/>
        </w:rPr>
        <w:t xml:space="preserve">regions </w:t>
      </w:r>
      <w:del w:id="608" w:author="Downs, Drew T" w:date="2024-08-07T17:09:00Z">
        <w:r w:rsidRPr="00E92B49" w:rsidDel="00F406B7">
          <w:rPr>
            <w:lang w:val="en-GB"/>
          </w:rPr>
          <w:delText xml:space="preserve">of crystals </w:delText>
        </w:r>
      </w:del>
      <w:r w:rsidRPr="007B522C">
        <w:rPr>
          <w:bCs/>
          <w:lang w:val="en-GB"/>
        </w:rPr>
        <w:t xml:space="preserve">closest to each </w:t>
      </w:r>
      <w:r w:rsidR="004E38D9">
        <w:rPr>
          <w:bCs/>
          <w:lang w:val="en-GB"/>
        </w:rPr>
        <w:t>fluid</w:t>
      </w:r>
      <w:del w:id="609" w:author="Charlotte Devitre" w:date="2024-08-07T15:38:00Z">
        <w:r w:rsidR="004E38D9">
          <w:rPr>
            <w:bCs/>
            <w:lang w:val="en-GB"/>
          </w:rPr>
          <w:delText>-</w:delText>
        </w:r>
      </w:del>
      <w:ins w:id="610" w:author="Charlotte Devitre" w:date="2024-08-07T15:38:00Z">
        <w:r w:rsidR="004F2B3A">
          <w:rPr>
            <w:bCs/>
            <w:lang w:val="en-GB"/>
          </w:rPr>
          <w:t xml:space="preserve"> </w:t>
        </w:r>
      </w:ins>
      <w:r w:rsidR="004E38D9">
        <w:rPr>
          <w:bCs/>
          <w:lang w:val="en-GB"/>
        </w:rPr>
        <w:t>inclusion</w:t>
      </w:r>
      <w:r w:rsidRPr="007B522C">
        <w:rPr>
          <w:bCs/>
          <w:lang w:val="en-GB"/>
        </w:rPr>
        <w:t xml:space="preserve"> </w:t>
      </w:r>
      <w:del w:id="611" w:author="Downs, Drew T" w:date="2024-08-07T17:09:00Z">
        <w:r w:rsidRPr="00E92B49" w:rsidDel="00F406B7">
          <w:rPr>
            <w:lang w:val="en-GB"/>
          </w:rPr>
          <w:lastRenderedPageBreak/>
          <w:delText xml:space="preserve">on which </w:delText>
        </w:r>
      </w:del>
      <w:r w:rsidRPr="00E92B49">
        <w:rPr>
          <w:lang w:val="en-GB"/>
        </w:rPr>
        <w:t>to perform EDS</w:t>
      </w:r>
      <w:r w:rsidRPr="007B522C">
        <w:rPr>
          <w:bCs/>
          <w:lang w:val="en-GB"/>
        </w:rPr>
        <w:t xml:space="preserve"> analyses.</w:t>
      </w:r>
      <w:r w:rsidRPr="00E92B49">
        <w:rPr>
          <w:lang w:val="en-GB"/>
        </w:rPr>
        <w:t xml:space="preserve"> On </w:t>
      </w:r>
      <w:del w:id="612" w:author="Downs, Drew T" w:date="2024-08-07T17:09:00Z">
        <w:r w:rsidRPr="00E92B49" w:rsidDel="00F406B7">
          <w:rPr>
            <w:lang w:val="en-GB"/>
          </w:rPr>
          <w:delText>D</w:delText>
        </w:r>
      </w:del>
      <w:ins w:id="613" w:author="Downs, Drew T" w:date="2024-08-07T17:09:00Z">
        <w:r w:rsidR="00F406B7">
          <w:rPr>
            <w:lang w:val="en-GB"/>
          </w:rPr>
          <w:t>d</w:t>
        </w:r>
      </w:ins>
      <w:r w:rsidRPr="00E92B49">
        <w:rPr>
          <w:lang w:val="en-GB"/>
        </w:rPr>
        <w:t xml:space="preserve">ay 4, </w:t>
      </w:r>
      <w:del w:id="614" w:author="Downs, Drew T" w:date="2024-08-07T17:09:00Z">
        <w:r w:rsidRPr="00E92B49" w:rsidDel="00F406B7">
          <w:rPr>
            <w:lang w:val="en-GB"/>
          </w:rPr>
          <w:delText>olivine forsterite</w:delText>
        </w:r>
      </w:del>
      <w:proofErr w:type="spellStart"/>
      <w:ins w:id="615" w:author="Downs, Drew T" w:date="2024-08-07T17:09:00Z">
        <w:r w:rsidR="00F406B7">
          <w:rPr>
            <w:lang w:val="en-GB"/>
          </w:rPr>
          <w:t>Fo</w:t>
        </w:r>
      </w:ins>
      <w:proofErr w:type="spellEnd"/>
      <w:r w:rsidRPr="00E92B49">
        <w:rPr>
          <w:lang w:val="en-GB"/>
        </w:rPr>
        <w:t xml:space="preserve"> contents </w:t>
      </w:r>
      <w:del w:id="616" w:author="Charlotte Devitre" w:date="2024-08-08T14:47:00Z" w16du:dateUtc="2024-08-08T21:47:00Z">
        <w:r w:rsidRPr="00E92B49" w:rsidDel="00260ECC">
          <w:rPr>
            <w:lang w:val="en-GB"/>
          </w:rPr>
          <w:delText xml:space="preserve">(Fo = </w:delText>
        </w:r>
        <w:r w:rsidRPr="00E92B49" w:rsidDel="00260ECC">
          <w:delText>100*Mg/(Mg+Fe) molar</w:delText>
        </w:r>
        <w:r w:rsidRPr="00E92B49" w:rsidDel="00260ECC">
          <w:rPr>
            <w:lang w:val="en-GB"/>
          </w:rPr>
          <w:delText xml:space="preserve">) </w:delText>
        </w:r>
      </w:del>
      <w:r w:rsidRPr="00E92B49">
        <w:rPr>
          <w:lang w:val="en-GB"/>
        </w:rPr>
        <w:t xml:space="preserve">were determined by EDS, providing a framework to further interpret the plumbing system </w:t>
      </w:r>
      <w:r w:rsidR="000603F3" w:rsidRPr="00E92B49">
        <w:rPr>
          <w:lang w:val="en-GB"/>
        </w:rPr>
        <w:t>(F</w:t>
      </w:r>
      <w:r w:rsidRPr="00E92B49">
        <w:rPr>
          <w:lang w:val="en-GB"/>
        </w:rPr>
        <w:t xml:space="preserve">ig. </w:t>
      </w:r>
      <w:del w:id="617" w:author="Charlotte Devitre" w:date="2024-08-07T15:38:00Z">
        <w:r w:rsidRPr="00E92B49">
          <w:rPr>
            <w:lang w:val="en-GB"/>
          </w:rPr>
          <w:delText>2d</w:delText>
        </w:r>
      </w:del>
      <w:ins w:id="618" w:author="Charlotte Devitre" w:date="2024-08-07T15:38:00Z">
        <w:r w:rsidR="006C21B3">
          <w:rPr>
            <w:lang w:val="en-GB"/>
          </w:rPr>
          <w:t>1</w:t>
        </w:r>
        <w:r w:rsidRPr="00E92B49">
          <w:rPr>
            <w:lang w:val="en-GB"/>
          </w:rPr>
          <w:t>d</w:t>
        </w:r>
      </w:ins>
      <w:r w:rsidRPr="00E92B49">
        <w:rPr>
          <w:lang w:val="en-GB"/>
        </w:rPr>
        <w:t xml:space="preserve">).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del w:id="619" w:author="Charlotte Devitre" w:date="2024-08-07T15:38:00Z">
        <w:r w:rsidR="004E38D9">
          <w:rPr>
            <w:bCs/>
            <w:lang w:val="en-GB"/>
          </w:rPr>
          <w:delText>-</w:delText>
        </w:r>
      </w:del>
      <w:ins w:id="620" w:author="Charlotte Devitre" w:date="2024-08-07T15:38:00Z">
        <w:r w:rsidR="004F2B3A">
          <w:rPr>
            <w:bCs/>
            <w:lang w:val="en-GB"/>
          </w:rPr>
          <w:t xml:space="preserve"> </w:t>
        </w:r>
      </w:ins>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del w:id="621" w:author="Downs, Drew T" w:date="2024-08-07T17:10:00Z">
        <w:r w:rsidRPr="00E92B49" w:rsidDel="00F406B7">
          <w:rPr>
            <w:lang w:val="en-GB"/>
          </w:rPr>
          <w:delText>forsterite</w:delText>
        </w:r>
      </w:del>
      <w:proofErr w:type="spellStart"/>
      <w:ins w:id="622" w:author="Downs, Drew T" w:date="2024-08-07T17:10:00Z">
        <w:r w:rsidR="00F406B7">
          <w:rPr>
            <w:lang w:val="en-GB"/>
          </w:rPr>
          <w:t>Fo</w:t>
        </w:r>
      </w:ins>
      <w:proofErr w:type="spellEnd"/>
      <w:r w:rsidRPr="00E92B49">
        <w:rPr>
          <w:lang w:val="en-GB"/>
        </w:rPr>
        <w:t xml:space="preserve"> content can also be used to estimate the likely entrapment temperature of each </w:t>
      </w:r>
      <w:r w:rsidR="00834561" w:rsidRPr="00E92B49">
        <w:rPr>
          <w:lang w:val="en-GB"/>
        </w:rPr>
        <w:t>fluid</w:t>
      </w:r>
      <w:del w:id="623" w:author="Charlotte Devitre" w:date="2024-08-07T15:38:00Z">
        <w:r w:rsidR="00834561">
          <w:rPr>
            <w:bCs/>
            <w:lang w:val="en-GB"/>
          </w:rPr>
          <w:delText>-</w:delText>
        </w:r>
      </w:del>
      <w:ins w:id="624" w:author="Charlotte Devitre" w:date="2024-08-07T15:38:00Z">
        <w:r w:rsidR="004F2B3A">
          <w:rPr>
            <w:bCs/>
            <w:lang w:val="en-GB"/>
          </w:rPr>
          <w:t xml:space="preserve"> </w:t>
        </w:r>
      </w:ins>
      <w:r w:rsidR="00834561">
        <w:rPr>
          <w:bCs/>
          <w:lang w:val="en-GB"/>
        </w:rPr>
        <w:t>inclusion</w:t>
      </w:r>
      <w:r w:rsidRPr="007B522C">
        <w:rPr>
          <w:bCs/>
          <w:lang w:val="en-GB"/>
        </w:rPr>
        <w:t xml:space="preserve"> (</w:t>
      </w:r>
      <w:del w:id="625" w:author="Charlotte Devitre" w:date="2024-08-07T15:38: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E92B49">
          <w:rPr>
            <w:lang w:val="en-GB"/>
          </w:rPr>
          <w:delText>for</w:delText>
        </w:r>
      </w:del>
      <w:ins w:id="626" w:author="Charlotte Devitre" w:date="2024-08-07T15:38:00Z">
        <w:r w:rsidRPr="007B522C">
          <w:rPr>
            <w:bCs/>
            <w:lang w:val="en-GB"/>
          </w:rPr>
          <w:fldChar w:fldCharType="begin"/>
        </w:r>
        <w:r w:rsidR="007F465D">
          <w:rPr>
            <w:bCs/>
            <w:lang w:val="en-GB"/>
          </w:rPr>
          <w:instrText xml:space="preserve"> ADDIN ZOTERO_ITEM CSL_CITATION {"citationID":"mu0WblAU","properties":{"formattedCitation":"(DeVitre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5C266E">
          <w:rPr>
            <w:bCs/>
            <w:lang w:val="en-GB"/>
          </w:rPr>
          <w:t>when</w:t>
        </w:r>
      </w:ins>
      <w:r w:rsidRPr="00E92B49">
        <w:rPr>
          <w:lang w:val="en-GB"/>
        </w:rPr>
        <w:t xml:space="preserve"> performing EOS calculations, rather than having to use a uniform temperature as on </w:t>
      </w:r>
      <w:del w:id="627" w:author="Downs, Drew T" w:date="2024-08-07T17:11:00Z">
        <w:r w:rsidRPr="00E92B49" w:rsidDel="00034CBC">
          <w:rPr>
            <w:lang w:val="en-GB"/>
          </w:rPr>
          <w:delText>D</w:delText>
        </w:r>
      </w:del>
      <w:ins w:id="628" w:author="Downs, Drew T" w:date="2024-08-07T17:11:00Z">
        <w:r w:rsidR="00034CBC">
          <w:rPr>
            <w:lang w:val="en-GB"/>
          </w:rPr>
          <w:t>d</w:t>
        </w:r>
      </w:ins>
      <w:r w:rsidRPr="00E92B49">
        <w:rPr>
          <w:lang w:val="en-GB"/>
        </w:rPr>
        <w:t>ay 1</w:t>
      </w:r>
      <w:del w:id="629" w:author="Downs, Drew T" w:date="2024-08-07T17:11:00Z">
        <w:r w:rsidRPr="00E92B49" w:rsidDel="00034CBC">
          <w:rPr>
            <w:lang w:val="en-GB"/>
          </w:rPr>
          <w:delText>-</w:delText>
        </w:r>
      </w:del>
      <w:ins w:id="630" w:author="Downs, Drew T" w:date="2024-08-07T17:11:00Z">
        <w:r w:rsidR="00034CBC">
          <w:rPr>
            <w:lang w:val="en-GB"/>
          </w:rPr>
          <w:t>–</w:t>
        </w:r>
      </w:ins>
      <w:r w:rsidRPr="00E92B49">
        <w:rPr>
          <w:lang w:val="en-GB"/>
        </w:rPr>
        <w:t xml:space="preserve">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del w:id="631" w:author="Charlotte Devitre" w:date="2024-08-07T15:38:00Z">
        <w:r w:rsidR="004E38D9">
          <w:rPr>
            <w:bCs/>
            <w:lang w:val="en-GB"/>
          </w:rPr>
          <w:delText>-</w:delText>
        </w:r>
      </w:del>
      <w:ins w:id="632" w:author="Charlotte Devitre" w:date="2024-08-07T15:38:00Z">
        <w:r w:rsidR="004F2B3A">
          <w:rPr>
            <w:bCs/>
            <w:lang w:val="en-GB"/>
          </w:rPr>
          <w:t xml:space="preserve"> </w:t>
        </w:r>
      </w:ins>
      <w:r w:rsidR="004E38D9">
        <w:rPr>
          <w:bCs/>
          <w:lang w:val="en-GB"/>
        </w:rPr>
        <w:t>inclusion</w:t>
      </w:r>
      <w:r w:rsidRPr="007B522C">
        <w:rPr>
          <w:bCs/>
          <w:lang w:val="en-GB"/>
        </w:rPr>
        <w:t xml:space="preserve"> pressures on </w:t>
      </w:r>
      <w:del w:id="633" w:author="Downs, Drew T" w:date="2024-08-07T17:11:00Z">
        <w:r w:rsidRPr="007B522C" w:rsidDel="00034CBC">
          <w:rPr>
            <w:bCs/>
            <w:lang w:val="en-GB"/>
          </w:rPr>
          <w:delText>D</w:delText>
        </w:r>
      </w:del>
      <w:ins w:id="634" w:author="Downs, Drew T" w:date="2024-08-07T17:11:00Z">
        <w:r w:rsidR="00034CBC">
          <w:rPr>
            <w:bCs/>
            <w:lang w:val="en-GB"/>
          </w:rPr>
          <w:t>d</w:t>
        </w:r>
      </w:ins>
      <w:r w:rsidRPr="007B522C">
        <w:rPr>
          <w:bCs/>
          <w:lang w:val="en-GB"/>
        </w:rPr>
        <w:t xml:space="preserve">ay 4 using </w:t>
      </w:r>
      <w:r w:rsidR="00834561">
        <w:rPr>
          <w:bCs/>
          <w:lang w:val="en-GB"/>
        </w:rPr>
        <w:t>fluid</w:t>
      </w:r>
      <w:del w:id="635" w:author="Charlotte Devitre" w:date="2024-08-07T15:38:00Z">
        <w:r w:rsidR="00834561">
          <w:rPr>
            <w:bCs/>
            <w:lang w:val="en-GB"/>
          </w:rPr>
          <w:delText>-</w:delText>
        </w:r>
      </w:del>
      <w:ins w:id="636" w:author="Charlotte Devitre" w:date="2024-08-07T15:38:00Z">
        <w:r w:rsidR="004F2B3A">
          <w:rPr>
            <w:bCs/>
            <w:lang w:val="en-GB"/>
          </w:rPr>
          <w:t xml:space="preserve"> </w:t>
        </w:r>
      </w:ins>
      <w:r w:rsidR="00834561">
        <w:rPr>
          <w:bCs/>
          <w:lang w:val="en-GB"/>
        </w:rPr>
        <w:t>inclusion</w:t>
      </w:r>
      <w:del w:id="637" w:author="Charlotte Devitre" w:date="2024-08-07T15:38:00Z">
        <w:r w:rsidRPr="007B522C">
          <w:rPr>
            <w:bCs/>
            <w:lang w:val="en-GB"/>
          </w:rPr>
          <w:delText xml:space="preserve"> </w:delText>
        </w:r>
      </w:del>
      <w:ins w:id="638" w:author="Charlotte Devitre" w:date="2024-08-07T15:38:00Z">
        <w:r w:rsidR="001157FC">
          <w:rPr>
            <w:bCs/>
            <w:lang w:val="en-GB"/>
          </w:rPr>
          <w:t>-</w:t>
        </w:r>
      </w:ins>
      <w:r w:rsidRPr="007B522C">
        <w:rPr>
          <w:bCs/>
          <w:lang w:val="en-GB"/>
        </w:rPr>
        <w:t>specific entrapment temperatures</w:t>
      </w:r>
      <w:r w:rsidR="00CA1DC0">
        <w:rPr>
          <w:bCs/>
          <w:lang w:val="en-GB"/>
        </w:rPr>
        <w:t>.</w:t>
      </w:r>
    </w:p>
    <w:p w14:paraId="6CFD74E6" w14:textId="77777777" w:rsidR="00B90F91" w:rsidRPr="007B522C" w:rsidRDefault="00B90F91" w:rsidP="00B90F91">
      <w:pPr>
        <w:pStyle w:val="Text"/>
        <w:spacing w:line="480" w:lineRule="auto"/>
        <w:jc w:val="both"/>
        <w:rPr>
          <w:del w:id="639" w:author="Charlotte Devitre" w:date="2024-08-07T15:38:00Z"/>
          <w:bCs/>
          <w:lang w:val="en-GB"/>
        </w:rPr>
      </w:pPr>
      <w:del w:id="640" w:author="Charlotte Devitre" w:date="2024-08-07T15:38: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083F4EB5" w14:textId="00ABC5AE" w:rsidR="00B90F91" w:rsidRPr="00A172D6" w:rsidRDefault="00B90F91" w:rsidP="00B90F91">
      <w:pPr>
        <w:pStyle w:val="Text"/>
        <w:spacing w:line="480" w:lineRule="auto"/>
        <w:jc w:val="both"/>
        <w:rPr>
          <w:ins w:id="641" w:author="Charlotte Devitre" w:date="2024-08-07T15:38:00Z"/>
          <w:rFonts w:asciiTheme="minorHAnsi" w:hAnsiTheme="minorHAnsi" w:cstheme="minorHAnsi"/>
          <w:bCs/>
          <w:lang w:val="en-GB"/>
        </w:rPr>
      </w:pPr>
      <w:ins w:id="642" w:author="Charlotte Devitre" w:date="2024-08-07T15:38:00Z">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del w:id="643" w:author="Downs, Drew T" w:date="2024-08-07T17:12:00Z">
          <w:r w:rsidRPr="00A172D6" w:rsidDel="00F5049F">
            <w:rPr>
              <w:rFonts w:asciiTheme="minorHAnsi" w:hAnsiTheme="minorHAnsi" w:cstheme="minorHAnsi"/>
              <w:bCs/>
              <w:lang w:val="en-GB"/>
            </w:rPr>
            <w:delText>D</w:delText>
          </w:r>
        </w:del>
      </w:ins>
      <w:ins w:id="644" w:author="Downs, Drew T" w:date="2024-08-07T17:12:00Z">
        <w:r w:rsidR="00F5049F">
          <w:rPr>
            <w:rFonts w:asciiTheme="minorHAnsi" w:hAnsiTheme="minorHAnsi" w:cstheme="minorHAnsi"/>
            <w:bCs/>
            <w:lang w:val="en-GB"/>
          </w:rPr>
          <w:t>d</w:t>
        </w:r>
      </w:ins>
      <w:ins w:id="645" w:author="Charlotte Devitre" w:date="2024-08-07T15:38:00Z">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w:t>
        </w:r>
        <w:del w:id="646" w:author="Downs, Drew T" w:date="2024-08-07T17:12:00Z">
          <w:r w:rsidRPr="00A172D6" w:rsidDel="00F5049F">
            <w:rPr>
              <w:rFonts w:asciiTheme="minorHAnsi" w:hAnsiTheme="minorHAnsi" w:cstheme="minorHAnsi"/>
              <w:lang w:val="en-GB"/>
            </w:rPr>
            <w:delText xml:space="preserve">the </w:delText>
          </w:r>
        </w:del>
        <w:r w:rsidRPr="00A172D6">
          <w:rPr>
            <w:rFonts w:asciiTheme="minorHAnsi" w:hAnsiTheme="minorHAnsi" w:cstheme="minorHAnsi"/>
            <w:lang w:val="en-GB"/>
          </w:rPr>
          <w:t xml:space="preserve">depths of the Halemaʻumaʻu reservoir interpreted </w:t>
        </w:r>
        <w:del w:id="647" w:author="Downs, Drew T" w:date="2024-08-07T17:12:00Z">
          <w:r w:rsidRPr="00A172D6" w:rsidDel="00F5049F">
            <w:rPr>
              <w:rFonts w:asciiTheme="minorHAnsi" w:hAnsiTheme="minorHAnsi" w:cstheme="minorHAnsi"/>
              <w:lang w:val="en-GB"/>
            </w:rPr>
            <w:delText>from</w:delText>
          </w:r>
        </w:del>
      </w:ins>
      <w:ins w:id="648" w:author="Downs, Drew T" w:date="2024-08-07T17:12:00Z">
        <w:r w:rsidR="00F5049F">
          <w:rPr>
            <w:rFonts w:asciiTheme="minorHAnsi" w:hAnsiTheme="minorHAnsi" w:cstheme="minorHAnsi"/>
            <w:lang w:val="en-GB"/>
          </w:rPr>
          <w:t>using</w:t>
        </w:r>
      </w:ins>
      <w:ins w:id="649" w:author="Charlotte Devitre" w:date="2024-08-07T15:38:00Z">
        <w:r w:rsidRPr="00A172D6">
          <w:rPr>
            <w:rFonts w:asciiTheme="minorHAnsi" w:hAnsiTheme="minorHAnsi" w:cstheme="minorHAnsi"/>
            <w:lang w:val="en-GB"/>
          </w:rPr>
          <w:t xml:space="preserve"> geophysic</w:t>
        </w:r>
      </w:ins>
      <w:ins w:id="650" w:author="Downs, Drew T" w:date="2024-08-07T17:12:00Z">
        <w:r w:rsidR="00F5049F">
          <w:rPr>
            <w:rFonts w:asciiTheme="minorHAnsi" w:hAnsiTheme="minorHAnsi" w:cstheme="minorHAnsi"/>
            <w:lang w:val="en-GB"/>
          </w:rPr>
          <w:t>al techniques</w:t>
        </w:r>
      </w:ins>
      <w:ins w:id="651" w:author="Charlotte Devitre" w:date="2024-08-07T15:38:00Z">
        <w:del w:id="652" w:author="Downs, Drew T" w:date="2024-08-07T17:12:00Z">
          <w:r w:rsidRPr="00A172D6" w:rsidDel="00F5049F">
            <w:rPr>
              <w:rFonts w:asciiTheme="minorHAnsi" w:hAnsiTheme="minorHAnsi" w:cstheme="minorHAnsi"/>
              <w:lang w:val="en-GB"/>
            </w:rPr>
            <w:delText>s</w:delText>
          </w:r>
        </w:del>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P."}],"issued":{"date-parts":[["2016",8,1]]}}},{"id":"y1MsH9fC/zrz3pSCe","uris":["http://zotero.org/users/9451925/items/CXV87T5P"],"itemData":{"id":2003,"type":"article-journal","abstract":"Caldera-forming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F465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rPr>
          <w:instrText>∼</w:instrText>
        </w:r>
        <w:r w:rsidR="007F465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rPr>
          <w:instrText>∼</w:instrText>
        </w:r>
        <w:r w:rsidR="007F465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ins>
      <w:ins w:id="653" w:author="Downs, Drew T" w:date="2024-08-07T17:12:00Z">
        <w:r w:rsidR="00F5049F">
          <w:rPr>
            <w:rFonts w:asciiTheme="minorHAnsi" w:hAnsiTheme="minorHAnsi" w:cstheme="minorHAnsi"/>
            <w:bCs/>
            <w:lang w:val="en-GB"/>
          </w:rPr>
          <w:t>d</w:t>
        </w:r>
      </w:ins>
      <w:ins w:id="654" w:author="Charlotte Devitre" w:date="2024-08-07T15:38:00Z">
        <w:del w:id="655" w:author="Downs, Drew T" w:date="2024-08-07T17:12:00Z">
          <w:r w:rsidRPr="00A172D6" w:rsidDel="00F5049F">
            <w:rPr>
              <w:rFonts w:asciiTheme="minorHAnsi" w:hAnsiTheme="minorHAnsi" w:cstheme="minorHAnsi"/>
              <w:bCs/>
              <w:lang w:val="en-GB"/>
            </w:rPr>
            <w:delText>D</w:delText>
          </w:r>
        </w:del>
        <w:r w:rsidRPr="00A172D6">
          <w:rPr>
            <w:rFonts w:asciiTheme="minorHAnsi" w:hAnsiTheme="minorHAnsi" w:cstheme="minorHAnsi"/>
            <w:bCs/>
            <w:lang w:val="en-GB"/>
          </w:rPr>
          <w:t>ay</w:t>
        </w:r>
      </w:ins>
      <w:ins w:id="656" w:author="Downs, Drew T" w:date="2024-08-07T17:12:00Z">
        <w:r w:rsidR="00F5049F">
          <w:rPr>
            <w:rFonts w:asciiTheme="minorHAnsi" w:hAnsiTheme="minorHAnsi" w:cstheme="minorHAnsi"/>
            <w:bCs/>
            <w:lang w:val="en-GB"/>
          </w:rPr>
          <w:t>s</w:t>
        </w:r>
      </w:ins>
      <w:ins w:id="657" w:author="Charlotte Devitre" w:date="2024-08-07T15:38:00Z">
        <w:r w:rsidRPr="00A172D6">
          <w:rPr>
            <w:rFonts w:asciiTheme="minorHAnsi" w:hAnsiTheme="minorHAnsi" w:cstheme="minorHAnsi"/>
            <w:bCs/>
            <w:lang w:val="en-GB"/>
          </w:rPr>
          <w:t xml:space="preserve"> 2 and </w:t>
        </w:r>
        <w:del w:id="658" w:author="Downs, Drew T" w:date="2024-08-07T17:12:00Z">
          <w:r w:rsidRPr="00A172D6" w:rsidDel="00F5049F">
            <w:rPr>
              <w:rFonts w:asciiTheme="minorHAnsi" w:hAnsiTheme="minorHAnsi" w:cstheme="minorHAnsi"/>
              <w:bCs/>
              <w:lang w:val="en-GB"/>
            </w:rPr>
            <w:delText xml:space="preserve">Day </w:delText>
          </w:r>
        </w:del>
        <w:r w:rsidRPr="00A172D6">
          <w:rPr>
            <w:rFonts w:asciiTheme="minorHAnsi" w:hAnsiTheme="minorHAnsi" w:cstheme="minorHAnsi"/>
            <w:bCs/>
            <w:lang w:val="en-GB"/>
          </w:rPr>
          <w:t xml:space="preserve">4 certainly enhance the story, it is notable that depths calculated on </w:t>
        </w:r>
        <w:del w:id="659" w:author="Downs, Drew T" w:date="2024-08-07T17:12:00Z">
          <w:r w:rsidRPr="00A172D6" w:rsidDel="00F5049F">
            <w:rPr>
              <w:rFonts w:asciiTheme="minorHAnsi" w:hAnsiTheme="minorHAnsi" w:cstheme="minorHAnsi"/>
              <w:bCs/>
              <w:lang w:val="en-GB"/>
            </w:rPr>
            <w:delText>D</w:delText>
          </w:r>
        </w:del>
      </w:ins>
      <w:ins w:id="660" w:author="Downs, Drew T" w:date="2024-08-07T17:12:00Z">
        <w:r w:rsidR="00F5049F">
          <w:rPr>
            <w:rFonts w:asciiTheme="minorHAnsi" w:hAnsiTheme="minorHAnsi" w:cstheme="minorHAnsi"/>
            <w:bCs/>
            <w:lang w:val="en-GB"/>
          </w:rPr>
          <w:t>d</w:t>
        </w:r>
      </w:ins>
      <w:ins w:id="661" w:author="Charlotte Devitre" w:date="2024-08-07T15:38:00Z">
        <w:r w:rsidRPr="00A172D6">
          <w:rPr>
            <w:rFonts w:asciiTheme="minorHAnsi" w:hAnsiTheme="minorHAnsi" w:cstheme="minorHAnsi"/>
            <w:bCs/>
            <w:lang w:val="en-GB"/>
          </w:rPr>
          <w:t xml:space="preserve">ay 1 fall within </w:t>
        </w:r>
      </w:ins>
      <w:ins w:id="662" w:author="Downs, Drew T" w:date="2024-08-07T17:13:00Z">
        <w:r w:rsidR="00F5049F">
          <w:rPr>
            <w:rFonts w:asciiTheme="minorHAnsi" w:hAnsiTheme="minorHAnsi" w:cstheme="minorHAnsi"/>
            <w:bCs/>
            <w:lang w:val="en-GB"/>
          </w:rPr>
          <w:t xml:space="preserve">the </w:t>
        </w:r>
      </w:ins>
      <w:ins w:id="663" w:author="Charlotte Devitre" w:date="2024-08-07T15:38:00Z">
        <w:r w:rsidRPr="00A172D6">
          <w:rPr>
            <w:rFonts w:asciiTheme="minorHAnsi" w:hAnsiTheme="minorHAnsi" w:cstheme="minorHAnsi"/>
            <w:bCs/>
            <w:lang w:val="en-GB"/>
          </w:rPr>
          <w:t xml:space="preserve">final proposed storage reservoir depths. Rapid EDS analyses of </w:t>
        </w:r>
        <w:del w:id="664" w:author="Downs, Drew T" w:date="2024-08-07T17:13:00Z">
          <w:r w:rsidRPr="00A172D6" w:rsidDel="00F5049F">
            <w:rPr>
              <w:rFonts w:asciiTheme="minorHAnsi" w:hAnsiTheme="minorHAnsi" w:cstheme="minorHAnsi"/>
              <w:bCs/>
              <w:lang w:val="en-GB"/>
            </w:rPr>
            <w:delText xml:space="preserve">olivine </w:delText>
          </w:r>
        </w:del>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ins>
      <w:ins w:id="665" w:author="Downs, Drew T" w:date="2024-08-07T17:13:00Z">
        <w:r w:rsidR="00F5049F">
          <w:rPr>
            <w:rFonts w:asciiTheme="minorHAnsi" w:hAnsiTheme="minorHAnsi" w:cstheme="minorHAnsi"/>
            <w:bCs/>
            <w:lang w:val="en-GB"/>
          </w:rPr>
          <w:t>s</w:t>
        </w:r>
      </w:ins>
      <w:ins w:id="666" w:author="Charlotte Devitre" w:date="2024-08-07T15:38:00Z">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 </w:t>
        </w:r>
      </w:ins>
      <w:ins w:id="667" w:author="Charlotte Devitre" w:date="2024-08-08T15:30:00Z" w16du:dateUtc="2024-08-08T22:30:00Z">
        <w:r w:rsidR="000E28B9">
          <w:rPr>
            <w:rFonts w:asciiTheme="minorHAnsi" w:hAnsiTheme="minorHAnsi" w:cstheme="minorHAnsi"/>
            <w:bCs/>
            <w:lang w:val="en-GB"/>
          </w:rPr>
          <w:t>as</w:t>
        </w:r>
      </w:ins>
      <w:ins w:id="668" w:author="Charlotte Devitre" w:date="2024-08-07T15:38:00Z">
        <w:r w:rsidRPr="00A172D6">
          <w:rPr>
            <w:rFonts w:asciiTheme="minorHAnsi" w:hAnsiTheme="minorHAnsi" w:cstheme="minorHAnsi"/>
            <w:bCs/>
            <w:lang w:val="en-GB"/>
          </w:rPr>
          <w:t xml:space="preserve"> it has been suggested</w:t>
        </w:r>
      </w:ins>
      <w:ins w:id="669" w:author="Downs, Drew T" w:date="2024-08-07T17:13:00Z">
        <w:r w:rsidR="00F5049F">
          <w:rPr>
            <w:rFonts w:asciiTheme="minorHAnsi" w:hAnsiTheme="minorHAnsi" w:cstheme="minorHAnsi"/>
            <w:bCs/>
            <w:lang w:val="en-GB"/>
          </w:rPr>
          <w:t>,</w:t>
        </w:r>
      </w:ins>
      <w:ins w:id="670" w:author="Charlotte Devitre" w:date="2024-08-07T15:38:00Z">
        <w:r w:rsidRPr="00A172D6">
          <w:rPr>
            <w:rFonts w:asciiTheme="minorHAnsi" w:hAnsiTheme="minorHAnsi" w:cstheme="minorHAnsi"/>
            <w:bCs/>
            <w:lang w:val="en-GB"/>
          </w:rPr>
          <w:t xml:space="preserve"> based on previous eruptions</w:t>
        </w:r>
      </w:ins>
      <w:ins w:id="671" w:author="Downs, Drew T" w:date="2024-08-07T17:13:00Z">
        <w:r w:rsidR="00F5049F">
          <w:rPr>
            <w:rFonts w:asciiTheme="minorHAnsi" w:hAnsiTheme="minorHAnsi" w:cstheme="minorHAnsi"/>
            <w:bCs/>
            <w:lang w:val="en-GB"/>
          </w:rPr>
          <w:t>,</w:t>
        </w:r>
      </w:ins>
      <w:ins w:id="672" w:author="Charlotte Devitre" w:date="2024-08-07T15:38:00Z">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w:t>
        </w:r>
        <w:del w:id="673" w:author="Downs, Drew T" w:date="2024-08-07T17:13:00Z">
          <w:r w:rsidRPr="00A172D6" w:rsidDel="00F5049F">
            <w:rPr>
              <w:rFonts w:asciiTheme="minorHAnsi" w:hAnsiTheme="minorHAnsi" w:cstheme="minorHAnsi"/>
              <w:bCs/>
              <w:lang w:val="en-GB"/>
            </w:rPr>
            <w:delText xml:space="preserve">olivine </w:delText>
          </w:r>
        </w:del>
        <w:r w:rsidRPr="00A172D6">
          <w:rPr>
            <w:rFonts w:asciiTheme="minorHAnsi" w:hAnsiTheme="minorHAnsi" w:cstheme="minorHAnsi"/>
            <w:bCs/>
            <w:lang w:val="en-GB"/>
          </w:rPr>
          <w:t xml:space="preserve">crystals </w:t>
        </w:r>
        <w:r w:rsidRPr="00A172D6">
          <w:rPr>
            <w:rFonts w:asciiTheme="minorHAnsi" w:hAnsiTheme="minorHAnsi" w:cstheme="minorHAnsi"/>
            <w:bCs/>
            <w:lang w:val="en-GB"/>
          </w:rPr>
          <w:lastRenderedPageBreak/>
          <w:t xml:space="preserve">predominantly grow in the deeper </w:t>
        </w:r>
        <w:del w:id="674" w:author="Downs, Drew T" w:date="2024-08-07T17:13:00Z">
          <w:r w:rsidR="004F2B3A" w:rsidRPr="00A172D6" w:rsidDel="00F5049F">
            <w:rPr>
              <w:rFonts w:asciiTheme="minorHAnsi" w:hAnsiTheme="minorHAnsi" w:cstheme="minorHAnsi"/>
              <w:bCs/>
              <w:lang w:val="en-GB"/>
            </w:rPr>
            <w:delText>S</w:delText>
          </w:r>
        </w:del>
      </w:ins>
      <w:ins w:id="675" w:author="Downs, Drew T" w:date="2024-08-07T17:13:00Z">
        <w:r w:rsidR="00F5049F">
          <w:rPr>
            <w:rFonts w:asciiTheme="minorHAnsi" w:hAnsiTheme="minorHAnsi" w:cstheme="minorHAnsi"/>
            <w:bCs/>
            <w:lang w:val="en-GB"/>
          </w:rPr>
          <w:t>s</w:t>
        </w:r>
      </w:ins>
      <w:ins w:id="676" w:author="Charlotte Devitre" w:date="2024-08-07T15:38:00Z">
        <w:r w:rsidR="004F2B3A" w:rsidRPr="00A172D6">
          <w:rPr>
            <w:rFonts w:asciiTheme="minorHAnsi" w:hAnsiTheme="minorHAnsi" w:cstheme="minorHAnsi"/>
            <w:bCs/>
            <w:lang w:val="en-GB"/>
          </w:rPr>
          <w:t xml:space="preserve">outh </w:t>
        </w:r>
        <w:del w:id="677" w:author="Downs, Drew T" w:date="2024-08-07T17:14:00Z">
          <w:r w:rsidR="004F2B3A" w:rsidRPr="00A172D6" w:rsidDel="00F5049F">
            <w:rPr>
              <w:rFonts w:asciiTheme="minorHAnsi" w:hAnsiTheme="minorHAnsi" w:cstheme="minorHAnsi"/>
              <w:bCs/>
              <w:lang w:val="en-GB"/>
            </w:rPr>
            <w:delText>C</w:delText>
          </w:r>
        </w:del>
      </w:ins>
      <w:ins w:id="678" w:author="Downs, Drew T" w:date="2024-08-07T17:14:00Z">
        <w:r w:rsidR="00F5049F">
          <w:rPr>
            <w:rFonts w:asciiTheme="minorHAnsi" w:hAnsiTheme="minorHAnsi" w:cstheme="minorHAnsi"/>
            <w:bCs/>
            <w:lang w:val="en-GB"/>
          </w:rPr>
          <w:t>c</w:t>
        </w:r>
      </w:ins>
      <w:ins w:id="679" w:author="Charlotte Devitre" w:date="2024-08-07T15:38:00Z">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F465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2024)","noteIndex":0},"citationItems":[{"id":"y1MsH9fC/H48FbCD5","uris":["http://zotero.org/users/9451925/items/ZRK9LWUC"],"itemData":{"id":2020,"type":"book","note":"page: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R."}],"issued":{"date-parts":[["2014"]]}}},{"id":"y1MsH9fC/XtCGjKTZ","uris":["http://zotero.org/users/9451925/items/H9ZMUC9R"],"itemData":{"id":2045,"type":"article-journal","abstract":"The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O."}],"issued":{"date-parts":[["2015",3,1]]}}},{"id":"y1MsH9fC/08NaDU9f","uris":["http://zotero.org/users/9451925/items/BL5E74A9"],"itemData":{"id":2048,"type":"article-journal","abstract":"The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0·70359 to a maximum of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0·70364 between </w:instrText>
        </w:r>
        <w:r w:rsidR="007F465D">
          <w:rPr>
            <w:rFonts w:ascii="Cambria Math" w:hAnsi="Cambria Math" w:cs="Cambria Math"/>
            <w:bCs/>
            <w:lang w:val="en-GB"/>
          </w:rPr>
          <w:instrText>∼</w:instrText>
        </w:r>
        <w:r w:rsidR="007F465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Michael"}],"issued":{"date-parts":[["2018",12,1]]}}},{"id":"y1MsH9fC/m7SswcyL","uris":["http://zotero.org/users/9451925/items/7ZP6P8TX"],"itemData":{"id":1227,"type":"article-journal","abstract":"Olivine-hosted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w:t>
        </w:r>
        <w:del w:id="680" w:author="Downs, Drew T" w:date="2024-08-07T17:14:00Z">
          <w:r w:rsidRPr="00A172D6" w:rsidDel="00F5049F">
            <w:rPr>
              <w:rFonts w:asciiTheme="minorHAnsi" w:hAnsiTheme="minorHAnsi" w:cstheme="minorHAnsi"/>
              <w:bCs/>
              <w:lang w:val="en-GB"/>
            </w:rPr>
            <w:delText xml:space="preserve">olivine </w:delText>
          </w:r>
        </w:del>
        <w:r w:rsidRPr="00A172D6">
          <w:rPr>
            <w:rFonts w:asciiTheme="minorHAnsi" w:hAnsiTheme="minorHAnsi" w:cstheme="minorHAnsi"/>
            <w:bCs/>
            <w:lang w:val="en-GB"/>
          </w:rPr>
          <w:t>crystals:</w:t>
        </w:r>
        <w:bookmarkEnd w:id="502"/>
      </w:ins>
    </w:p>
    <w:p w14:paraId="7FBB3BCF" w14:textId="5378523D"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del w:id="681" w:author="Charlotte Devitre" w:date="2024-08-07T15:38:00Z">
        <w:r w:rsidR="004E38D9">
          <w:rPr>
            <w:bCs/>
            <w:lang w:val="en-GB"/>
          </w:rPr>
          <w:delText>-</w:delText>
        </w:r>
      </w:del>
      <w:ins w:id="682" w:author="Charlotte Devitre" w:date="2024-08-07T15:38:00Z">
        <w:r w:rsidR="004F2B3A">
          <w:rPr>
            <w:bCs/>
            <w:lang w:val="en-GB"/>
          </w:rPr>
          <w:t xml:space="preserve"> </w:t>
        </w:r>
      </w:ins>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w:t>
      </w:r>
      <w:del w:id="683" w:author="Downs, Drew T" w:date="2024-08-07T17:14:00Z">
        <w:r w:rsidRPr="00E92B49" w:rsidDel="00DA75ED">
          <w:rPr>
            <w:lang w:val="en-GB"/>
          </w:rPr>
          <w:delText xml:space="preserve">olivine </w:delText>
        </w:r>
      </w:del>
      <w:r w:rsidRPr="00E92B49">
        <w:rPr>
          <w:lang w:val="en-GB"/>
        </w:rPr>
        <w:t xml:space="preserve">crystals were entrapped within the </w:t>
      </w:r>
      <w:del w:id="684" w:author="Downs, Drew T" w:date="2024-08-07T17:14:00Z">
        <w:r w:rsidR="007C5202" w:rsidRPr="000171B5" w:rsidDel="00DA75ED">
          <w:delText>S</w:delText>
        </w:r>
      </w:del>
      <w:ins w:id="685" w:author="Downs, Drew T" w:date="2024-08-07T17:14:00Z">
        <w:r w:rsidR="00DA75ED">
          <w:t>s</w:t>
        </w:r>
      </w:ins>
      <w:r w:rsidR="007C5202" w:rsidRPr="000171B5">
        <w:t>outh</w:t>
      </w:r>
      <w:del w:id="686" w:author="Downs, Drew T" w:date="2024-08-07T17:14:00Z">
        <w:r w:rsidR="007C5202" w:rsidDel="00DA75ED">
          <w:rPr>
            <w:bCs/>
          </w:rPr>
          <w:delText>-</w:delText>
        </w:r>
      </w:del>
      <w:ins w:id="687" w:author="Charlotte Devitre" w:date="2024-08-07T15:38:00Z">
        <w:r w:rsidR="004F2B3A">
          <w:t xml:space="preserve"> </w:t>
        </w:r>
      </w:ins>
      <w:del w:id="688" w:author="Downs, Drew T" w:date="2024-08-07T17:14:00Z">
        <w:r w:rsidR="007C5202" w:rsidRPr="000171B5" w:rsidDel="00DA75ED">
          <w:delText>C</w:delText>
        </w:r>
      </w:del>
      <w:ins w:id="689" w:author="Downs, Drew T" w:date="2024-08-07T17:14:00Z">
        <w:r w:rsidR="00DA75ED">
          <w:t>c</w:t>
        </w:r>
      </w:ins>
      <w:r w:rsidR="007C5202" w:rsidRPr="000171B5">
        <w:t>aldera</w:t>
      </w:r>
      <w:r w:rsidRPr="00A172D6">
        <w:rPr>
          <w:rPrChange w:id="690" w:author="Charlotte Devitre" w:date="2024-08-07T15:38:00Z">
            <w:rPr>
              <w:lang w:val="en-GB"/>
            </w:rPr>
          </w:rPrChange>
        </w:rPr>
        <w:t xml:space="preserve"> </w:t>
      </w:r>
      <w:r w:rsidRPr="00E92B49">
        <w:rPr>
          <w:lang w:val="en-GB"/>
        </w:rPr>
        <w:t xml:space="preserve">reservoir and then transported into the Halemaʻumaʻu reservoir, where </w:t>
      </w:r>
      <w:del w:id="691" w:author="Downs, Drew T" w:date="2024-08-07T17:14:00Z">
        <w:r w:rsidRPr="00E92B49" w:rsidDel="00DA75ED">
          <w:rPr>
            <w:lang w:val="en-GB"/>
          </w:rPr>
          <w:delText xml:space="preserve">the </w:delText>
        </w:r>
      </w:del>
      <w:r w:rsidR="004E38D9" w:rsidRPr="00E92B49">
        <w:rPr>
          <w:lang w:val="en-GB"/>
        </w:rPr>
        <w:t>fluid</w:t>
      </w:r>
      <w:del w:id="692" w:author="Charlotte Devitre" w:date="2024-08-07T15:38:00Z">
        <w:r w:rsidR="004E38D9">
          <w:rPr>
            <w:bCs/>
            <w:lang w:val="en-GB"/>
          </w:rPr>
          <w:delText>-</w:delText>
        </w:r>
      </w:del>
      <w:ins w:id="693" w:author="Charlotte Devitre" w:date="2024-08-07T15:38:00Z">
        <w:r w:rsidR="004F2B3A">
          <w:rPr>
            <w:bCs/>
            <w:lang w:val="en-GB"/>
          </w:rPr>
          <w:t xml:space="preserve"> </w:t>
        </w:r>
      </w:ins>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0A1A8A70" w:rsidR="00B90F91" w:rsidRPr="007B522C" w:rsidRDefault="00B90F91" w:rsidP="00B90F91">
      <w:pPr>
        <w:pStyle w:val="Text"/>
        <w:spacing w:line="480" w:lineRule="auto"/>
        <w:ind w:firstLine="0"/>
        <w:jc w:val="both"/>
        <w:rPr>
          <w:ins w:id="694" w:author="Charlotte Devitre" w:date="2024-08-07T15:38:00Z"/>
          <w:bCs/>
          <w:lang w:val="en-GB"/>
        </w:rPr>
      </w:pPr>
      <w:ins w:id="695" w:author="Charlotte Devitre" w:date="2024-08-07T15:38:00Z">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F465D">
          <w:rPr>
            <w:bCs/>
            <w:lang w:val="en-GB"/>
          </w:rPr>
          <w:instrText xml:space="preserve"> ADDIN ZOTERO_ITEM CSL_CITATION {"citationID":"99oTV4NS","properties":{"formattedCitation":"(Lerner {\\i{}et al.}, 2024)","plainCitation":"(Lerner et al., 2024)","noteIndex":0},"citationItems":[{"id":"y1MsH9fC/JWb7vjxD","uris":["http://zotero.org/users/9451925/items/N3Q4JDAJ"],"itemData":{"id":2109,"type":"article-journal","abstract":"Kīlauea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p>
    <w:p w14:paraId="0B74103C" w14:textId="23E345E4" w:rsidR="00B90F91" w:rsidRPr="007B522C" w:rsidRDefault="00B90F91" w:rsidP="00B90F91">
      <w:pPr>
        <w:pStyle w:val="Text"/>
        <w:spacing w:line="480" w:lineRule="auto"/>
        <w:ind w:firstLine="0"/>
        <w:jc w:val="both"/>
        <w:rPr>
          <w:ins w:id="696" w:author="Charlotte Devitre" w:date="2024-08-07T15:38:00Z"/>
          <w:bCs/>
          <w:lang w:val="en-GB"/>
        </w:rPr>
      </w:pPr>
      <w:ins w:id="697" w:author="Charlotte Devitre" w:date="2024-08-07T15:38:00Z">
        <w:r w:rsidRPr="007B522C">
          <w:rPr>
            <w:bCs/>
            <w:lang w:val="en-GB"/>
          </w:rPr>
          <w:t xml:space="preserve">3) Complex skeletal growth of olivine crystals during extensive undercooling </w:t>
        </w:r>
        <w:r w:rsidRPr="007B522C">
          <w:rPr>
            <w:bCs/>
            <w:lang w:val="en-GB"/>
          </w:rPr>
          <w:fldChar w:fldCharType="begin"/>
        </w:r>
        <w:r w:rsidR="007F465D">
          <w:rPr>
            <w:bCs/>
            <w:lang w:val="en-GB"/>
          </w:rPr>
          <w:instrText xml:space="preserve"> ADDIN ZOTERO_ITEM CSL_CITATION {"citationID":"MD9Uar0X","properties":{"formattedCitation":"(Welsch {\\i{}et al.}, 2013)","plainCitation":"(Welsch et al., 2013)","noteIndex":0},"citationItems":[{"id":"y1MsH9fC/9TiXgDsE","uris":["http://zotero.org/users/9451925/items/HQECSDJC"],"itemData":{"id":2038,"type":"article-journal","abstract":"The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w:t>
        </w:r>
        <w:del w:id="698" w:author="Downs, Drew T" w:date="2024-08-07T17:15:00Z">
          <w:r w:rsidRPr="007B522C" w:rsidDel="00DA75ED">
            <w:rPr>
              <w:bCs/>
              <w:lang w:val="en-GB"/>
            </w:rPr>
            <w:delText xml:space="preserve">olivine </w:delText>
          </w:r>
        </w:del>
        <w:r w:rsidRPr="007B522C">
          <w:rPr>
            <w:bCs/>
            <w:lang w:val="en-GB"/>
          </w:rPr>
          <w:t xml:space="preserve">cores which initially grew in the </w:t>
        </w:r>
        <w:del w:id="699" w:author="Downs, Drew T" w:date="2024-08-07T17:15:00Z">
          <w:r w:rsidR="004F2B3A" w:rsidDel="00DA75ED">
            <w:rPr>
              <w:bCs/>
              <w:lang w:val="en-GB"/>
            </w:rPr>
            <w:delText>S</w:delText>
          </w:r>
        </w:del>
      </w:ins>
      <w:ins w:id="700" w:author="Downs, Drew T" w:date="2024-08-07T17:15:00Z">
        <w:r w:rsidR="00DA75ED">
          <w:rPr>
            <w:bCs/>
            <w:lang w:val="en-GB"/>
          </w:rPr>
          <w:t>s</w:t>
        </w:r>
      </w:ins>
      <w:ins w:id="701" w:author="Charlotte Devitre" w:date="2024-08-07T15:38:00Z">
        <w:r w:rsidR="004F2B3A">
          <w:rPr>
            <w:bCs/>
            <w:lang w:val="en-GB"/>
          </w:rPr>
          <w:t xml:space="preserve">outh </w:t>
        </w:r>
        <w:del w:id="702" w:author="Downs, Drew T" w:date="2024-08-07T17:15:00Z">
          <w:r w:rsidR="004F2B3A" w:rsidDel="00DA75ED">
            <w:rPr>
              <w:bCs/>
              <w:lang w:val="en-GB"/>
            </w:rPr>
            <w:delText>C</w:delText>
          </w:r>
        </w:del>
      </w:ins>
      <w:ins w:id="703" w:author="Downs, Drew T" w:date="2024-08-07T17:15:00Z">
        <w:r w:rsidR="00DA75ED">
          <w:rPr>
            <w:bCs/>
            <w:lang w:val="en-GB"/>
          </w:rPr>
          <w:t>c</w:t>
        </w:r>
      </w:ins>
      <w:ins w:id="704" w:author="Charlotte Devitre" w:date="2024-08-07T15:38:00Z">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ins>
    </w:p>
    <w:p w14:paraId="7E9F93C7" w14:textId="7E4269C4" w:rsidR="00B90F91" w:rsidRPr="007B522C" w:rsidRDefault="00B90F91" w:rsidP="00B90F91">
      <w:pPr>
        <w:pStyle w:val="Text"/>
        <w:spacing w:line="480" w:lineRule="auto"/>
        <w:jc w:val="both"/>
        <w:rPr>
          <w:ins w:id="705" w:author="Charlotte Devitre" w:date="2024-08-07T15:38:00Z"/>
          <w:bCs/>
          <w:lang w:val="en-GB"/>
        </w:rPr>
      </w:pPr>
      <w:ins w:id="706" w:author="Charlotte Devitre" w:date="2024-08-07T15:38:00Z">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del w:id="707" w:author="Downs, Drew T" w:date="2024-08-07T17:15:00Z">
          <w:r w:rsidR="00FE0B81" w:rsidDel="00DA75ED">
            <w:rPr>
              <w:bCs/>
              <w:lang w:val="en-GB"/>
            </w:rPr>
            <w:delText>of</w:delText>
          </w:r>
          <w:r w:rsidRPr="007B522C" w:rsidDel="00DA75ED">
            <w:rPr>
              <w:bCs/>
              <w:lang w:val="en-GB"/>
            </w:rPr>
            <w:delText xml:space="preserve"> have</w:delText>
          </w:r>
        </w:del>
      </w:ins>
      <w:ins w:id="708" w:author="Downs, Drew T" w:date="2024-08-07T17:15:00Z">
        <w:r w:rsidR="00DA75ED">
          <w:rPr>
            <w:bCs/>
            <w:lang w:val="en-GB"/>
          </w:rPr>
          <w:t>having been</w:t>
        </w:r>
      </w:ins>
      <w:ins w:id="709" w:author="Charlotte Devitre" w:date="2024-08-07T15:38:00Z">
        <w:r w:rsidRPr="007B522C">
          <w:rPr>
            <w:bCs/>
            <w:lang w:val="en-GB"/>
          </w:rPr>
          <w:t xml:space="preserve"> re-equilibrated</w:t>
        </w:r>
      </w:ins>
      <w:ins w:id="710" w:author="Downs, Drew T" w:date="2024-08-07T17:16:00Z">
        <w:r w:rsidR="00DA75ED">
          <w:rPr>
            <w:bCs/>
            <w:lang w:val="en-GB"/>
          </w:rPr>
          <w:t>,</w:t>
        </w:r>
      </w:ins>
      <w:ins w:id="711" w:author="Charlotte Devitre" w:date="2024-08-07T15:38:00Z">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7F465D">
          <w:rPr>
            <w:bCs/>
            <w:lang w:val="en-GB"/>
          </w:rPr>
          <w:instrText xml:space="preserve"> ADDIN ZOTERO_ITEM CSL_CITATION {"citationID":"kSKK4vlw","properties":{"formattedCitation":"(Mourey {\\i{}et al.}, 2023)","plainCitation":"(Mourey et al., 2023)","noteIndex":0},"citationItems":[{"id":"y1MsH9fC/dj23Pme9","uris":["http://zotero.org/users/9451925/items/UIZ7NIH3"],"itemData":{"id":"c9bsKhN5/rUUnKlYT","type":"article-journal","abstract":"The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3B6127">
          <w:rPr>
            <w:bCs/>
            <w:lang w:val="en-GB"/>
          </w:rPr>
          <w:t xml:space="preserve">, </w:t>
        </w:r>
        <w:r w:rsidR="00FE0B81">
          <w:rPr>
            <w:bCs/>
            <w:lang w:val="en-GB"/>
          </w:rPr>
          <w:t>and fluid inclusion re-equilibration models of this scenario indicate &lt;10% change in pressure is expected under these conditions</w:t>
        </w:r>
        <w:r w:rsidR="003B6127">
          <w:rPr>
            <w:bCs/>
            <w:lang w:val="en-GB"/>
          </w:rPr>
          <w:t xml:space="preserve"> </w:t>
        </w:r>
        <w:r w:rsidR="003B6127">
          <w:rPr>
            <w:bCs/>
            <w:lang w:val="en-GB"/>
          </w:rPr>
          <w:fldChar w:fldCharType="begin"/>
        </w:r>
        <w:r w:rsidR="007F465D">
          <w:rPr>
            <w:bCs/>
            <w:lang w:val="en-GB"/>
          </w:rPr>
          <w:instrText xml:space="preserve"> ADDIN ZOTERO_ITEM CSL_CITATION {"citationID":"MBqH4smE","properties":{"formattedCitation":"(DeVitre and Wieser, 2024)","plainCitation":"(DeVitre and Wieser, 2024)","noteIndex":0},"citationItems":[{"id":"y1MsH9fC/wS22uYEO","uris":["http://zotero.org/users/9451925/items/FWZK55EA"],"itemData":{"id":"c9bsKhN5/p0MJkopN","type":"article-journal","abstract":"Interpreting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ins>
      <w:ins w:id="712" w:author="Downs, Drew T" w:date="2024-08-07T17:16:00Z">
        <w:r w:rsidR="00DA75ED">
          <w:rPr>
            <w:bCs/>
            <w:lang w:val="en-GB"/>
          </w:rPr>
          <w:t>er</w:t>
        </w:r>
      </w:ins>
      <w:ins w:id="713" w:author="Charlotte Devitre" w:date="2024-08-07T15:38:00Z">
        <w:r w:rsidRPr="007B522C">
          <w:rPr>
            <w:bCs/>
            <w:lang w:val="en-GB"/>
          </w:rPr>
          <w:t>s</w:t>
        </w:r>
      </w:ins>
      <w:ins w:id="714" w:author="Downs, Drew T" w:date="2024-08-07T17:16:00Z">
        <w:r w:rsidR="00DA75ED">
          <w:rPr>
            <w:bCs/>
            <w:lang w:val="en-GB"/>
          </w:rPr>
          <w:t>us</w:t>
        </w:r>
      </w:ins>
      <w:ins w:id="715" w:author="Charlotte Devitre" w:date="2024-08-07T15:38:00Z">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F465D">
          <w:rPr>
            <w:bCs/>
            <w:lang w:val="en-GB"/>
          </w:rPr>
          <w:instrText xml:space="preserve"> ADDIN ZOTERO_ITEM CSL_CITATION {"citationID":"SrlbtA3g","properties":{"formattedCitation":"(Esposito {\\i{}et al.}, 2023)","plainCitation":"(Esposito et al., 2023)","dontUpdate":true,"noteIndex":0},"citationItems":[{"id":"y1MsH9fC/VlyKbypt","uris":["http://zotero.org/users/9451925/items/IT8IH8R8"],"itemData":{"id":2111,"type":"article-journal","abstract":"Despite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w:t>
        </w:r>
        <w:r w:rsidRPr="007B522C">
          <w:rPr>
            <w:bCs/>
            <w:lang w:val="en-GB"/>
          </w:rPr>
          <w:lastRenderedPageBreak/>
          <w:t xml:space="preserve">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w:t>
        </w:r>
        <w:del w:id="716" w:author="Downs, Drew T" w:date="2024-08-07T17:17:00Z">
          <w:r w:rsidRPr="007B522C" w:rsidDel="007E7377">
            <w:rPr>
              <w:bCs/>
              <w:lang w:val="en-GB"/>
            </w:rPr>
            <w:delText xml:space="preserve">the most </w:delText>
          </w:r>
        </w:del>
        <w:r w:rsidRPr="007B522C">
          <w:rPr>
            <w:bCs/>
            <w:lang w:val="en-GB"/>
          </w:rPr>
          <w:t>probabl</w:t>
        </w:r>
      </w:ins>
      <w:ins w:id="717" w:author="Downs, Drew T" w:date="2024-08-07T17:17:00Z">
        <w:r w:rsidR="007E7377">
          <w:rPr>
            <w:bCs/>
            <w:lang w:val="en-GB"/>
          </w:rPr>
          <w:t>y</w:t>
        </w:r>
      </w:ins>
      <w:ins w:id="718" w:author="Charlotte Devitre" w:date="2024-08-07T15:38:00Z">
        <w:del w:id="719" w:author="Downs, Drew T" w:date="2024-08-07T17:17:00Z">
          <w:r w:rsidRPr="007B522C" w:rsidDel="007E7377">
            <w:rPr>
              <w:bCs/>
              <w:lang w:val="en-GB"/>
            </w:rPr>
            <w:delText>e</w:delText>
          </w:r>
        </w:del>
        <w:r w:rsidRPr="007B522C">
          <w:rPr>
            <w:bCs/>
            <w:lang w:val="en-GB"/>
          </w:rPr>
          <w:t xml:space="preserve"> </w:t>
        </w:r>
      </w:ins>
      <w:ins w:id="720" w:author="Downs, Drew T" w:date="2024-08-07T17:17:00Z">
        <w:r w:rsidR="007E7377">
          <w:rPr>
            <w:bCs/>
            <w:lang w:val="en-GB"/>
          </w:rPr>
          <w:t xml:space="preserve">the </w:t>
        </w:r>
      </w:ins>
      <w:ins w:id="721" w:author="Charlotte Devitre" w:date="2024-08-07T15:38:00Z">
        <w:r w:rsidRPr="007B522C">
          <w:rPr>
            <w:bCs/>
            <w:lang w:val="en-GB"/>
          </w:rPr>
          <w:t xml:space="preserve">reservoir supplying magma to the surface </w:t>
        </w:r>
        <w:del w:id="722" w:author="Downs, Drew T" w:date="2024-08-07T17:17:00Z">
          <w:r w:rsidRPr="007B522C" w:rsidDel="007E7377">
            <w:rPr>
              <w:bCs/>
              <w:lang w:val="en-GB"/>
            </w:rPr>
            <w:delText>in</w:delText>
          </w:r>
        </w:del>
      </w:ins>
      <w:ins w:id="723" w:author="Downs, Drew T" w:date="2024-08-07T17:17:00Z">
        <w:r w:rsidR="007E7377">
          <w:rPr>
            <w:bCs/>
            <w:lang w:val="en-GB"/>
          </w:rPr>
          <w:t>during</w:t>
        </w:r>
      </w:ins>
      <w:ins w:id="724" w:author="Charlotte Devitre" w:date="2024-08-07T15:38:00Z">
        <w:r w:rsidRPr="007B522C">
          <w:rPr>
            <w:bCs/>
            <w:lang w:val="en-GB"/>
          </w:rPr>
          <w:t xml:space="preserve"> the Sept</w:t>
        </w:r>
        <w:r w:rsidR="00E27685">
          <w:rPr>
            <w:bCs/>
            <w:lang w:val="en-GB"/>
          </w:rPr>
          <w:t>ember</w:t>
        </w:r>
        <w:r w:rsidRPr="007B522C">
          <w:rPr>
            <w:bCs/>
            <w:lang w:val="en-GB"/>
          </w:rPr>
          <w:t xml:space="preserve"> 2023 eruption.</w:t>
        </w:r>
      </w:ins>
    </w:p>
    <w:p w14:paraId="524E2DC4" w14:textId="29FDCD5E" w:rsidR="00112DA5" w:rsidRPr="008E4946" w:rsidRDefault="00112DA5" w:rsidP="00112DA5">
      <w:pPr>
        <w:pStyle w:val="Heading-Main"/>
        <w:spacing w:line="480" w:lineRule="auto"/>
        <w:jc w:val="both"/>
        <w:rPr>
          <w:ins w:id="725" w:author="Charlotte Devitre" w:date="2024-08-07T15:38:00Z"/>
        </w:rPr>
      </w:pPr>
      <w:ins w:id="726" w:author="Charlotte Devitre" w:date="2024-08-07T15:38:00Z">
        <w:r>
          <w:t>3. Advantages and limitations of fluid inclusion barometry</w:t>
        </w:r>
        <w:del w:id="727" w:author="Downs, Drew T" w:date="2024-08-07T17:17:00Z">
          <w:r w:rsidDel="007E7377">
            <w:delText>.</w:delText>
          </w:r>
        </w:del>
      </w:ins>
    </w:p>
    <w:p w14:paraId="5682A68F" w14:textId="77777777" w:rsidR="0060019F" w:rsidRDefault="00112DA5" w:rsidP="00B90F91">
      <w:pPr>
        <w:pStyle w:val="Text"/>
        <w:spacing w:line="480" w:lineRule="auto"/>
        <w:jc w:val="both"/>
        <w:rPr>
          <w:ins w:id="728" w:author="Downs, Drew T" w:date="2024-08-08T09:01:00Z"/>
          <w:lang w:val="en-GB"/>
        </w:rPr>
      </w:pPr>
      <w:ins w:id="729" w:author="Charlotte Devitre" w:date="2024-08-07T15:38:00Z">
        <w:r>
          <w:rPr>
            <w:lang w:val="en-GB"/>
          </w:rPr>
          <w:t>Fluid inclusion barometry, using either micro</w:t>
        </w:r>
      </w:ins>
      <w:ins w:id="730" w:author="Downs, Drew T" w:date="2024-08-08T08:56:00Z">
        <w:r w:rsidR="007D32C7">
          <w:rPr>
            <w:lang w:val="en-GB"/>
          </w:rPr>
          <w:t>-</w:t>
        </w:r>
      </w:ins>
      <w:ins w:id="731" w:author="Charlotte Devitre" w:date="2024-08-07T15:38:00Z">
        <w:del w:id="732" w:author="Downs, Drew T" w:date="2024-08-08T08:56:00Z">
          <w:r w:rsidDel="007D32C7">
            <w:rPr>
              <w:lang w:val="en-GB"/>
            </w:rPr>
            <w:delText xml:space="preserve"> </w:delText>
          </w:r>
        </w:del>
        <w:r>
          <w:rPr>
            <w:lang w:val="en-GB"/>
          </w:rPr>
          <w:t>thermometry or Raman spectroscopy</w:t>
        </w:r>
        <w:del w:id="733" w:author="Downs, Drew T" w:date="2024-08-08T08:56:00Z">
          <w:r w:rsidDel="007D32C7">
            <w:rPr>
              <w:lang w:val="en-GB"/>
            </w:rPr>
            <w:delText>,</w:delText>
          </w:r>
        </w:del>
        <w:r>
          <w:rPr>
            <w:lang w:val="en-GB"/>
          </w:rPr>
          <w:t xml:space="preserve"> requires very little sample preparation</w:t>
        </w:r>
        <w:r w:rsidR="000C6C30">
          <w:rPr>
            <w:lang w:val="en-GB"/>
          </w:rPr>
          <w:t>, analytical time</w:t>
        </w:r>
      </w:ins>
      <w:ins w:id="734" w:author="Downs, Drew T" w:date="2024-08-08T08:56:00Z">
        <w:r w:rsidR="007D32C7">
          <w:rPr>
            <w:lang w:val="en-GB"/>
          </w:rPr>
          <w:t>,</w:t>
        </w:r>
      </w:ins>
      <w:ins w:id="735" w:author="Charlotte Devitre" w:date="2024-08-07T15:38:00Z">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ins>
      <w:ins w:id="736" w:author="Downs, Drew T" w:date="2024-08-08T08:57:00Z">
        <w:r w:rsidR="007D32C7">
          <w:rPr>
            <w:lang w:val="en-GB"/>
          </w:rPr>
          <w:t xml:space="preserve">magma storage </w:t>
        </w:r>
      </w:ins>
      <w:ins w:id="737" w:author="Charlotte Devitre" w:date="2024-08-07T15:38:00Z">
        <w:r w:rsidR="00FE0B81">
          <w:rPr>
            <w:lang w:val="en-GB"/>
          </w:rPr>
          <w:t>pressures</w:t>
        </w:r>
      </w:ins>
      <w:ins w:id="738" w:author="Downs, Drew T" w:date="2024-08-08T08:57:00Z">
        <w:r w:rsidR="007D32C7">
          <w:rPr>
            <w:lang w:val="en-GB"/>
          </w:rPr>
          <w:t xml:space="preserve"> and depths</w:t>
        </w:r>
      </w:ins>
      <w:ins w:id="739" w:author="Charlotte Devitre" w:date="2024-08-07T15:38:00Z">
        <w:r>
          <w:rPr>
            <w:lang w:val="en-GB"/>
          </w:rPr>
          <w:t xml:space="preserve">. In the case of Raman spectroscopy, a single polished crystal, with </w:t>
        </w:r>
      </w:ins>
      <w:ins w:id="740" w:author="Downs, Drew T" w:date="2024-08-08T08:57:00Z">
        <w:r w:rsidR="007D32C7">
          <w:rPr>
            <w:lang w:val="en-GB"/>
          </w:rPr>
          <w:t xml:space="preserve">a </w:t>
        </w:r>
      </w:ins>
      <w:ins w:id="741" w:author="Charlotte Devitre" w:date="2024-08-07T15:38:00Z">
        <w:del w:id="742" w:author="Downs, Drew T" w:date="2024-08-08T08:57:00Z">
          <w:r w:rsidDel="007D32C7">
            <w:rPr>
              <w:lang w:val="en-GB"/>
            </w:rPr>
            <w:delText>FI</w:delText>
          </w:r>
        </w:del>
      </w:ins>
      <w:ins w:id="743" w:author="Downs, Drew T" w:date="2024-08-08T08:57:00Z">
        <w:r w:rsidR="007D32C7">
          <w:rPr>
            <w:lang w:val="en-GB"/>
          </w:rPr>
          <w:t>fluid inclusion</w:t>
        </w:r>
      </w:ins>
      <w:ins w:id="744" w:author="Charlotte Devitre" w:date="2024-08-07T15:38:00Z">
        <w:r>
          <w:rPr>
            <w:lang w:val="en-GB"/>
          </w:rPr>
          <w:t xml:space="preserve"> within ~50 µm of the surface is sufficient to perform high</w:t>
        </w:r>
      </w:ins>
      <w:ins w:id="745" w:author="Downs, Drew T" w:date="2024-08-08T08:58:00Z">
        <w:r w:rsidR="007D32C7">
          <w:rPr>
            <w:lang w:val="en-GB"/>
          </w:rPr>
          <w:t>-</w:t>
        </w:r>
      </w:ins>
      <w:ins w:id="746" w:author="Charlotte Devitre" w:date="2024-08-07T15:38:00Z">
        <w:del w:id="747" w:author="Downs, Drew T" w:date="2024-08-08T08:58:00Z">
          <w:r w:rsidDel="007D32C7">
            <w:rPr>
              <w:lang w:val="en-GB"/>
            </w:rPr>
            <w:delText xml:space="preserve"> </w:delText>
          </w:r>
        </w:del>
        <w:r>
          <w:rPr>
            <w:lang w:val="en-GB"/>
          </w:rPr>
          <w:t>quality analyses. For micro</w:t>
        </w:r>
      </w:ins>
      <w:ins w:id="748" w:author="Downs, Drew T" w:date="2024-08-08T08:58:00Z">
        <w:r w:rsidR="007D32C7">
          <w:rPr>
            <w:lang w:val="en-GB"/>
          </w:rPr>
          <w:t>-</w:t>
        </w:r>
      </w:ins>
      <w:ins w:id="749" w:author="Charlotte Devitre" w:date="2024-08-07T15:38:00Z">
        <w:del w:id="750" w:author="Downs, Drew T" w:date="2024-08-08T08:59:00Z">
          <w:r w:rsidDel="007D32C7">
            <w:rPr>
              <w:lang w:val="en-GB"/>
            </w:rPr>
            <w:delText xml:space="preserve"> </w:delText>
          </w:r>
        </w:del>
        <w:r>
          <w:rPr>
            <w:lang w:val="en-GB"/>
          </w:rPr>
          <w:t>thermometry</w:t>
        </w:r>
      </w:ins>
      <w:ins w:id="751" w:author="Downs, Drew T" w:date="2024-08-08T08:59:00Z">
        <w:r w:rsidR="007D32C7">
          <w:rPr>
            <w:lang w:val="en-GB"/>
          </w:rPr>
          <w:t>,</w:t>
        </w:r>
      </w:ins>
      <w:ins w:id="752" w:author="Charlotte Devitre" w:date="2024-08-07T15:38:00Z">
        <w:r>
          <w:rPr>
            <w:lang w:val="en-GB"/>
          </w:rPr>
          <w:t xml:space="preserve"> a doubly polished crystal or slab is needed. Data obtained from either method can quickly be converted into </w:t>
        </w:r>
      </w:ins>
      <w:ins w:id="753" w:author="Downs, Drew T" w:date="2024-08-08T08:59:00Z">
        <w:r w:rsidR="007D32C7">
          <w:rPr>
            <w:lang w:val="en-GB"/>
          </w:rPr>
          <w:t xml:space="preserve">magma storage </w:t>
        </w:r>
      </w:ins>
      <w:ins w:id="754" w:author="Charlotte Devitre" w:date="2024-08-07T15:38:00Z">
        <w:r>
          <w:rPr>
            <w:lang w:val="en-GB"/>
          </w:rPr>
          <w:t xml:space="preserve">pressures and depths using an estimated entrapment temperature and an </w:t>
        </w:r>
        <w:del w:id="755" w:author="Downs, Drew T" w:date="2024-08-08T09:00:00Z">
          <w:r w:rsidDel="0060019F">
            <w:rPr>
              <w:lang w:val="en-GB"/>
            </w:rPr>
            <w:delText>equation of state (</w:delText>
          </w:r>
        </w:del>
        <w:r>
          <w:rPr>
            <w:lang w:val="en-GB"/>
          </w:rPr>
          <w:t>EOS</w:t>
        </w:r>
        <w:del w:id="756" w:author="Downs, Drew T" w:date="2024-08-08T09:00:00Z">
          <w:r w:rsidDel="0060019F">
            <w:rPr>
              <w:lang w:val="en-GB"/>
            </w:rPr>
            <w:delText>)</w:delText>
          </w:r>
        </w:del>
        <w:r>
          <w:rPr>
            <w:lang w:val="en-GB"/>
          </w:rPr>
          <w:t xml:space="preserve">.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AF37D8">
          <w:rPr>
            <w:lang w:val="en-GB"/>
          </w:rPr>
          <w:t xml:space="preserve"> fluids</w:t>
        </w:r>
      </w:ins>
      <w:ins w:id="757" w:author="Downs, Drew T" w:date="2024-08-08T09:01:00Z">
        <w:r w:rsidR="0060019F">
          <w:rPr>
            <w:lang w:val="en-GB"/>
          </w:rPr>
          <w:t>, which</w:t>
        </w:r>
      </w:ins>
      <w:ins w:id="758" w:author="Charlotte Devitre" w:date="2024-08-07T15:38:00Z">
        <w:del w:id="759" w:author="Downs, Drew T" w:date="2024-08-08T09:01:00Z">
          <w:r w:rsidR="00AF37D8" w:rsidDel="0060019F">
            <w:rPr>
              <w:lang w:val="en-GB"/>
            </w:rPr>
            <w:delText xml:space="preserve"> and</w:delText>
          </w:r>
        </w:del>
        <w:r w:rsidR="00AF37D8">
          <w:rPr>
            <w:lang w:val="en-GB"/>
          </w:rPr>
          <w:t xml:space="preserve"> mean</w:t>
        </w:r>
      </w:ins>
      <w:ins w:id="760" w:author="Downs, Drew T" w:date="2024-08-08T09:01:00Z">
        <w:r w:rsidR="0060019F">
          <w:rPr>
            <w:lang w:val="en-GB"/>
          </w:rPr>
          <w:t>s</w:t>
        </w:r>
      </w:ins>
      <w:ins w:id="761" w:author="Charlotte Devitre" w:date="2024-08-07T15:38:00Z">
        <w:r w:rsidR="00AF37D8">
          <w:rPr>
            <w:lang w:val="en-GB"/>
          </w:rPr>
          <w:t xml:space="preserve"> that hundreds of Raman spectra and/or homogenization temperatures can be converted to </w:t>
        </w:r>
      </w:ins>
      <w:ins w:id="762" w:author="Downs, Drew T" w:date="2024-08-08T09:01:00Z">
        <w:r w:rsidR="0060019F">
          <w:rPr>
            <w:lang w:val="en-GB"/>
          </w:rPr>
          <w:t xml:space="preserve">magma storage </w:t>
        </w:r>
      </w:ins>
      <w:ins w:id="763" w:author="Charlotte Devitre" w:date="2024-08-07T15:38:00Z">
        <w:r w:rsidR="00AF37D8">
          <w:rPr>
            <w:lang w:val="en-GB"/>
          </w:rPr>
          <w:t xml:space="preserve">pressures and depths </w:t>
        </w:r>
      </w:ins>
      <w:ins w:id="764" w:author="Downs, Drew T" w:date="2024-08-08T09:01:00Z">
        <w:r w:rsidR="0060019F">
          <w:rPr>
            <w:lang w:val="en-GB"/>
          </w:rPr>
          <w:t>with</w:t>
        </w:r>
      </w:ins>
      <w:ins w:id="765" w:author="Charlotte Devitre" w:date="2024-08-07T15:38:00Z">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del w:id="766" w:author="Downs, Drew T" w:date="2024-08-08T09:01:00Z">
          <w:r w:rsidR="00AF37D8" w:rsidDel="0060019F">
            <w:rPr>
              <w:lang w:val="en-GB"/>
            </w:rPr>
            <w:delText xml:space="preserve"> </w:delText>
          </w:r>
        </w:del>
      </w:ins>
    </w:p>
    <w:p w14:paraId="676CCA30" w14:textId="2D48086A" w:rsidR="00B90F91" w:rsidRPr="007B522C" w:rsidRDefault="00112DA5" w:rsidP="00B90F91">
      <w:pPr>
        <w:pStyle w:val="Text"/>
        <w:spacing w:line="480" w:lineRule="auto"/>
        <w:jc w:val="both"/>
        <w:rPr>
          <w:moveTo w:id="767" w:author="Charlotte Devitre" w:date="2024-08-07T15:38:00Z"/>
          <w:lang w:val="en-GB"/>
        </w:rPr>
      </w:pPr>
      <w:ins w:id="768" w:author="Charlotte Devitre" w:date="2024-08-07T15:38:00Z">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del w:id="769" w:author="Downs, Drew T" w:date="2024-08-08T09:02:00Z">
          <w:r w:rsidRPr="007B522C" w:rsidDel="0060019F">
            <w:delText>-</w:delText>
          </w:r>
        </w:del>
      </w:ins>
      <w:ins w:id="770" w:author="Downs, Drew T" w:date="2024-08-08T09:02:00Z">
        <w:r w:rsidR="0060019F">
          <w:t>–</w:t>
        </w:r>
      </w:ins>
      <w:ins w:id="771" w:author="Charlotte Devitre" w:date="2024-08-07T15:38:00Z">
        <w:r w:rsidRPr="007B522C">
          <w:t>b</w:t>
        </w:r>
        <w:r w:rsidRPr="007B522C">
          <w:rPr>
            <w:lang w:val="en-GB"/>
          </w:rPr>
          <w:t>).</w:t>
        </w:r>
        <w:r>
          <w:rPr>
            <w:lang w:val="en-GB"/>
          </w:rPr>
          <w:t xml:space="preserve"> The difference in pressure for EOS calculations consider</w:t>
        </w:r>
      </w:ins>
      <w:ins w:id="772" w:author="Downs, Drew T" w:date="2024-08-08T09:02:00Z">
        <w:r w:rsidR="0060019F">
          <w:rPr>
            <w:lang w:val="en-GB"/>
          </w:rPr>
          <w:t>s</w:t>
        </w:r>
      </w:ins>
      <w:ins w:id="773" w:author="Charlotte Devitre" w:date="2024-08-07T15:38:00Z">
        <w:del w:id="774" w:author="Downs, Drew T" w:date="2024-08-08T09:02:00Z">
          <w:r w:rsidDel="0060019F">
            <w:rPr>
              <w:lang w:val="en-GB"/>
            </w:rPr>
            <w:delText>ing</w:delText>
          </w:r>
        </w:del>
        <w:r>
          <w:rPr>
            <w:lang w:val="en-GB"/>
          </w:rPr>
          <w:t xml:space="preserve"> </w:t>
        </w:r>
        <w:r w:rsidRPr="007B522C">
          <w:rPr>
            <w:lang w:val="en-GB"/>
          </w:rPr>
          <w:t>the lower and upper limit of liquidus temperatures for olivine-saturated melts erupted at Kīlauea volcano throughout its history (~1100 and 1350</w:t>
        </w:r>
        <w:del w:id="775" w:author="Downs, Drew T" w:date="2024-08-08T09:02:00Z">
          <w:r w:rsidRPr="007B522C" w:rsidDel="0060019F">
            <w:rPr>
              <w:lang w:val="en-GB"/>
            </w:rPr>
            <w:delText xml:space="preserve"> </w:delText>
          </w:r>
        </w:del>
        <w:r w:rsidRPr="007B522C">
          <w:rPr>
            <w:lang w:val="en-GB"/>
          </w:rPr>
          <w:t xml:space="preserve">˚C; </w:t>
        </w:r>
        <w:r w:rsidRPr="007B522C">
          <w:rPr>
            <w:lang w:val="en-GB"/>
          </w:rPr>
          <w:fldChar w:fldCharType="begin"/>
        </w:r>
        <w:r w:rsidR="007F465D">
          <w:rPr>
            <w:lang w:val="en-GB"/>
          </w:rPr>
          <w:instrText xml:space="preserve"> ADDIN ZOTERO_ITEM CSL_CITATION {"citationID":"ZxrqqlHJ","properties":{"formattedCitation":"(DeVitre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at most ~20</w:t>
        </w:r>
        <w:del w:id="776" w:author="Downs, Drew T" w:date="2024-08-08T09:02:00Z">
          <w:r w:rsidRPr="007B522C" w:rsidDel="0060019F">
            <w:rPr>
              <w:lang w:val="en-GB"/>
            </w:rPr>
            <w:delText xml:space="preserve"> </w:delText>
          </w:r>
        </w:del>
        <w:r w:rsidRPr="007B522C">
          <w:rPr>
            <w:lang w:val="en-GB"/>
          </w:rPr>
          <w:t>%,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del w:id="777" w:author="Downs, Drew T" w:date="2024-08-08T09:02:00Z">
          <w:r w:rsidDel="0060019F">
            <w:rPr>
              <w:lang w:val="en-GB"/>
            </w:rPr>
            <w:delText>-</w:delText>
          </w:r>
        </w:del>
      </w:ins>
      <w:ins w:id="778" w:author="Downs, Drew T" w:date="2024-08-08T09:02:00Z">
        <w:r w:rsidR="0060019F">
          <w:rPr>
            <w:lang w:val="en-GB"/>
          </w:rPr>
          <w:t>–</w:t>
        </w:r>
      </w:ins>
      <w:ins w:id="779" w:author="Charlotte Devitre" w:date="2024-08-07T15:38:00Z">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del w:id="780" w:author="Downs, Drew T" w:date="2024-08-08T09:03:00Z">
          <w:r w:rsidRPr="007B522C" w:rsidDel="00E30C35">
            <w:rPr>
              <w:lang w:val="en-GB"/>
            </w:rPr>
            <w:delText>-</w:delText>
          </w:r>
        </w:del>
      </w:ins>
      <w:ins w:id="781" w:author="Downs, Drew T" w:date="2024-08-08T09:03:00Z">
        <w:r w:rsidR="00E30C35">
          <w:rPr>
            <w:lang w:val="en-GB"/>
          </w:rPr>
          <w:t>–</w:t>
        </w:r>
      </w:ins>
      <w:ins w:id="782" w:author="Charlotte Devitre" w:date="2024-08-07T15:38:00Z">
        <w:r w:rsidRPr="007B522C">
          <w:rPr>
            <w:lang w:val="en-GB"/>
          </w:rPr>
          <w:t xml:space="preserve">2 </w:t>
        </w:r>
        <w:r w:rsidRPr="007B522C">
          <w:rPr>
            <w:lang w:val="en-GB"/>
          </w:rPr>
          <w:lastRenderedPageBreak/>
          <w:t xml:space="preserve">km), and </w:t>
        </w:r>
        <w:r>
          <w:rPr>
            <w:lang w:val="en-GB"/>
          </w:rPr>
          <w:t>approximately ±</w:t>
        </w:r>
        <w:r w:rsidRPr="007B522C">
          <w:rPr>
            <w:lang w:val="en-GB"/>
          </w:rPr>
          <w:t>0.</w:t>
        </w:r>
        <w:r>
          <w:rPr>
            <w:lang w:val="en-GB"/>
          </w:rPr>
          <w:t>3</w:t>
        </w:r>
        <w:del w:id="783" w:author="Downs, Drew T" w:date="2024-08-08T09:03:00Z">
          <w:r w:rsidRPr="007B522C" w:rsidDel="00E30C35">
            <w:rPr>
              <w:lang w:val="en-GB"/>
            </w:rPr>
            <w:delText>-</w:delText>
          </w:r>
        </w:del>
      </w:ins>
      <w:ins w:id="784" w:author="Downs, Drew T" w:date="2024-08-08T09:03:00Z">
        <w:r w:rsidR="00E30C35">
          <w:rPr>
            <w:lang w:val="en-GB"/>
          </w:rPr>
          <w:t>–</w:t>
        </w:r>
      </w:ins>
      <w:ins w:id="785" w:author="Charlotte Devitre" w:date="2024-08-07T15:38:00Z">
        <w:r>
          <w:rPr>
            <w:lang w:val="en-GB"/>
          </w:rPr>
          <w:t>0.5</w:t>
        </w:r>
        <w:r w:rsidRPr="007B522C">
          <w:rPr>
            <w:lang w:val="en-GB"/>
          </w:rPr>
          <w:t xml:space="preserve"> km at the depths of the </w:t>
        </w:r>
        <w:del w:id="786" w:author="Downs, Drew T" w:date="2024-08-08T09:03:00Z">
          <w:r w:rsidDel="00E30C35">
            <w:rPr>
              <w:lang w:val="en-GB"/>
            </w:rPr>
            <w:delText>S</w:delText>
          </w:r>
        </w:del>
      </w:ins>
      <w:ins w:id="787" w:author="Downs, Drew T" w:date="2024-08-08T09:03:00Z">
        <w:r w:rsidR="00E30C35">
          <w:rPr>
            <w:lang w:val="en-GB"/>
          </w:rPr>
          <w:t>s</w:t>
        </w:r>
      </w:ins>
      <w:ins w:id="788" w:author="Charlotte Devitre" w:date="2024-08-07T15:38:00Z">
        <w:r>
          <w:rPr>
            <w:lang w:val="en-GB"/>
          </w:rPr>
          <w:t xml:space="preserve">outh </w:t>
        </w:r>
        <w:del w:id="789" w:author="Downs, Drew T" w:date="2024-08-08T09:03:00Z">
          <w:r w:rsidDel="00E30C35">
            <w:rPr>
              <w:lang w:val="en-GB"/>
            </w:rPr>
            <w:delText>C</w:delText>
          </w:r>
        </w:del>
      </w:ins>
      <w:ins w:id="790" w:author="Downs, Drew T" w:date="2024-08-08T09:03:00Z">
        <w:r w:rsidR="00E30C35">
          <w:rPr>
            <w:lang w:val="en-GB"/>
          </w:rPr>
          <w:t>c</w:t>
        </w:r>
      </w:ins>
      <w:ins w:id="791" w:author="Charlotte Devitre" w:date="2024-08-07T15:38:00Z">
        <w:r>
          <w:rPr>
            <w:lang w:val="en-GB"/>
          </w:rPr>
          <w:t xml:space="preserve">aldera </w:t>
        </w:r>
        <w:r w:rsidRPr="007B522C">
          <w:rPr>
            <w:lang w:val="en-GB"/>
          </w:rPr>
          <w:t>reservoir (3</w:t>
        </w:r>
        <w:del w:id="792" w:author="Downs, Drew T" w:date="2024-08-08T09:03:00Z">
          <w:r w:rsidRPr="007B522C" w:rsidDel="00E30C35">
            <w:rPr>
              <w:lang w:val="en-GB"/>
            </w:rPr>
            <w:delText>-</w:delText>
          </w:r>
        </w:del>
      </w:ins>
      <w:ins w:id="793" w:author="Downs, Drew T" w:date="2024-08-08T09:03:00Z">
        <w:r w:rsidR="00E30C35">
          <w:rPr>
            <w:lang w:val="en-GB"/>
          </w:rPr>
          <w:t>–</w:t>
        </w:r>
      </w:ins>
      <w:ins w:id="794" w:author="Charlotte Devitre" w:date="2024-08-07T15:38:00Z">
        <w:r w:rsidRPr="007B522C">
          <w:rPr>
            <w:lang w:val="en-GB"/>
          </w:rPr>
          <w:t>5 km</w:t>
        </w:r>
        <w:r>
          <w:rPr>
            <w:lang w:val="en-GB"/>
          </w:rPr>
          <w:t>;</w:t>
        </w:r>
        <w:r w:rsidRPr="007B522C">
          <w:rPr>
            <w:lang w:val="en-GB"/>
          </w:rPr>
          <w:t xml:space="preserve"> </w:t>
        </w:r>
        <w:r w:rsidR="006C21B3">
          <w:rPr>
            <w:lang w:val="en-GB"/>
          </w:rPr>
          <w:t>Fig. 2</w:t>
        </w:r>
        <w:r w:rsidRPr="007B522C">
          <w:rPr>
            <w:lang w:val="en-GB"/>
          </w:rPr>
          <w:t>b</w:t>
        </w:r>
      </w:ins>
      <w:moveToRangeStart w:id="795" w:author="Charlotte Devitre" w:date="2024-08-07T15:38:00Z" w:name="move173937521"/>
      <w:moveTo w:id="796" w:author="Charlotte Devitre" w:date="2024-08-07T15:38:00Z">
        <w:r w:rsidR="00B90F91" w:rsidRPr="007B522C">
          <w:rPr>
            <w:lang w:val="en-GB"/>
          </w:rPr>
          <w:t xml:space="preserve"> and Fig. </w:t>
        </w:r>
        <w:r w:rsidR="00B90F91">
          <w:rPr>
            <w:lang w:val="en-GB"/>
          </w:rPr>
          <w:t>S3</w:t>
        </w:r>
        <w:del w:id="797" w:author="Downs, Drew T" w:date="2024-08-08T09:03:00Z">
          <w:r w:rsidR="00B90F91" w:rsidRPr="007B522C" w:rsidDel="00E30C35">
            <w:rPr>
              <w:lang w:val="en-GB"/>
            </w:rPr>
            <w:delText>-</w:delText>
          </w:r>
        </w:del>
      </w:moveTo>
      <w:ins w:id="798" w:author="Downs, Drew T" w:date="2024-08-08T09:03:00Z">
        <w:r w:rsidR="00E30C35">
          <w:rPr>
            <w:lang w:val="en-GB"/>
          </w:rPr>
          <w:t>–</w:t>
        </w:r>
      </w:ins>
      <w:moveTo w:id="799" w:author="Charlotte Devitre" w:date="2024-08-07T15:38:00Z">
        <w:r w:rsidR="00B90F91">
          <w:rPr>
            <w:lang w:val="en-GB"/>
          </w:rPr>
          <w:t>S6</w:t>
        </w:r>
        <w:r w:rsidR="00B90F91" w:rsidRPr="007B522C">
          <w:rPr>
            <w:lang w:val="en-GB"/>
          </w:rPr>
          <w:t xml:space="preserve">). These errors are of similar magnitude to those associated with the conversion of pressures to depths </w:t>
        </w:r>
        <w:del w:id="800" w:author="Downs, Drew T" w:date="2024-08-08T09:04:00Z">
          <w:r w:rsidR="00B90F91" w:rsidRPr="007B522C" w:rsidDel="00E30C35">
            <w:rPr>
              <w:lang w:val="en-GB"/>
            </w:rPr>
            <w:delText>through</w:delText>
          </w:r>
        </w:del>
      </w:moveTo>
      <w:ins w:id="801" w:author="Downs, Drew T" w:date="2024-08-08T09:04:00Z">
        <w:r w:rsidR="00E30C35">
          <w:rPr>
            <w:lang w:val="en-GB"/>
          </w:rPr>
          <w:t>using</w:t>
        </w:r>
      </w:ins>
      <w:moveTo w:id="802" w:author="Charlotte Devitre" w:date="2024-08-07T15:38:00Z">
        <w:r w:rsidR="00B90F91" w:rsidRPr="007B522C">
          <w:rPr>
            <w:lang w:val="en-GB"/>
          </w:rPr>
          <w:t xml:space="preserve"> an estimate of crustal density (an issue affecting all petrological barometers). </w:t>
        </w:r>
      </w:moveTo>
    </w:p>
    <w:moveToRangeEnd w:id="795"/>
    <w:p w14:paraId="6C799923" w14:textId="32A671AA" w:rsidR="006C21B3" w:rsidRPr="007B522C" w:rsidRDefault="007C3263" w:rsidP="006C21B3">
      <w:pPr>
        <w:pStyle w:val="Text"/>
        <w:spacing w:line="480" w:lineRule="auto"/>
        <w:ind w:firstLine="0"/>
        <w:jc w:val="both"/>
        <w:rPr>
          <w:ins w:id="803" w:author="Charlotte Devitre" w:date="2024-08-07T15:38:00Z"/>
        </w:rPr>
      </w:pPr>
      <w:ins w:id="804" w:author="Charlotte Devitre" w:date="2024-08-07T15:38:00Z">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3064B99" w14:textId="44C3C36D" w:rsidR="00B90F91" w:rsidRPr="007B522C" w:rsidRDefault="006C21B3" w:rsidP="00B90F91">
      <w:pPr>
        <w:pStyle w:val="Text"/>
        <w:spacing w:line="480" w:lineRule="auto"/>
        <w:ind w:firstLine="0"/>
        <w:jc w:val="both"/>
        <w:rPr>
          <w:del w:id="805" w:author="Charlotte Devitre" w:date="2024-08-07T15:38:00Z"/>
          <w:bCs/>
          <w:lang w:val="en-GB"/>
        </w:rPr>
      </w:pPr>
      <w:ins w:id="806" w:author="Charlotte Devitre" w:date="2024-08-07T15:38: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807" w:author="Charlotte Devitre" w:date="2024-08-07T15:38:00Z">
                <w:rPr>
                  <w:rFonts w:ascii="Cambria Math" w:hAnsi="Cambria Math"/>
                  <w:b/>
                  <w:bCs/>
                  <w:i/>
                  <w:iCs/>
                  <w:lang w:val="en-GB"/>
                </w:rPr>
              </w:ins>
            </m:ctrlPr>
          </m:sSubPr>
          <m:e>
            <m:r>
              <w:ins w:id="808" w:author="Charlotte Devitre" w:date="2024-08-07T15:38:00Z">
                <m:rPr>
                  <m:sty m:val="bi"/>
                </m:rPr>
                <w:rPr>
                  <w:rFonts w:ascii="Cambria Math" w:hAnsi="Cambria Math"/>
                  <w:lang w:val="en-GB"/>
                </w:rPr>
                <m:t>X</m:t>
              </w:ins>
            </m:r>
          </m:e>
          <m:sub>
            <m:sSub>
              <m:sSubPr>
                <m:ctrlPr>
                  <w:ins w:id="809" w:author="Charlotte Devitre" w:date="2024-08-07T15:38:00Z">
                    <w:rPr>
                      <w:rFonts w:ascii="Cambria Math" w:hAnsi="Cambria Math"/>
                      <w:b/>
                      <w:bCs/>
                      <w:i/>
                      <w:iCs/>
                      <w:lang w:val="en-GB"/>
                    </w:rPr>
                  </w:ins>
                </m:ctrlPr>
              </m:sSubPr>
              <m:e>
                <m:r>
                  <w:ins w:id="810" w:author="Charlotte Devitre" w:date="2024-08-07T15:38:00Z">
                    <m:rPr>
                      <m:sty m:val="bi"/>
                    </m:rPr>
                    <w:rPr>
                      <w:rFonts w:ascii="Cambria Math" w:hAnsi="Cambria Math"/>
                      <w:lang w:val="en-GB"/>
                    </w:rPr>
                    <m:t>H</m:t>
                  </w:ins>
                </m:r>
              </m:e>
              <m:sub>
                <m:r>
                  <w:ins w:id="811" w:author="Charlotte Devitre" w:date="2024-08-07T15:38:00Z">
                    <m:rPr>
                      <m:sty m:val="bi"/>
                    </m:rPr>
                    <w:rPr>
                      <w:rFonts w:ascii="Cambria Math" w:hAnsi="Cambria Math"/>
                      <w:lang w:val="en-GB"/>
                    </w:rPr>
                    <m:t>2</m:t>
                  </w:ins>
                </m:r>
              </m:sub>
            </m:sSub>
            <m:r>
              <w:ins w:id="812" w:author="Charlotte Devitre" w:date="2024-08-07T15:38:00Z">
                <m:rPr>
                  <m:sty m:val="bi"/>
                </m:rPr>
                <w:rPr>
                  <w:rFonts w:ascii="Cambria Math" w:hAnsi="Cambria Math"/>
                  <w:lang w:val="en-GB"/>
                </w:rPr>
                <m:t>O</m:t>
              </w:ins>
            </m:r>
          </m:sub>
        </m:sSub>
      </m:oMath>
      <w:ins w:id="813" w:author="Charlotte Devitre" w:date="2024-08-07T15:38: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ins>
      <w:ins w:id="814" w:author="Downs, Drew T" w:date="2024-08-08T09:05:00Z">
        <w:r w:rsidR="000F5CE8">
          <w:rPr>
            <w:i/>
            <w:iCs/>
            <w:lang w:val="en-GB"/>
          </w:rPr>
          <w:t>er</w:t>
        </w:r>
      </w:ins>
      <w:ins w:id="815" w:author="Charlotte Devitre" w:date="2024-08-07T15:38:00Z">
        <w:r w:rsidRPr="007B522C">
          <w:rPr>
            <w:i/>
            <w:iCs/>
            <w:lang w:val="en-GB"/>
          </w:rPr>
          <w:t>s</w:t>
        </w:r>
      </w:ins>
      <w:ins w:id="816" w:author="Downs, Drew T" w:date="2024-08-08T09:05:00Z">
        <w:r w:rsidR="000F5CE8">
          <w:rPr>
            <w:i/>
            <w:iCs/>
            <w:lang w:val="en-GB"/>
          </w:rPr>
          <w:t>us</w:t>
        </w:r>
      </w:ins>
      <w:ins w:id="817" w:author="Charlotte Devitre" w:date="2024-08-07T15:38:00Z">
        <w:r w:rsidRPr="007B522C">
          <w:rPr>
            <w:i/>
            <w:iCs/>
            <w:lang w:val="en-GB"/>
          </w:rPr>
          <w:t xml:space="preserve"> </w:t>
        </w:r>
        <w:del w:id="818" w:author="Downs, Drew T" w:date="2024-08-08T09:05:00Z">
          <w:r w:rsidRPr="007B522C" w:rsidDel="000F5CE8">
            <w:rPr>
              <w:i/>
              <w:iCs/>
              <w:lang w:val="en-GB"/>
            </w:rPr>
            <w:delText>P</w:delText>
          </w:r>
        </w:del>
      </w:ins>
      <w:ins w:id="819" w:author="Downs, Drew T" w:date="2024-08-08T09:05:00Z">
        <w:r w:rsidR="000F5CE8">
          <w:rPr>
            <w:i/>
            <w:iCs/>
            <w:lang w:val="en-GB"/>
          </w:rPr>
          <w:t>p</w:t>
        </w:r>
      </w:ins>
      <w:ins w:id="820" w:author="Charlotte Devitre" w:date="2024-08-07T15:38:00Z">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F465D">
          <w:rPr>
            <w:i/>
            <w:iCs/>
            <w:lang w:val="en-GB"/>
          </w:rPr>
          <w:instrText xml:space="preserve"> ADDIN ZOTERO_ITEM CSL_CITATION {"citationID":"LrqwbcgJ","properties":{"formattedCitation":"(Span and Wagner, 1996)","plainCitation":"(Span and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Span and Wagner</w:t>
        </w:r>
        <w:del w:id="821" w:author="Downs, Drew T" w:date="2024-08-08T09:05:00Z">
          <w:r w:rsidRPr="00C3296A" w:rsidDel="000F5CE8">
            <w:delText>,</w:delText>
          </w:r>
        </w:del>
        <w:r w:rsidRPr="00C3296A">
          <w:t xml:space="preserve"> </w:t>
        </w:r>
        <w:r>
          <w:t>(</w:t>
        </w:r>
        <w:r w:rsidRPr="00C3296A">
          <w:t>1996)</w:t>
        </w:r>
        <w:r w:rsidRPr="007B522C">
          <w:fldChar w:fldCharType="end"/>
        </w:r>
      </w:ins>
      <w:moveToRangeStart w:id="822" w:author="Charlotte Devitre" w:date="2024-08-07T15:38:00Z" w:name="move173937524"/>
      <w:moveTo w:id="823" w:author="Charlotte Devitre" w:date="2024-08-07T15:38:00Z">
        <w:r w:rsidR="00B90F91" w:rsidRPr="007B522C">
          <w:rPr>
            <w:i/>
            <w:iCs/>
            <w:lang w:val="en-GB"/>
          </w:rPr>
          <w:t xml:space="preserve">. </w:t>
        </w:r>
      </w:moveTo>
      <w:ins w:id="824" w:author="Downs, Drew T" w:date="2024-08-08T09:05:00Z">
        <w:r w:rsidR="000F5CE8">
          <w:rPr>
            <w:i/>
            <w:iCs/>
            <w:lang w:val="en-GB"/>
          </w:rPr>
          <w:t xml:space="preserve">Temperatures of </w:t>
        </w:r>
      </w:ins>
      <w:moveTo w:id="825" w:author="Charlotte Devitre" w:date="2024-08-07T15:38:00Z">
        <w:r w:rsidR="00B90F91" w:rsidRPr="007B522C">
          <w:rPr>
            <w:i/>
            <w:iCs/>
            <w:lang w:val="en-GB"/>
          </w:rPr>
          <w:t>1100 and 1350</w:t>
        </w:r>
        <w:del w:id="826" w:author="Downs, Drew T" w:date="2024-08-08T09:05:00Z">
          <w:r w:rsidR="00B90F91" w:rsidRPr="007B522C" w:rsidDel="000F5CE8">
            <w:rPr>
              <w:i/>
              <w:iCs/>
              <w:lang w:val="en-GB"/>
            </w:rPr>
            <w:delText xml:space="preserve"> </w:delText>
          </w:r>
        </w:del>
        <w:r w:rsidR="00B90F91" w:rsidRPr="007B522C">
          <w:rPr>
            <w:i/>
            <w:iCs/>
          </w:rPr>
          <w:t xml:space="preserve">˚C are the </w:t>
        </w:r>
        <w:r w:rsidR="00B90F91" w:rsidRPr="007B522C">
          <w:rPr>
            <w:i/>
            <w:iCs/>
            <w:lang w:val="en-GB"/>
          </w:rPr>
          <w:t xml:space="preserve">lower and upper limit of </w:t>
        </w:r>
      </w:moveTo>
      <w:ins w:id="827" w:author="Downs, Drew T" w:date="2024-08-08T09:06:00Z">
        <w:r w:rsidR="000F5CE8">
          <w:rPr>
            <w:i/>
            <w:iCs/>
            <w:lang w:val="en-GB"/>
          </w:rPr>
          <w:t xml:space="preserve">the </w:t>
        </w:r>
      </w:ins>
      <w:moveTo w:id="828" w:author="Charlotte Devitre" w:date="2024-08-07T15:38:00Z">
        <w:r w:rsidR="00B90F91" w:rsidRPr="007B522C">
          <w:rPr>
            <w:i/>
            <w:iCs/>
            <w:lang w:val="en-GB"/>
          </w:rPr>
          <w:t xml:space="preserve">liquidus </w:t>
        </w:r>
        <w:del w:id="829" w:author="Downs, Drew T" w:date="2024-08-08T09:06:00Z">
          <w:r w:rsidR="00B90F91" w:rsidRPr="007B522C" w:rsidDel="000F5CE8">
            <w:rPr>
              <w:i/>
              <w:iCs/>
              <w:lang w:val="en-GB"/>
            </w:rPr>
            <w:delText xml:space="preserve">temperatures </w:delText>
          </w:r>
        </w:del>
        <w:r w:rsidR="00B90F91" w:rsidRPr="007B522C">
          <w:rPr>
            <w:i/>
            <w:iCs/>
            <w:lang w:val="en-GB"/>
          </w:rPr>
          <w:t xml:space="preserve">for olivine-saturated melts erupted at Kīlauea volcano </w:t>
        </w:r>
        <w:r w:rsidR="00B90F91" w:rsidRPr="007B522C">
          <w:rPr>
            <w:i/>
            <w:iCs/>
            <w:lang w:val="en-GB"/>
          </w:rPr>
          <w:lastRenderedPageBreak/>
          <w:t>throughout its history</w:t>
        </w:r>
      </w:moveTo>
      <w:ins w:id="830" w:author="Downs, Drew T" w:date="2024-08-08T09:06:00Z">
        <w:r w:rsidR="000F5CE8">
          <w:rPr>
            <w:i/>
            <w:iCs/>
            <w:lang w:val="en-GB"/>
          </w:rPr>
          <w:t>, and</w:t>
        </w:r>
      </w:ins>
      <w:moveTo w:id="831" w:author="Charlotte Devitre" w:date="2024-08-07T15:38:00Z">
        <w:del w:id="832" w:author="Downs, Drew T" w:date="2024-08-08T09:06:00Z">
          <w:r w:rsidR="00B90F91" w:rsidRPr="007B522C" w:rsidDel="000F5CE8">
            <w:rPr>
              <w:i/>
              <w:iCs/>
              <w:lang w:val="en-GB"/>
            </w:rPr>
            <w:delText>.</w:delText>
          </w:r>
        </w:del>
        <w:r w:rsidR="00B90F91" w:rsidRPr="007B522C">
          <w:rPr>
            <w:i/>
            <w:iCs/>
          </w:rPr>
          <w:t xml:space="preserve"> </w:t>
        </w:r>
      </w:moveTo>
      <w:moveToRangeEnd w:id="822"/>
      <w:ins w:id="833" w:author="Charlotte Devitre" w:date="2024-08-07T15:38:00Z">
        <w:r w:rsidRPr="007B522C">
          <w:rPr>
            <w:i/>
            <w:iCs/>
          </w:rPr>
          <w:t>1150</w:t>
        </w:r>
        <w:del w:id="834" w:author="Downs, Drew T" w:date="2024-08-08T09:06:00Z">
          <w:r w:rsidRPr="007B522C" w:rsidDel="000F5CE8">
            <w:rPr>
              <w:i/>
              <w:iCs/>
            </w:rPr>
            <w:delText xml:space="preserve"> </w:delText>
          </w:r>
        </w:del>
        <w:r w:rsidRPr="007B522C">
          <w:rPr>
            <w:i/>
            <w:iCs/>
          </w:rPr>
          <w:t>˚C was the temperature used for</w:t>
        </w:r>
        <w:r>
          <w:rPr>
            <w:i/>
            <w:iCs/>
          </w:rPr>
          <w:t xml:space="preserve"> calculations during</w:t>
        </w:r>
      </w:ins>
      <w:moveToRangeStart w:id="835" w:author="Charlotte Devitre" w:date="2024-08-07T15:38:00Z" w:name="move173937525"/>
      <w:moveTo w:id="836" w:author="Charlotte Devitre" w:date="2024-08-07T15:38:00Z">
        <w:r w:rsidR="00B90F91" w:rsidRPr="007B522C">
          <w:rPr>
            <w:i/>
            <w:iCs/>
          </w:rPr>
          <w:t xml:space="preserve"> day</w:t>
        </w:r>
      </w:moveTo>
      <w:ins w:id="837" w:author="Downs, Drew T" w:date="2024-08-08T09:06:00Z">
        <w:r w:rsidR="000F5CE8">
          <w:rPr>
            <w:i/>
            <w:iCs/>
          </w:rPr>
          <w:t>s</w:t>
        </w:r>
      </w:ins>
      <w:moveTo w:id="838" w:author="Charlotte Devitre" w:date="2024-08-07T15:38:00Z">
        <w:r w:rsidR="00B90F91" w:rsidRPr="007B522C">
          <w:rPr>
            <w:i/>
            <w:iCs/>
          </w:rPr>
          <w:t xml:space="preserve"> 1 and 2 of the simulation, </w:t>
        </w:r>
      </w:moveTo>
      <w:ins w:id="839" w:author="Downs, Drew T" w:date="2024-08-08T09:06:00Z">
        <w:r w:rsidR="000F5CE8">
          <w:rPr>
            <w:i/>
            <w:iCs/>
          </w:rPr>
          <w:t xml:space="preserve">with </w:t>
        </w:r>
      </w:ins>
      <w:moveTo w:id="840" w:author="Charlotte Devitre" w:date="2024-08-07T15:38:00Z">
        <w:r w:rsidR="00B90F91" w:rsidRPr="007B522C">
          <w:rPr>
            <w:i/>
            <w:iCs/>
          </w:rPr>
          <w:t>1240</w:t>
        </w:r>
        <w:del w:id="841" w:author="Downs, Drew T" w:date="2024-08-08T09:06:00Z">
          <w:r w:rsidR="00B90F91" w:rsidRPr="007B522C" w:rsidDel="000F5CE8">
            <w:rPr>
              <w:i/>
              <w:iCs/>
            </w:rPr>
            <w:delText xml:space="preserve"> </w:delText>
          </w:r>
        </w:del>
        <w:r w:rsidR="00B90F91" w:rsidRPr="007B522C">
          <w:rPr>
            <w:i/>
            <w:iCs/>
          </w:rPr>
          <w:t xml:space="preserve">˚C </w:t>
        </w:r>
        <w:del w:id="842" w:author="Downs, Drew T" w:date="2024-08-08T09:06:00Z">
          <w:r w:rsidR="00B90F91" w:rsidRPr="007B522C" w:rsidDel="000F5CE8">
            <w:rPr>
              <w:i/>
              <w:iCs/>
            </w:rPr>
            <w:delText>is</w:delText>
          </w:r>
        </w:del>
      </w:moveTo>
      <w:ins w:id="843" w:author="Downs, Drew T" w:date="2024-08-08T09:06:00Z">
        <w:r w:rsidR="000F5CE8">
          <w:rPr>
            <w:i/>
            <w:iCs/>
          </w:rPr>
          <w:t>be</w:t>
        </w:r>
      </w:ins>
      <w:ins w:id="844" w:author="Downs, Drew T" w:date="2024-08-08T09:07:00Z">
        <w:r w:rsidR="000F5CE8">
          <w:rPr>
            <w:i/>
            <w:iCs/>
          </w:rPr>
          <w:t>ing</w:t>
        </w:r>
      </w:ins>
      <w:moveTo w:id="845" w:author="Charlotte Devitre" w:date="2024-08-07T15:38:00Z">
        <w:r w:rsidR="00B90F91" w:rsidRPr="007B522C">
          <w:rPr>
            <w:i/>
            <w:iCs/>
          </w:rPr>
          <w:t xml:space="preserve"> the rounded mean and median of all measured temperatures </w:t>
        </w:r>
      </w:moveTo>
      <w:ins w:id="846" w:author="Downs, Drew T" w:date="2024-08-08T09:07:00Z">
        <w:r w:rsidR="000F5CE8">
          <w:rPr>
            <w:i/>
            <w:iCs/>
          </w:rPr>
          <w:t xml:space="preserve">used </w:t>
        </w:r>
      </w:ins>
      <w:moveTo w:id="847" w:author="Charlotte Devitre" w:date="2024-08-07T15:38:00Z">
        <w:del w:id="848" w:author="Downs, Drew T" w:date="2024-08-08T09:07:00Z">
          <w:r w:rsidR="00B90F91" w:rsidRPr="007B522C" w:rsidDel="000F5CE8">
            <w:rPr>
              <w:i/>
              <w:iCs/>
            </w:rPr>
            <w:delText>in</w:delText>
          </w:r>
        </w:del>
      </w:moveTo>
      <w:ins w:id="849" w:author="Downs, Drew T" w:date="2024-08-08T09:07:00Z">
        <w:r w:rsidR="000F5CE8">
          <w:rPr>
            <w:i/>
            <w:iCs/>
          </w:rPr>
          <w:t>for</w:t>
        </w:r>
      </w:ins>
      <w:moveTo w:id="850" w:author="Charlotte Devitre" w:date="2024-08-07T15:38:00Z">
        <w:r w:rsidR="00B90F91" w:rsidRPr="007B522C">
          <w:rPr>
            <w:i/>
            <w:iCs/>
          </w:rPr>
          <w:t xml:space="preserve"> our final dataset.</w:t>
        </w:r>
        <w:r w:rsidR="00B90F91" w:rsidRPr="007B522C">
          <w:rPr>
            <w:i/>
            <w:iCs/>
            <w:lang w:val="en-GB"/>
          </w:rPr>
          <w:t xml:space="preserve"> (b) </w:t>
        </w:r>
      </w:moveTo>
      <w:ins w:id="851" w:author="Downs, Drew T" w:date="2024-08-08T09:07:00Z">
        <w:r w:rsidR="000F5CE8">
          <w:rPr>
            <w:i/>
            <w:iCs/>
            <w:lang w:val="en-GB"/>
          </w:rPr>
          <w:t xml:space="preserve">Close-up of </w:t>
        </w:r>
      </w:ins>
      <w:moveTo w:id="852" w:author="Charlotte Devitre" w:date="2024-08-07T15:38:00Z">
        <w:del w:id="853" w:author="Downs, Drew T" w:date="2024-08-08T09:07:00Z">
          <w:r w:rsidR="007D29B0" w:rsidDel="000F5CE8">
            <w:rPr>
              <w:i/>
              <w:iCs/>
              <w:lang w:val="en-GB"/>
            </w:rPr>
            <w:delText>P</w:delText>
          </w:r>
        </w:del>
      </w:moveTo>
      <w:ins w:id="854" w:author="Downs, Drew T" w:date="2024-08-08T09:07:00Z">
        <w:r w:rsidR="000F5CE8">
          <w:rPr>
            <w:i/>
            <w:iCs/>
            <w:lang w:val="en-GB"/>
          </w:rPr>
          <w:t>p</w:t>
        </w:r>
      </w:ins>
      <w:moveTo w:id="855" w:author="Charlotte Devitre" w:date="2024-08-07T15:38:00Z">
        <w:r w:rsidR="007D29B0">
          <w:rPr>
            <w:i/>
            <w:iCs/>
            <w:lang w:val="en-GB"/>
          </w:rPr>
          <w:t>anel a</w:t>
        </w:r>
      </w:moveTo>
      <w:ins w:id="856" w:author="Downs, Drew T" w:date="2024-08-08T09:07:00Z">
        <w:r w:rsidR="000F5CE8">
          <w:rPr>
            <w:i/>
            <w:iCs/>
            <w:lang w:val="en-GB"/>
          </w:rPr>
          <w:t>.</w:t>
        </w:r>
      </w:ins>
      <w:moveTo w:id="857" w:author="Charlotte Devitre" w:date="2024-08-07T15:38:00Z">
        <w:del w:id="858" w:author="Downs, Drew T" w:date="2024-08-08T09:07:00Z">
          <w:r w:rsidR="007D29B0" w:rsidDel="000F5CE8">
            <w:rPr>
              <w:i/>
              <w:iCs/>
              <w:lang w:val="en-GB"/>
            </w:rPr>
            <w:delText xml:space="preserve"> c</w:delText>
          </w:r>
          <w:r w:rsidR="00B90F91" w:rsidRPr="007B522C" w:rsidDel="000F5CE8">
            <w:rPr>
              <w:i/>
              <w:iCs/>
              <w:lang w:val="en-GB"/>
            </w:rPr>
            <w:delText>lose-up.</w:delText>
          </w:r>
        </w:del>
        <w:r w:rsidR="00B90F91" w:rsidRPr="007B522C">
          <w:rPr>
            <w:i/>
            <w:iCs/>
            <w:lang w:val="en-GB"/>
          </w:rPr>
          <w:t xml:space="preserve"> </w:t>
        </w:r>
      </w:moveTo>
      <w:moveToRangeEnd w:id="835"/>
      <w:ins w:id="859" w:author="Charlotte Devitre" w:date="2024-08-07T15:38:00Z">
        <w:del w:id="860" w:author="Downs, Drew T" w:date="2024-08-08T09:07:00Z">
          <w:r w:rsidRPr="007B522C" w:rsidDel="000F5CE8">
            <w:rPr>
              <w:i/>
              <w:iCs/>
            </w:rPr>
            <w:delText>Grey</w:delText>
          </w:r>
        </w:del>
      </w:ins>
      <w:ins w:id="861" w:author="Downs, Drew T" w:date="2024-08-08T09:07:00Z">
        <w:r w:rsidR="000F5CE8">
          <w:rPr>
            <w:i/>
            <w:iCs/>
          </w:rPr>
          <w:t>Gray</w:t>
        </w:r>
      </w:ins>
      <w:ins w:id="862" w:author="Charlotte Devitre" w:date="2024-08-07T15:38:00Z">
        <w:r w:rsidRPr="007B522C">
          <w:rPr>
            <w:i/>
            <w:iCs/>
          </w:rPr>
          <w:t xml:space="preserve"> boxes show Kīlauea magma storage inferred from </w:t>
        </w:r>
        <w:r>
          <w:rPr>
            <w:i/>
            <w:iCs/>
          </w:rPr>
          <w:t>fluid inclusions, melt inclusions</w:t>
        </w:r>
      </w:ins>
      <w:ins w:id="863" w:author="Downs, Drew T" w:date="2024-08-08T09:07:00Z">
        <w:r w:rsidR="002214BF">
          <w:rPr>
            <w:i/>
            <w:iCs/>
          </w:rPr>
          <w:t>,</w:t>
        </w:r>
      </w:ins>
      <w:ins w:id="864" w:author="Charlotte Devitre" w:date="2024-08-07T15:38:00Z">
        <w:r>
          <w:rPr>
            <w:i/>
            <w:iCs/>
          </w:rPr>
          <w:t xml:space="preserve"> and</w:t>
        </w:r>
        <w:r w:rsidRPr="007B522C">
          <w:rPr>
            <w:i/>
            <w:iCs/>
          </w:rPr>
          <w:t xml:space="preserve"> geophysic</w:t>
        </w:r>
      </w:ins>
      <w:ins w:id="865" w:author="Downs, Drew T" w:date="2024-08-08T09:08:00Z">
        <w:r w:rsidR="002214BF">
          <w:rPr>
            <w:i/>
            <w:iCs/>
          </w:rPr>
          <w:t>al interpretations</w:t>
        </w:r>
      </w:ins>
      <w:ins w:id="866" w:author="Charlotte Devitre" w:date="2024-08-07T15:38:00Z">
        <w:del w:id="867" w:author="Downs, Drew T" w:date="2024-08-08T09:08:00Z">
          <w:r w:rsidRPr="007B522C" w:rsidDel="002214BF">
            <w:rPr>
              <w:i/>
              <w:iCs/>
            </w:rPr>
            <w:delText>s</w:delText>
          </w:r>
        </w:del>
        <w:r w:rsidRPr="007B522C">
          <w:rPr>
            <w:i/>
            <w:iCs/>
          </w:rPr>
          <w:t xml:space="preserve"> </w:t>
        </w:r>
        <w:r w:rsidRPr="007B522C">
          <w:rPr>
            <w:i/>
            <w:iCs/>
          </w:rPr>
          <w:fldChar w:fldCharType="begin"/>
        </w:r>
        <w:r w:rsidR="007F465D">
          <w:rPr>
            <w:i/>
            <w:iCs/>
          </w:rPr>
          <w:instrText xml:space="preserve"> ADDIN ZOTERO_ITEM CSL_CITATION {"citationID":"oMGLHLVa","properties":{"formattedCitation":"(DeVitre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i/>
            <w:iCs/>
          </w:rPr>
          <w:instrText>∼</w:instrText>
        </w:r>
        <w:r w:rsidR="007F465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i/>
            <w:iCs/>
          </w:rPr>
          <w:instrText>∼</w:instrText>
        </w:r>
        <w:r w:rsidR="007F465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del w:id="868" w:author="Downs, Drew T" w:date="2024-08-08T09:08:00Z">
          <w:r w:rsidDel="002214BF">
            <w:rPr>
              <w:i/>
              <w:iCs/>
            </w:rPr>
            <w:delText>S</w:delText>
          </w:r>
        </w:del>
      </w:ins>
      <w:ins w:id="869" w:author="Downs, Drew T" w:date="2024-08-08T09:08:00Z">
        <w:r w:rsidR="002214BF">
          <w:rPr>
            <w:i/>
            <w:iCs/>
          </w:rPr>
          <w:t>s</w:t>
        </w:r>
      </w:ins>
      <w:ins w:id="870" w:author="Charlotte Devitre" w:date="2024-08-07T15:38:00Z">
        <w:r>
          <w:rPr>
            <w:i/>
            <w:iCs/>
          </w:rPr>
          <w:t xml:space="preserve">outh </w:t>
        </w:r>
        <w:del w:id="871" w:author="Downs, Drew T" w:date="2024-08-08T09:08:00Z">
          <w:r w:rsidDel="002214BF">
            <w:rPr>
              <w:i/>
              <w:iCs/>
            </w:rPr>
            <w:delText>C</w:delText>
          </w:r>
        </w:del>
      </w:ins>
      <w:ins w:id="872" w:author="Downs, Drew T" w:date="2024-08-08T09:08:00Z">
        <w:r w:rsidR="002214BF">
          <w:rPr>
            <w:i/>
            <w:iCs/>
          </w:rPr>
          <w:t>c</w:t>
        </w:r>
      </w:ins>
      <w:ins w:id="873" w:author="Charlotte Devitre" w:date="2024-08-07T15:38:00Z">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del w:id="874" w:author="Downs, Drew T" w:date="2024-08-08T09:08:00Z">
          <w:r w:rsidDel="002214BF">
            <w:rPr>
              <w:i/>
              <w:iCs/>
            </w:rPr>
            <w:delText>S</w:delText>
          </w:r>
        </w:del>
      </w:ins>
      <w:ins w:id="875" w:author="Downs, Drew T" w:date="2024-08-08T09:08:00Z">
        <w:r w:rsidR="002214BF">
          <w:rPr>
            <w:i/>
            <w:iCs/>
          </w:rPr>
          <w:t>s</w:t>
        </w:r>
      </w:ins>
      <w:ins w:id="876" w:author="Charlotte Devitre" w:date="2024-08-07T15:38:00Z">
        <w:r>
          <w:rPr>
            <w:i/>
            <w:iCs/>
          </w:rPr>
          <w:t xml:space="preserve">outh </w:t>
        </w:r>
        <w:del w:id="877" w:author="Downs, Drew T" w:date="2024-08-08T09:08:00Z">
          <w:r w:rsidDel="002214BF">
            <w:rPr>
              <w:i/>
              <w:iCs/>
            </w:rPr>
            <w:delText>C</w:delText>
          </w:r>
        </w:del>
      </w:ins>
      <w:ins w:id="878" w:author="Downs, Drew T" w:date="2024-08-08T09:08:00Z">
        <w:r w:rsidR="002214BF">
          <w:rPr>
            <w:i/>
            <w:iCs/>
          </w:rPr>
          <w:t>c</w:t>
        </w:r>
      </w:ins>
      <w:ins w:id="879" w:author="Charlotte Devitre" w:date="2024-08-07T15:38:00Z">
        <w:r>
          <w:rPr>
            <w:i/>
            <w:iCs/>
          </w:rPr>
          <w:t xml:space="preserve">aldera </w:t>
        </w:r>
      </w:ins>
      <w:ins w:id="880" w:author="Downs, Drew T" w:date="2024-08-08T09:08:00Z">
        <w:r w:rsidR="002214BF">
          <w:rPr>
            <w:i/>
            <w:iCs/>
          </w:rPr>
          <w:t xml:space="preserve">pressures/depths </w:t>
        </w:r>
      </w:ins>
      <w:ins w:id="881" w:author="Charlotte Devitre" w:date="2024-08-07T15:38:00Z">
        <w:r>
          <w:rPr>
            <w:i/>
            <w:iCs/>
          </w:rPr>
          <w:t>with</w:t>
        </w:r>
        <w:r w:rsidRPr="007B522C">
          <w:rPr>
            <w:i/>
            <w:iCs/>
          </w:rPr>
          <w:t xml:space="preserve"> </w:t>
        </w:r>
        <w:r>
          <w:rPr>
            <w:i/>
            <w:iCs/>
          </w:rPr>
          <w:t>T=</w:t>
        </w:r>
        <w:r w:rsidRPr="007B522C">
          <w:rPr>
            <w:i/>
            <w:iCs/>
          </w:rPr>
          <w:t>1150</w:t>
        </w:r>
        <w:del w:id="882" w:author="Downs, Drew T" w:date="2024-08-08T09:08:00Z">
          <w:r w:rsidRPr="007B522C" w:rsidDel="002214BF">
            <w:rPr>
              <w:i/>
              <w:iCs/>
            </w:rPr>
            <w:delText xml:space="preserve"> </w:delText>
          </w:r>
        </w:del>
        <w:r w:rsidRPr="007B522C">
          <w:rPr>
            <w:i/>
            <w:iCs/>
          </w:rPr>
          <w:t xml:space="preserve">˚C and </w:t>
        </w:r>
        <w:r>
          <w:rPr>
            <w:i/>
            <w:iCs/>
          </w:rPr>
          <w:t>error-bars</w:t>
        </w:r>
        <w:r w:rsidRPr="007B522C">
          <w:rPr>
            <w:i/>
            <w:iCs/>
          </w:rPr>
          <w:t xml:space="preserve"> representing 1σ uncertainty from Monte Carlo simulations using a temperature uncertainty of ±125</w:t>
        </w:r>
        <w:del w:id="883" w:author="Downs, Drew T" w:date="2024-08-08T09:09:00Z">
          <w:r w:rsidRPr="007B522C" w:rsidDel="002214BF">
            <w:rPr>
              <w:i/>
              <w:iCs/>
            </w:rPr>
            <w:delText xml:space="preserve"> </w:delText>
          </w:r>
        </w:del>
        <w:r w:rsidRPr="007B522C">
          <w:rPr>
            <w:i/>
            <w:iCs/>
          </w:rPr>
          <w:t>˚C (</w:t>
        </w:r>
      </w:ins>
      <m:oMath>
        <m:f>
          <m:fPr>
            <m:ctrlPr>
              <w:ins w:id="884" w:author="Charlotte Devitre" w:date="2024-08-07T15:38:00Z">
                <w:rPr>
                  <w:rFonts w:ascii="Cambria Math" w:hAnsi="Cambria Math"/>
                  <w:i/>
                  <w:iCs/>
                </w:rPr>
              </w:ins>
            </m:ctrlPr>
          </m:fPr>
          <m:num>
            <m:r>
              <w:ins w:id="885" w:author="Charlotte Devitre" w:date="2024-08-07T15:38:00Z">
                <w:rPr>
                  <w:rFonts w:ascii="Cambria Math" w:hAnsi="Cambria Math"/>
                </w:rPr>
                <m:t xml:space="preserve">1350˚C -1100˚C </m:t>
              </w:ins>
            </m:r>
          </m:num>
          <m:den>
            <m:r>
              <w:ins w:id="886" w:author="Charlotte Devitre" w:date="2024-08-07T15:38:00Z">
                <w:rPr>
                  <w:rFonts w:ascii="Cambria Math" w:hAnsi="Cambria Math"/>
                </w:rPr>
                <m:t>2</m:t>
              </w:ins>
            </m:r>
          </m:den>
        </m:f>
      </m:oMath>
      <w:ins w:id="887" w:author="Charlotte Devitre" w:date="2024-08-07T15:38:00Z">
        <w:r w:rsidRPr="007B522C">
          <w:rPr>
            <w:i/>
            <w:iCs/>
          </w:rPr>
          <w:t>).</w:t>
        </w:r>
        <w:r w:rsidRPr="007B522C">
          <w:rPr>
            <w:i/>
            <w:iCs/>
            <w:lang w:val="en-GB"/>
          </w:rPr>
          <w:t xml:space="preserve"> (c) </w:t>
        </w:r>
      </w:ins>
      <w:ins w:id="888" w:author="Downs, Drew T" w:date="2024-08-08T09:09:00Z">
        <w:r w:rsidR="002214BF">
          <w:rPr>
            <w:i/>
            <w:iCs/>
            <w:lang w:val="en-GB"/>
          </w:rPr>
          <w:t xml:space="preserve">Density of </w:t>
        </w:r>
      </w:ins>
      <w:ins w:id="889" w:author="Charlotte Devitre" w:date="2024-08-07T15:38:00Z">
        <w:r w:rsidRPr="007B522C">
          <w:rPr>
            <w:i/>
            <w:iCs/>
            <w:lang w:val="en-GB"/>
          </w:rPr>
          <w:t>CO</w:t>
        </w:r>
        <w:r w:rsidRPr="007B522C">
          <w:rPr>
            <w:i/>
            <w:iCs/>
            <w:vertAlign w:val="subscript"/>
            <w:lang w:val="en-GB"/>
          </w:rPr>
          <w:t>2</w:t>
        </w:r>
        <w:r w:rsidRPr="007B522C">
          <w:rPr>
            <w:i/>
            <w:iCs/>
            <w:lang w:val="en-GB"/>
          </w:rPr>
          <w:t xml:space="preserve"> </w:t>
        </w:r>
        <w:del w:id="890" w:author="Downs, Drew T" w:date="2024-08-08T09:09:00Z">
          <w:r w:rsidRPr="007B522C" w:rsidDel="002214BF">
            <w:rPr>
              <w:i/>
              <w:iCs/>
              <w:lang w:val="en-GB"/>
            </w:rPr>
            <w:delText xml:space="preserve">density </w:delText>
          </w:r>
        </w:del>
        <w:r w:rsidRPr="007B522C">
          <w:rPr>
            <w:i/>
            <w:iCs/>
            <w:lang w:val="en-GB"/>
          </w:rPr>
          <w:t>v</w:t>
        </w:r>
      </w:ins>
      <w:ins w:id="891" w:author="Downs, Drew T" w:date="2024-08-08T09:09:00Z">
        <w:r w:rsidR="002214BF">
          <w:rPr>
            <w:i/>
            <w:iCs/>
            <w:lang w:val="en-GB"/>
          </w:rPr>
          <w:t>er</w:t>
        </w:r>
      </w:ins>
      <w:ins w:id="892" w:author="Charlotte Devitre" w:date="2024-08-07T15:38:00Z">
        <w:r w:rsidRPr="007B522C">
          <w:rPr>
            <w:i/>
            <w:iCs/>
            <w:lang w:val="en-GB"/>
          </w:rPr>
          <w:t>s</w:t>
        </w:r>
      </w:ins>
      <w:ins w:id="893" w:author="Downs, Drew T" w:date="2024-08-08T09:09:00Z">
        <w:r w:rsidR="002214BF">
          <w:rPr>
            <w:i/>
            <w:iCs/>
            <w:lang w:val="en-GB"/>
          </w:rPr>
          <w:t>us</w:t>
        </w:r>
      </w:ins>
      <w:ins w:id="894" w:author="Charlotte Devitre" w:date="2024-08-07T15:38:00Z">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895" w:author="Charlotte Devitre" w:date="2024-08-07T15:38:00Z">
                <w:rPr>
                  <w:rFonts w:ascii="Cambria Math" w:hAnsi="Cambria Math"/>
                  <w:i/>
                  <w:iCs/>
                  <w:lang w:val="en-GB"/>
                </w:rPr>
              </w:ins>
            </m:ctrlPr>
          </m:sSubPr>
          <m:e>
            <m:r>
              <w:ins w:id="896" w:author="Charlotte Devitre" w:date="2024-08-07T15:38:00Z">
                <w:rPr>
                  <w:rFonts w:ascii="Cambria Math" w:hAnsi="Cambria Math"/>
                  <w:lang w:val="en-GB"/>
                </w:rPr>
                <m:t>X</m:t>
              </w:ins>
            </m:r>
          </m:e>
          <m:sub>
            <m:sSub>
              <m:sSubPr>
                <m:ctrlPr>
                  <w:ins w:id="897" w:author="Charlotte Devitre" w:date="2024-08-07T15:38:00Z">
                    <w:rPr>
                      <w:rFonts w:ascii="Cambria Math" w:hAnsi="Cambria Math"/>
                      <w:i/>
                      <w:iCs/>
                      <w:lang w:val="en-GB"/>
                    </w:rPr>
                  </w:ins>
                </m:ctrlPr>
              </m:sSubPr>
              <m:e>
                <m:r>
                  <w:ins w:id="898" w:author="Charlotte Devitre" w:date="2024-08-07T15:38:00Z">
                    <w:rPr>
                      <w:rFonts w:ascii="Cambria Math" w:hAnsi="Cambria Math"/>
                      <w:lang w:val="en-GB"/>
                    </w:rPr>
                    <m:t>H</m:t>
                  </w:ins>
                </m:r>
              </m:e>
              <m:sub>
                <m:r>
                  <w:ins w:id="899" w:author="Charlotte Devitre" w:date="2024-08-07T15:38:00Z">
                    <w:rPr>
                      <w:rFonts w:ascii="Cambria Math" w:hAnsi="Cambria Math"/>
                      <w:lang w:val="en-GB"/>
                    </w:rPr>
                    <m:t>2</m:t>
                  </w:ins>
                </m:r>
              </m:sub>
            </m:sSub>
            <m:r>
              <w:ins w:id="900" w:author="Charlotte Devitre" w:date="2024-08-07T15:38:00Z">
                <w:rPr>
                  <w:rFonts w:ascii="Cambria Math" w:hAnsi="Cambria Math"/>
                  <w:lang w:val="en-GB"/>
                </w:rPr>
                <m:t>O</m:t>
              </w:ins>
            </m:r>
          </m:sub>
        </m:sSub>
      </m:oMath>
      <w:ins w:id="901" w:author="Charlotte Devitre" w:date="2024-08-07T15:38: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F465D">
          <w:rPr>
            <w:i/>
            <w:iCs/>
            <w:lang w:val="en-GB"/>
          </w:rPr>
          <w:instrText xml:space="preserve"> ADDIN ZOTERO_ITEM CSL_CITATION {"citationID":"EcmKurst","properties":{"formattedCitation":"(Duan and Zhang, 2006)","plainCitation":"(Duan and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F465D">
          <w:rPr>
            <w:i/>
            <w:iCs/>
          </w:rPr>
          <w:instrText xml:space="preserve"> ADDIN ZOTERO_ITEM CSL_CITATION {"citationID":"oZ226pVG","properties":{"formattedCitation":"(Yoshimura,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i/>
            <w:iCs/>
          </w:rPr>
          <w:instrText>∼</w:instrText>
        </w:r>
        <w:r w:rsidR="007F465D">
          <w:rPr>
            <w:i/>
            <w:iCs/>
          </w:rPr>
          <w:instrText xml:space="preserve"> 2573 K and </w:instrText>
        </w:r>
        <w:r w:rsidR="007F465D">
          <w:rPr>
            <w:rFonts w:ascii="Cambria Math" w:hAnsi="Cambria Math" w:cs="Cambria Math"/>
            <w:i/>
            <w:iCs/>
          </w:rPr>
          <w:instrText>∼</w:instrText>
        </w:r>
        <w:r w:rsidR="007F465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ins>
      <w:moveToRangeStart w:id="902" w:author="Charlotte Devitre" w:date="2024-08-07T15:38:00Z" w:name="move173937526"/>
      <w:moveTo w:id="903" w:author="Charlotte Devitre" w:date="2024-08-07T15:38:00Z">
        <w:r w:rsidR="00B90F91" w:rsidRPr="007B522C">
          <w:rPr>
            <w:i/>
            <w:iCs/>
          </w:rPr>
          <w:t xml:space="preserve"> </w:t>
        </w:r>
        <w:r w:rsidR="00B90F91" w:rsidRPr="007B522C">
          <w:rPr>
            <w:i/>
            <w:iCs/>
            <w:lang w:val="en-GB"/>
          </w:rPr>
          <w:t>(d)</w:t>
        </w:r>
        <w:r w:rsidR="00BA7C44">
          <w:rPr>
            <w:i/>
            <w:iCs/>
            <w:lang w:val="en-GB"/>
          </w:rPr>
          <w:t xml:space="preserve"> </w:t>
        </w:r>
      </w:moveTo>
      <w:ins w:id="904" w:author="Downs, Drew T" w:date="2024-08-08T09:10:00Z">
        <w:r w:rsidR="002214BF">
          <w:rPr>
            <w:i/>
            <w:iCs/>
            <w:lang w:val="en-GB"/>
          </w:rPr>
          <w:t xml:space="preserve">Close-up of </w:t>
        </w:r>
      </w:ins>
      <w:moveTo w:id="905" w:author="Charlotte Devitre" w:date="2024-08-07T15:38:00Z">
        <w:del w:id="906" w:author="Downs, Drew T" w:date="2024-08-08T09:10:00Z">
          <w:r w:rsidR="00BA7C44" w:rsidDel="002214BF">
            <w:rPr>
              <w:i/>
              <w:iCs/>
              <w:lang w:val="en-GB"/>
            </w:rPr>
            <w:delText>P</w:delText>
          </w:r>
        </w:del>
      </w:moveTo>
      <w:ins w:id="907" w:author="Downs, Drew T" w:date="2024-08-08T09:10:00Z">
        <w:r w:rsidR="002214BF">
          <w:rPr>
            <w:i/>
            <w:iCs/>
            <w:lang w:val="en-GB"/>
          </w:rPr>
          <w:t>p</w:t>
        </w:r>
      </w:ins>
      <w:moveTo w:id="908" w:author="Charlotte Devitre" w:date="2024-08-07T15:38:00Z">
        <w:r w:rsidR="00B90F91" w:rsidRPr="007B522C">
          <w:rPr>
            <w:i/>
            <w:iCs/>
            <w:lang w:val="en-GB"/>
          </w:rPr>
          <w:t>anel c</w:t>
        </w:r>
      </w:moveTo>
      <w:ins w:id="909" w:author="Downs, Drew T" w:date="2024-08-08T09:10:00Z">
        <w:r w:rsidR="002214BF">
          <w:rPr>
            <w:i/>
            <w:iCs/>
            <w:lang w:val="en-GB"/>
          </w:rPr>
          <w:t>.</w:t>
        </w:r>
      </w:ins>
      <w:moveTo w:id="910" w:author="Charlotte Devitre" w:date="2024-08-07T15:38:00Z">
        <w:del w:id="911" w:author="Downs, Drew T" w:date="2024-08-08T09:10:00Z">
          <w:r w:rsidR="00BA7C44" w:rsidDel="002214BF">
            <w:rPr>
              <w:i/>
              <w:iCs/>
              <w:lang w:val="en-GB"/>
            </w:rPr>
            <w:delText xml:space="preserve"> c</w:delText>
          </w:r>
          <w:r w:rsidR="00BA7C44" w:rsidRPr="007B522C" w:rsidDel="002214BF">
            <w:rPr>
              <w:i/>
              <w:iCs/>
              <w:lang w:val="en-GB"/>
            </w:rPr>
            <w:delText>lose-up</w:delText>
          </w:r>
          <w:r w:rsidR="00B90F91" w:rsidRPr="007B522C" w:rsidDel="002214BF">
            <w:rPr>
              <w:i/>
              <w:iCs/>
              <w:lang w:val="en-GB"/>
            </w:rPr>
            <w:delText>.</w:delText>
          </w:r>
        </w:del>
        <w:r w:rsidR="00B90F91" w:rsidRPr="007B522C">
          <w:rPr>
            <w:i/>
            <w:iCs/>
            <w:lang w:val="en-GB"/>
          </w:rPr>
          <w:t xml:space="preserve"> </w:t>
        </w:r>
      </w:moveTo>
      <w:moveToRangeEnd w:id="902"/>
      <w:ins w:id="912" w:author="Charlotte Devitre" w:date="2024-08-07T15:38:00Z">
        <w:r w:rsidRPr="007B522C">
          <w:rPr>
            <w:i/>
            <w:iCs/>
          </w:rPr>
          <w:t xml:space="preserve">Stars show hypothetical </w:t>
        </w:r>
        <w:r>
          <w:rPr>
            <w:i/>
            <w:iCs/>
          </w:rPr>
          <w:t>fluid inclusions</w:t>
        </w:r>
        <w:r w:rsidRPr="007B522C">
          <w:rPr>
            <w:i/>
            <w:iCs/>
          </w:rPr>
          <w:t xml:space="preserve"> trapped at </w:t>
        </w:r>
      </w:ins>
      <w:ins w:id="913" w:author="Downs, Drew T" w:date="2024-08-08T09:10:00Z">
        <w:r w:rsidR="002214BF">
          <w:rPr>
            <w:i/>
            <w:iCs/>
          </w:rPr>
          <w:t>Halemaʻumaʻu</w:t>
        </w:r>
      </w:ins>
      <w:ins w:id="914" w:author="Charlotte Devitre" w:date="2024-08-07T15:38:00Z">
        <w:del w:id="915" w:author="Downs, Drew T" w:date="2024-08-08T09:10:00Z">
          <w:r w:rsidDel="002214BF">
            <w:rPr>
              <w:i/>
              <w:iCs/>
            </w:rPr>
            <w:delText>Halema’uma’u</w:delText>
          </w:r>
        </w:del>
        <w:r w:rsidRPr="007B522C">
          <w:rPr>
            <w:i/>
            <w:iCs/>
          </w:rPr>
          <w:t xml:space="preserve"> and </w:t>
        </w:r>
        <w:del w:id="916" w:author="Downs, Drew T" w:date="2024-08-08T09:10:00Z">
          <w:r w:rsidDel="002214BF">
            <w:rPr>
              <w:i/>
              <w:iCs/>
            </w:rPr>
            <w:delText>S</w:delText>
          </w:r>
        </w:del>
      </w:ins>
      <w:ins w:id="917" w:author="Downs, Drew T" w:date="2024-08-08T09:10:00Z">
        <w:r w:rsidR="002214BF">
          <w:rPr>
            <w:i/>
            <w:iCs/>
          </w:rPr>
          <w:t>s</w:t>
        </w:r>
      </w:ins>
      <w:ins w:id="918" w:author="Charlotte Devitre" w:date="2024-08-07T15:38:00Z">
        <w:r>
          <w:rPr>
            <w:i/>
            <w:iCs/>
          </w:rPr>
          <w:t xml:space="preserve">outh </w:t>
        </w:r>
        <w:del w:id="919" w:author="Downs, Drew T" w:date="2024-08-08T09:10:00Z">
          <w:r w:rsidR="007C5202" w:rsidDel="002214BF">
            <w:rPr>
              <w:i/>
              <w:iCs/>
            </w:rPr>
            <w:delText>C</w:delText>
          </w:r>
        </w:del>
      </w:ins>
      <w:ins w:id="920" w:author="Downs, Drew T" w:date="2024-08-08T09:10:00Z">
        <w:r w:rsidR="002214BF">
          <w:rPr>
            <w:i/>
            <w:iCs/>
          </w:rPr>
          <w:t>c</w:t>
        </w:r>
      </w:ins>
      <w:ins w:id="921" w:author="Charlotte Devitre" w:date="2024-08-07T15:38:00Z">
        <w:r w:rsidR="007C5202">
          <w:rPr>
            <w:i/>
            <w:iCs/>
          </w:rPr>
          <w:t>aldera</w:t>
        </w:r>
        <w:r w:rsidR="00B90F91" w:rsidRPr="007B522C">
          <w:rPr>
            <w:i/>
            <w:iCs/>
          </w:rPr>
          <w:t xml:space="preserve"> with </w:t>
        </w:r>
        <w:r w:rsidR="00BA7C44">
          <w:rPr>
            <w:i/>
            <w:iCs/>
          </w:rPr>
          <w:t>T =</w:t>
        </w:r>
        <w:r w:rsidR="00B90F91" w:rsidRPr="007B522C">
          <w:rPr>
            <w:i/>
            <w:iCs/>
          </w:rPr>
          <w:t xml:space="preserve"> 1150</w:t>
        </w:r>
        <w:del w:id="922" w:author="Downs, Drew T" w:date="2024-08-08T09:11:00Z">
          <w:r w:rsidR="00B90F91" w:rsidRPr="007B522C" w:rsidDel="002214BF">
            <w:rPr>
              <w:i/>
              <w:iCs/>
            </w:rPr>
            <w:delText xml:space="preserve"> </w:delText>
          </w:r>
        </w:del>
        <w:r w:rsidR="00B90F91" w:rsidRPr="007B522C">
          <w:rPr>
            <w:i/>
            <w:iCs/>
          </w:rPr>
          <w:t>˚</w:t>
        </w:r>
        <w:r w:rsidR="00BA7C44">
          <w:rPr>
            <w:i/>
            <w:iCs/>
          </w:rPr>
          <w:t>C</w:t>
        </w:r>
        <w:r w:rsidR="00B90F91" w:rsidRPr="007B522C">
          <w:rPr>
            <w:i/>
            <w:iCs/>
          </w:rPr>
          <w:t xml:space="preserve">, </w:t>
        </w:r>
      </w:ins>
      <m:oMath>
        <m:sSub>
          <m:sSubPr>
            <m:ctrlPr>
              <w:ins w:id="923" w:author="Charlotte Devitre" w:date="2024-08-07T15:38:00Z">
                <w:rPr>
                  <w:rFonts w:ascii="Cambria Math" w:hAnsi="Cambria Math"/>
                  <w:i/>
                  <w:iCs/>
                  <w:lang w:val="en-GB"/>
                </w:rPr>
              </w:ins>
            </m:ctrlPr>
          </m:sSubPr>
          <m:e>
            <m:r>
              <w:ins w:id="924" w:author="Charlotte Devitre" w:date="2024-08-07T15:38:00Z">
                <w:rPr>
                  <w:rFonts w:ascii="Cambria Math" w:hAnsi="Cambria Math"/>
                  <w:lang w:val="en-GB"/>
                </w:rPr>
                <m:t>X</m:t>
              </w:ins>
            </m:r>
          </m:e>
          <m:sub>
            <m:sSub>
              <m:sSubPr>
                <m:ctrlPr>
                  <w:ins w:id="925" w:author="Charlotte Devitre" w:date="2024-08-07T15:38:00Z">
                    <w:rPr>
                      <w:rFonts w:ascii="Cambria Math" w:hAnsi="Cambria Math"/>
                      <w:i/>
                      <w:iCs/>
                      <w:lang w:val="en-GB"/>
                    </w:rPr>
                  </w:ins>
                </m:ctrlPr>
              </m:sSubPr>
              <m:e>
                <m:r>
                  <w:ins w:id="926" w:author="Charlotte Devitre" w:date="2024-08-07T15:38:00Z">
                    <w:rPr>
                      <w:rFonts w:ascii="Cambria Math" w:hAnsi="Cambria Math"/>
                      <w:lang w:val="en-GB"/>
                    </w:rPr>
                    <m:t>H</m:t>
                  </w:ins>
                </m:r>
              </m:e>
              <m:sub>
                <m:r>
                  <w:ins w:id="927" w:author="Charlotte Devitre" w:date="2024-08-07T15:38:00Z">
                    <w:rPr>
                      <w:rFonts w:ascii="Cambria Math" w:hAnsi="Cambria Math"/>
                      <w:lang w:val="en-GB"/>
                    </w:rPr>
                    <m:t>2</m:t>
                  </w:ins>
                </m:r>
              </m:sub>
            </m:sSub>
            <m:r>
              <w:ins w:id="928" w:author="Charlotte Devitre" w:date="2024-08-07T15:38:00Z">
                <w:rPr>
                  <w:rFonts w:ascii="Cambria Math" w:hAnsi="Cambria Math"/>
                  <w:lang w:val="en-GB"/>
                </w:rPr>
                <m:t>O</m:t>
              </w:ins>
            </m:r>
          </m:sub>
        </m:sSub>
      </m:oMath>
      <w:ins w:id="929" w:author="Charlotte Devitre" w:date="2024-08-07T15:38:00Z">
        <w:r w:rsidR="00B90F91" w:rsidRPr="007B522C">
          <w:rPr>
            <w:i/>
            <w:iCs/>
          </w:rPr>
          <w:t xml:space="preserve"> inferred </w:t>
        </w:r>
        <w:r w:rsidR="000D445D">
          <w:rPr>
            <w:i/>
            <w:iCs/>
          </w:rPr>
          <w:t xml:space="preserve">using the </w:t>
        </w:r>
      </w:ins>
      <m:oMath>
        <m:sSub>
          <m:sSubPr>
            <m:ctrlPr>
              <w:ins w:id="930" w:author="Charlotte Devitre" w:date="2024-08-07T15:38:00Z">
                <w:rPr>
                  <w:rFonts w:ascii="Cambria Math" w:hAnsi="Cambria Math"/>
                  <w:i/>
                  <w:iCs/>
                  <w:lang w:val="en-GB"/>
                </w:rPr>
              </w:ins>
            </m:ctrlPr>
          </m:sSubPr>
          <m:e>
            <m:r>
              <w:ins w:id="931" w:author="Charlotte Devitre" w:date="2024-08-07T15:38:00Z">
                <w:rPr>
                  <w:rFonts w:ascii="Cambria Math" w:hAnsi="Cambria Math"/>
                  <w:lang w:val="en-GB"/>
                </w:rPr>
                <m:t>X</m:t>
              </w:ins>
            </m:r>
          </m:e>
          <m:sub>
            <m:sSub>
              <m:sSubPr>
                <m:ctrlPr>
                  <w:ins w:id="932" w:author="Charlotte Devitre" w:date="2024-08-07T15:38:00Z">
                    <w:rPr>
                      <w:rFonts w:ascii="Cambria Math" w:hAnsi="Cambria Math"/>
                      <w:i/>
                      <w:iCs/>
                      <w:lang w:val="en-GB"/>
                    </w:rPr>
                  </w:ins>
                </m:ctrlPr>
              </m:sSubPr>
              <m:e>
                <m:r>
                  <w:ins w:id="933" w:author="Charlotte Devitre" w:date="2024-08-07T15:38:00Z">
                    <w:rPr>
                      <w:rFonts w:ascii="Cambria Math" w:hAnsi="Cambria Math"/>
                      <w:lang w:val="en-GB"/>
                    </w:rPr>
                    <m:t>H</m:t>
                  </w:ins>
                </m:r>
              </m:e>
              <m:sub>
                <m:r>
                  <w:ins w:id="934" w:author="Charlotte Devitre" w:date="2024-08-07T15:38:00Z">
                    <w:rPr>
                      <w:rFonts w:ascii="Cambria Math" w:hAnsi="Cambria Math"/>
                      <w:lang w:val="en-GB"/>
                    </w:rPr>
                    <m:t>2</m:t>
                  </w:ins>
                </m:r>
              </m:sub>
            </m:sSub>
            <m:r>
              <w:ins w:id="935" w:author="Charlotte Devitre" w:date="2024-08-07T15:38:00Z">
                <w:rPr>
                  <w:rFonts w:ascii="Cambria Math" w:hAnsi="Cambria Math"/>
                  <w:lang w:val="en-GB"/>
                </w:rPr>
                <m:t>O</m:t>
              </w:ins>
            </m:r>
          </m:sub>
        </m:sSub>
      </m:oMath>
      <w:ins w:id="936" w:author="Charlotte Devitre" w:date="2024-08-07T15:38: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F465D">
          <w:rPr>
            <w:i/>
            <w:iCs/>
          </w:rPr>
          <w:instrText xml:space="preserve"> ADDIN ZOTERO_ITEM CSL_CITATION {"citationID":"B3rrysH9","properties":{"formattedCitation":"(DeVitre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w:ins>
      <m:oMath>
        <m:sSub>
          <m:sSubPr>
            <m:ctrlPr>
              <w:ins w:id="937" w:author="Charlotte Devitre" w:date="2024-08-07T15:38:00Z">
                <w:rPr>
                  <w:rFonts w:ascii="Cambria Math" w:hAnsi="Cambria Math"/>
                  <w:i/>
                  <w:iCs/>
                  <w:lang w:val="en-GB"/>
                </w:rPr>
              </w:ins>
            </m:ctrlPr>
          </m:sSubPr>
          <m:e>
            <m:r>
              <w:ins w:id="938" w:author="Charlotte Devitre" w:date="2024-08-07T15:38:00Z">
                <w:rPr>
                  <w:rFonts w:ascii="Cambria Math" w:hAnsi="Cambria Math"/>
                  <w:lang w:val="en-GB"/>
                </w:rPr>
                <m:t>X</m:t>
              </w:ins>
            </m:r>
          </m:e>
          <m:sub>
            <m:sSub>
              <m:sSubPr>
                <m:ctrlPr>
                  <w:ins w:id="939" w:author="Charlotte Devitre" w:date="2024-08-07T15:38:00Z">
                    <w:rPr>
                      <w:rFonts w:ascii="Cambria Math" w:hAnsi="Cambria Math"/>
                      <w:i/>
                      <w:iCs/>
                      <w:lang w:val="en-GB"/>
                    </w:rPr>
                  </w:ins>
                </m:ctrlPr>
              </m:sSubPr>
              <m:e>
                <m:r>
                  <w:ins w:id="940" w:author="Charlotte Devitre" w:date="2024-08-07T15:38:00Z">
                    <w:rPr>
                      <w:rFonts w:ascii="Cambria Math" w:hAnsi="Cambria Math"/>
                      <w:lang w:val="en-GB"/>
                    </w:rPr>
                    <m:t>H</m:t>
                  </w:ins>
                </m:r>
              </m:e>
              <m:sub>
                <m:r>
                  <w:ins w:id="941" w:author="Charlotte Devitre" w:date="2024-08-07T15:38:00Z">
                    <w:rPr>
                      <w:rFonts w:ascii="Cambria Math" w:hAnsi="Cambria Math"/>
                      <w:lang w:val="en-GB"/>
                    </w:rPr>
                    <m:t>2</m:t>
                  </w:ins>
                </m:r>
              </m:sub>
            </m:sSub>
            <m:r>
              <w:ins w:id="942" w:author="Charlotte Devitre" w:date="2024-08-07T15:38:00Z">
                <w:rPr>
                  <w:rFonts w:ascii="Cambria Math" w:hAnsi="Cambria Math"/>
                  <w:lang w:val="en-GB"/>
                </w:rPr>
                <m:t>O</m:t>
              </w:ins>
            </m:r>
          </m:sub>
        </m:sSub>
      </m:oMath>
      <w:ins w:id="943" w:author="Charlotte Devitre" w:date="2024-08-07T15:38:00Z">
        <w:r w:rsidR="00B90F91" w:rsidRPr="007B522C">
          <w:rPr>
            <w:i/>
            <w:iCs/>
          </w:rPr>
          <w:t xml:space="preserve"> </w:t>
        </w:r>
      </w:ins>
      <w:moveToRangeStart w:id="944" w:author="Charlotte Devitre" w:date="2024-08-07T15:38:00Z" w:name="move173937527"/>
      <w:moveTo w:id="945" w:author="Charlotte Devitre" w:date="2024-08-07T15:38:00Z">
        <w:r w:rsidR="00B90F91"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946" w:author="Charlotte Devitre" w:date="2024-08-07T15:38: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947" w:author="Charlotte Devitre" w:date="2024-08-07T15:38: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948" w:author="Charlotte Devitre" w:date="2024-08-07T15:38:00Z">
              <w:r w:rsidR="00B90F91" w:rsidRPr="007B522C">
                <w:rPr>
                  <w:i/>
                  <w:iCs/>
                </w:rPr>
                <w:t xml:space="preserve">-P relationship for Kīlauea from </w:t>
              </w:r>
            </w:moveTo>
            <w:moveToRangeEnd w:id="944"/>
            <w:del w:id="949" w:author="Charlotte Devitre" w:date="2024-08-07T15:38:00Z">
              <w:r w:rsidR="00B90F91"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00B90F91" w:rsidRPr="007B522C">
                <w:rPr>
                  <w:bCs/>
                  <w:lang w:val="en-GB"/>
                </w:rPr>
                <w:delText xml:space="preserve"> at shallow depths </w:delText>
              </w:r>
              <w:r w:rsidR="00B90F91"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00B90F91"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00B90F91" w:rsidRPr="007B522C">
                <w:fldChar w:fldCharType="end"/>
              </w:r>
              <w:r w:rsidR="00B90F91" w:rsidRPr="007B522C">
                <w:rPr>
                  <w:bCs/>
                  <w:lang w:val="en-GB"/>
                </w:rPr>
                <w:delText>.</w:delText>
              </w:r>
            </w:del>
          </w:moveTo>
        </w:moveTo>
      </w:moveTo>
    </w:p>
    <w:p w14:paraId="338F06A6" w14:textId="77777777" w:rsidR="00B90F91" w:rsidRPr="007B522C" w:rsidRDefault="00B90F91" w:rsidP="00B90F91">
      <w:pPr>
        <w:pStyle w:val="Text"/>
        <w:spacing w:line="480" w:lineRule="auto"/>
        <w:ind w:firstLine="0"/>
        <w:jc w:val="both"/>
        <w:rPr>
          <w:del w:id="950" w:author="Charlotte Devitre" w:date="2024-08-07T15:38:00Z"/>
          <w:bCs/>
          <w:lang w:val="en-GB"/>
        </w:rPr>
      </w:pPr>
      <w:del w:id="951" w:author="Charlotte Devitre" w:date="2024-08-07T15:38: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10FECE85" w14:textId="77777777" w:rsidR="00B90F91" w:rsidRPr="007B522C" w:rsidRDefault="00B90F91" w:rsidP="00B90F91">
      <w:pPr>
        <w:pStyle w:val="Text"/>
        <w:spacing w:line="480" w:lineRule="auto"/>
        <w:jc w:val="both"/>
        <w:rPr>
          <w:del w:id="952" w:author="Charlotte Devitre" w:date="2024-08-07T15:38:00Z"/>
          <w:bCs/>
          <w:lang w:val="en-GB"/>
        </w:rPr>
      </w:pPr>
      <w:del w:id="953" w:author="Charlotte Devitre" w:date="2024-08-07T15:38: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0FF4D32C" w14:textId="1A459158" w:rsidR="006C21B3" w:rsidRPr="000D445D" w:rsidRDefault="00B90F91" w:rsidP="006C21B3">
      <w:pPr>
        <w:pStyle w:val="Text"/>
        <w:spacing w:line="480" w:lineRule="auto"/>
        <w:jc w:val="both"/>
        <w:rPr>
          <w:ins w:id="954" w:author="Charlotte Devitre" w:date="2024-08-07T15:38:00Z"/>
          <w:i/>
          <w:iCs/>
          <w:lang w:val="en-GB"/>
        </w:rPr>
      </w:pPr>
      <w:del w:id="955" w:author="Charlotte Devitre" w:date="2024-08-07T15:38:00Z">
        <w:r>
          <w:rPr>
            <w:iCs/>
          </w:rPr>
          <w:delText>3</w:delText>
        </w:r>
      </w:del>
      <w:ins w:id="956" w:author="Charlotte Devitre" w:date="2024-08-07T15:38:00Z">
        <w:r w:rsidR="006C21B3" w:rsidRPr="007B522C">
          <w:rPr>
            <w:i/>
            <w:iCs/>
          </w:rPr>
          <w:fldChar w:fldCharType="begin"/>
        </w:r>
        <w:r w:rsidR="007F465D">
          <w:rPr>
            <w:i/>
            <w:iCs/>
          </w:rPr>
          <w:instrText xml:space="preserve"> ADDIN ZOTERO_ITEM CSL_CITATION {"citationID":"4ZkcR5as","properties":{"formattedCitation":"(DeVitre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C21B3" w:rsidRPr="007B522C">
          <w:rPr>
            <w:i/>
            <w:iCs/>
          </w:rPr>
          <w:fldChar w:fldCharType="separate"/>
        </w:r>
        <w:r w:rsidR="006C21B3" w:rsidRPr="007B522C">
          <w:rPr>
            <w:i/>
            <w:iCs/>
          </w:rPr>
          <w:t>DeVitre and Wieser (2024)</w:t>
        </w:r>
        <w:r w:rsidR="006C21B3" w:rsidRPr="007B522C">
          <w:fldChar w:fldCharType="end"/>
        </w:r>
        <w:r w:rsidR="006C21B3" w:rsidRPr="007B522C">
          <w:rPr>
            <w:i/>
            <w:iCs/>
          </w:rPr>
          <w:t xml:space="preserve">. </w:t>
        </w:r>
      </w:ins>
    </w:p>
    <w:p w14:paraId="05CCC2A4" w14:textId="77777777" w:rsidR="006C21B3" w:rsidRPr="007B522C" w:rsidRDefault="006C21B3" w:rsidP="00112DA5">
      <w:pPr>
        <w:pStyle w:val="Text"/>
        <w:spacing w:line="480" w:lineRule="auto"/>
        <w:jc w:val="both"/>
        <w:rPr>
          <w:ins w:id="957" w:author="Charlotte Devitre" w:date="2024-08-07T15:38:00Z"/>
          <w:lang w:val="en-GB"/>
        </w:rPr>
      </w:pPr>
    </w:p>
    <w:p w14:paraId="26840C88" w14:textId="32EF7752" w:rsidR="00112DA5" w:rsidRDefault="00112DA5" w:rsidP="00112DA5">
      <w:pPr>
        <w:pStyle w:val="Text"/>
        <w:spacing w:line="480" w:lineRule="auto"/>
        <w:jc w:val="both"/>
        <w:rPr>
          <w:ins w:id="958" w:author="Charlotte Devitre" w:date="2024-08-07T15:38:00Z"/>
          <w:lang w:val="en-GB"/>
        </w:rPr>
      </w:pPr>
      <w:ins w:id="959" w:author="Charlotte Devitre" w:date="2024-08-07T15:38:00Z">
        <w:r>
          <w:rPr>
            <w:lang w:val="en-GB"/>
          </w:rPr>
          <w:t>There are</w:t>
        </w:r>
        <w:del w:id="960" w:author="Downs, Drew T" w:date="2024-08-08T09:12:00Z">
          <w:r w:rsidDel="000A018D">
            <w:rPr>
              <w:lang w:val="en-GB"/>
            </w:rPr>
            <w:delText>, however,</w:delText>
          </w:r>
        </w:del>
        <w:r>
          <w:rPr>
            <w:lang w:val="en-GB"/>
          </w:rPr>
          <w:t xml:space="preserve"> a few important limitations of the fluid inclusion method</w:t>
        </w:r>
        <w:r w:rsidR="00FE0B81">
          <w:rPr>
            <w:lang w:val="en-GB"/>
          </w:rPr>
          <w:t xml:space="preserve"> that should be considered</w:t>
        </w:r>
        <w:r w:rsidR="00AF37D8">
          <w:rPr>
            <w:lang w:val="en-GB"/>
          </w:rPr>
          <w:t xml:space="preserve">, particularly if the goal is to implement it as a </w:t>
        </w:r>
      </w:ins>
      <w:ins w:id="961" w:author="Downs, Drew T" w:date="2024-08-08T09:12:00Z">
        <w:r w:rsidR="000A018D">
          <w:rPr>
            <w:lang w:val="en-GB"/>
          </w:rPr>
          <w:t xml:space="preserve">near-real-time </w:t>
        </w:r>
      </w:ins>
      <w:ins w:id="962" w:author="Charlotte Devitre" w:date="2024-08-07T15:38:00Z">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w:t>
        </w:r>
        <w:del w:id="963" w:author="Downs, Drew T" w:date="2024-08-08T09:12:00Z">
          <w:r w:rsidDel="000A018D">
            <w:rPr>
              <w:lang w:val="en-GB"/>
            </w:rPr>
            <w:delText xml:space="preserve">which are </w:delText>
          </w:r>
        </w:del>
        <w:r>
          <w:rPr>
            <w:lang w:val="en-GB"/>
          </w:rPr>
          <w:t xml:space="preserve">trapped in crystals, whether they are phenocrysts, antecrysts and/or xenocrysts entrained </w:t>
        </w:r>
        <w:r>
          <w:rPr>
            <w:lang w:val="en-GB"/>
          </w:rPr>
          <w:lastRenderedPageBreak/>
          <w:t xml:space="preserve">by an erupted magma. Erupted xenoliths have traditionally been a prime target for fluid inclusion barometry as they often contain large numbers of secondary fluid inclusions trapped </w:t>
        </w:r>
        <w:del w:id="964" w:author="Downs, Drew T" w:date="2024-08-08T09:13:00Z">
          <w:r w:rsidDel="000A018D">
            <w:rPr>
              <w:lang w:val="en-GB"/>
            </w:rPr>
            <w:delText>due to</w:delText>
          </w:r>
        </w:del>
      </w:ins>
      <w:ins w:id="965" w:author="Downs, Drew T" w:date="2024-08-08T09:13:00Z">
        <w:r w:rsidR="000A018D">
          <w:rPr>
            <w:lang w:val="en-GB"/>
          </w:rPr>
          <w:t>by</w:t>
        </w:r>
      </w:ins>
      <w:ins w:id="966" w:author="Charlotte Devitre" w:date="2024-08-07T15:38:00Z">
        <w:r>
          <w:rPr>
            <w:lang w:val="en-GB"/>
          </w:rPr>
          <w:t xml:space="preserve"> fractur</w:t>
        </w:r>
      </w:ins>
      <w:ins w:id="967" w:author="Downs, Drew T" w:date="2024-08-08T09:13:00Z">
        <w:r w:rsidR="000A018D">
          <w:rPr>
            <w:lang w:val="en-GB"/>
          </w:rPr>
          <w:t>ing</w:t>
        </w:r>
      </w:ins>
      <w:ins w:id="968" w:author="Charlotte Devitre" w:date="2024-08-07T15:38:00Z">
        <w:del w:id="969" w:author="Downs, Drew T" w:date="2024-08-08T09:13:00Z">
          <w:r w:rsidDel="000A018D">
            <w:rPr>
              <w:lang w:val="en-GB"/>
            </w:rPr>
            <w:delText>e</w:delText>
          </w:r>
        </w:del>
        <w:r>
          <w:rPr>
            <w:lang w:val="en-GB"/>
          </w:rPr>
          <w:t xml:space="preserve"> and annealing of crystals under </w:t>
        </w:r>
      </w:ins>
      <w:ins w:id="970" w:author="Downs, Drew T" w:date="2024-08-08T09:13:00Z">
        <w:r w:rsidR="000A018D">
          <w:rPr>
            <w:lang w:val="en-GB"/>
          </w:rPr>
          <w:t xml:space="preserve">the </w:t>
        </w:r>
      </w:ins>
      <w:ins w:id="971" w:author="Charlotte Devitre" w:date="2024-08-07T15:38:00Z">
        <w:r>
          <w:rPr>
            <w:lang w:val="en-GB"/>
          </w:rPr>
          <w:t>presence of CO</w:t>
        </w:r>
        <w:r w:rsidRPr="00062565">
          <w:rPr>
            <w:vertAlign w:val="subscript"/>
            <w:lang w:val="en-GB"/>
          </w:rPr>
          <w:t>2</w:t>
        </w:r>
        <w:r>
          <w:rPr>
            <w:lang w:val="en-GB"/>
          </w:rPr>
          <w:t>-rich fluids in the wall</w:t>
        </w:r>
      </w:ins>
      <w:ins w:id="972" w:author="Downs, Drew T" w:date="2024-08-08T09:13:00Z">
        <w:r w:rsidR="000A018D">
          <w:rPr>
            <w:lang w:val="en-GB"/>
          </w:rPr>
          <w:t xml:space="preserve"> </w:t>
        </w:r>
      </w:ins>
      <w:ins w:id="973" w:author="Charlotte Devitre" w:date="2024-08-07T15:38:00Z">
        <w:del w:id="974" w:author="Downs, Drew T" w:date="2024-08-08T09:13:00Z">
          <w:r w:rsidDel="000A018D">
            <w:rPr>
              <w:lang w:val="en-GB"/>
            </w:rPr>
            <w:delText>-</w:delText>
          </w:r>
        </w:del>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Although fluid inclusions are not uncommon in phenocrysts and antecrysts, they can be less frequent than melt inclusions</w:t>
        </w:r>
      </w:ins>
      <w:ins w:id="975" w:author="Downs, Drew T" w:date="2024-08-08T09:13:00Z">
        <w:r w:rsidR="000A018D">
          <w:rPr>
            <w:lang w:val="en-GB"/>
          </w:rPr>
          <w:t>,</w:t>
        </w:r>
      </w:ins>
      <w:ins w:id="976" w:author="Charlotte Devitre" w:date="2024-08-07T15:38:00Z">
        <w:r>
          <w:rPr>
            <w:lang w:val="en-GB"/>
          </w:rPr>
          <w:t xml:space="preserve"> </w:t>
        </w:r>
        <w:del w:id="977" w:author="Downs, Drew T" w:date="2024-08-08T09:13:00Z">
          <w:r w:rsidDel="000A018D">
            <w:rPr>
              <w:lang w:val="en-GB"/>
            </w:rPr>
            <w:delText>and th</w:delText>
          </w:r>
        </w:del>
        <w:del w:id="978" w:author="Downs, Drew T" w:date="2024-08-08T09:14:00Z">
          <w:r w:rsidDel="000A018D">
            <w:rPr>
              <w:lang w:val="en-GB"/>
            </w:rPr>
            <w:delText>is</w:delText>
          </w:r>
        </w:del>
      </w:ins>
      <w:ins w:id="979" w:author="Downs, Drew T" w:date="2024-08-08T09:14:00Z">
        <w:r w:rsidR="000A018D">
          <w:rPr>
            <w:lang w:val="en-GB"/>
          </w:rPr>
          <w:t>which is sample dependent.</w:t>
        </w:r>
      </w:ins>
      <w:ins w:id="980" w:author="Charlotte Devitre" w:date="2024-08-07T15:38:00Z">
        <w:del w:id="981" w:author="Downs, Drew T" w:date="2024-08-08T09:14:00Z">
          <w:r w:rsidDel="000A018D">
            <w:rPr>
              <w:lang w:val="en-GB"/>
            </w:rPr>
            <w:delText xml:space="preserve"> vastly depends on the sample.</w:delText>
          </w:r>
        </w:del>
        <w:r>
          <w:rPr>
            <w:lang w:val="en-GB"/>
          </w:rPr>
          <w:t xml:space="preserve"> For example, in our sample suite, we found </w:t>
        </w:r>
        <w:del w:id="982" w:author="Downs, Drew T" w:date="2024-08-08T09:14:00Z">
          <w:r w:rsidDel="000A018D">
            <w:rPr>
              <w:lang w:val="en-GB"/>
            </w:rPr>
            <w:delText>~1/10</w:delText>
          </w:r>
        </w:del>
      </w:ins>
      <w:proofErr w:type="spellStart"/>
      <w:ins w:id="983" w:author="Downs, Drew T" w:date="2024-08-08T09:14:00Z">
        <w:r w:rsidR="000A018D">
          <w:rPr>
            <w:lang w:val="en-GB"/>
          </w:rPr>
          <w:t>approxaimtely</w:t>
        </w:r>
        <w:proofErr w:type="spellEnd"/>
        <w:r w:rsidR="000A018D">
          <w:rPr>
            <w:lang w:val="en-GB"/>
          </w:rPr>
          <w:t xml:space="preserve"> one in ten</w:t>
        </w:r>
      </w:ins>
      <w:ins w:id="984" w:author="Charlotte Devitre" w:date="2024-08-07T15:38:00Z">
        <w:r>
          <w:rPr>
            <w:lang w:val="en-GB"/>
          </w:rPr>
          <w:t xml:space="preserve"> crystals </w:t>
        </w:r>
        <w:del w:id="985" w:author="Downs, Drew T" w:date="2024-08-08T09:14:00Z">
          <w:r w:rsidDel="000A018D">
            <w:rPr>
              <w:lang w:val="en-GB"/>
            </w:rPr>
            <w:delText>bore FI</w:delText>
          </w:r>
        </w:del>
      </w:ins>
      <w:ins w:id="986" w:author="Downs, Drew T" w:date="2024-08-08T09:14:00Z">
        <w:r w:rsidR="000A018D">
          <w:rPr>
            <w:lang w:val="en-GB"/>
          </w:rPr>
          <w:t>hosted fluid inclusions</w:t>
        </w:r>
      </w:ins>
      <w:ins w:id="987" w:author="Charlotte Devitre" w:date="2024-08-07T15:38:00Z">
        <w:r>
          <w:rPr>
            <w:lang w:val="en-GB"/>
          </w:rPr>
          <w:t>. In CO</w:t>
        </w:r>
        <w:r w:rsidRPr="00754F5D">
          <w:rPr>
            <w:vertAlign w:val="subscript"/>
            <w:lang w:val="en-GB"/>
          </w:rPr>
          <w:t>2</w:t>
        </w:r>
        <w:r>
          <w:rPr>
            <w:lang w:val="en-GB"/>
          </w:rPr>
          <w:t xml:space="preserve">-undersaturated systems, fluid inclusions will be absent, </w:t>
        </w:r>
        <w:del w:id="988" w:author="Downs, Drew T" w:date="2024-08-08T09:20:00Z">
          <w:r w:rsidDel="000A018D">
            <w:rPr>
              <w:lang w:val="en-GB"/>
            </w:rPr>
            <w:delText>and</w:delText>
          </w:r>
        </w:del>
      </w:ins>
      <w:ins w:id="989" w:author="Downs, Drew T" w:date="2024-08-08T09:20:00Z">
        <w:r w:rsidR="000A018D">
          <w:rPr>
            <w:lang w:val="en-GB"/>
          </w:rPr>
          <w:t>but</w:t>
        </w:r>
      </w:ins>
      <w:ins w:id="990" w:author="Charlotte Devitre" w:date="2024-08-07T15:38:00Z">
        <w:r>
          <w:rPr>
            <w:lang w:val="en-GB"/>
          </w:rPr>
          <w:t xml:space="preserve"> they may be </w:t>
        </w:r>
        <w:del w:id="991" w:author="Downs, Drew T" w:date="2024-08-08T09:20:00Z">
          <w:r w:rsidDel="000A018D">
            <w:rPr>
              <w:lang w:val="en-GB"/>
            </w:rPr>
            <w:delText xml:space="preserve">very </w:delText>
          </w:r>
        </w:del>
        <w:del w:id="992" w:author="Downs, Drew T" w:date="2024-08-08T09:14:00Z">
          <w:r w:rsidDel="000A018D">
            <w:rPr>
              <w:lang w:val="en-GB"/>
            </w:rPr>
            <w:delText>spare</w:delText>
          </w:r>
        </w:del>
      </w:ins>
      <w:ins w:id="993" w:author="Downs, Drew T" w:date="2024-08-08T09:14:00Z">
        <w:r w:rsidR="000A018D">
          <w:rPr>
            <w:lang w:val="en-GB"/>
          </w:rPr>
          <w:t>sparse</w:t>
        </w:r>
      </w:ins>
      <w:ins w:id="994" w:author="Charlotte Devitre" w:date="2024-08-07T15:38:00Z">
        <w:r>
          <w:rPr>
            <w:lang w:val="en-GB"/>
          </w:rPr>
          <w:t xml:space="preserve"> in systems with a </w:t>
        </w:r>
        <w:del w:id="995" w:author="Downs, Drew T" w:date="2024-08-08T09:20:00Z">
          <w:r w:rsidDel="000A018D">
            <w:rPr>
              <w:lang w:val="en-GB"/>
            </w:rPr>
            <w:delText xml:space="preserve">very </w:delText>
          </w:r>
        </w:del>
        <w:r>
          <w:rPr>
            <w:lang w:val="en-GB"/>
          </w:rPr>
          <w:t xml:space="preserve">low volume fraction of exsolved volatiles (e.g., just saturated). </w:t>
        </w:r>
      </w:ins>
    </w:p>
    <w:p w14:paraId="32E197B2" w14:textId="1150C5EC" w:rsidR="00112DA5" w:rsidRDefault="00112DA5" w:rsidP="00112DA5">
      <w:pPr>
        <w:pStyle w:val="Text"/>
        <w:spacing w:line="480" w:lineRule="auto"/>
        <w:jc w:val="both"/>
        <w:rPr>
          <w:ins w:id="996" w:author="Charlotte Devitre" w:date="2024-08-07T15:38:00Z"/>
          <w:iCs/>
          <w:lang w:val="en-GB"/>
        </w:rPr>
      </w:pPr>
      <w:ins w:id="997" w:author="Charlotte Devitre" w:date="2024-08-07T15:38:00Z">
        <w:r>
          <w:rPr>
            <w:lang w:val="en-GB"/>
          </w:rPr>
          <w:t xml:space="preserve">In principle, fluid inclusions </w:t>
        </w:r>
        <w:del w:id="998" w:author="Downs, Drew T" w:date="2024-08-08T09:24:00Z">
          <w:r w:rsidDel="00374CBB">
            <w:rPr>
              <w:lang w:val="en-GB"/>
            </w:rPr>
            <w:delText xml:space="preserve">can only </w:delText>
          </w:r>
        </w:del>
        <w:r>
          <w:rPr>
            <w:lang w:val="en-GB"/>
          </w:rPr>
          <w:t xml:space="preserve">reflect the conditions at </w:t>
        </w:r>
      </w:ins>
      <w:ins w:id="999" w:author="Downs, Drew T" w:date="2024-08-08T09:20:00Z">
        <w:r w:rsidR="00B22EEC">
          <w:rPr>
            <w:lang w:val="en-GB"/>
          </w:rPr>
          <w:t xml:space="preserve">the </w:t>
        </w:r>
      </w:ins>
      <w:ins w:id="1000" w:author="Charlotte Devitre" w:date="2024-08-07T15:38:00Z">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ins>
      <w:ins w:id="1001" w:author="Downs, Drew T" w:date="2024-08-08T09:25:00Z">
        <w:r w:rsidR="00374CBB">
          <w:rPr>
            <w:lang w:val="en-GB"/>
          </w:rPr>
          <w:t>,</w:t>
        </w:r>
      </w:ins>
      <w:ins w:id="1002" w:author="Charlotte Devitre" w:date="2024-08-07T15:38:00Z">
        <w:r>
          <w:rPr>
            <w:lang w:val="en-GB"/>
          </w:rPr>
          <w:t xml:space="preserve"> and</w:t>
        </w:r>
        <w:del w:id="1003" w:author="Downs, Drew T" w:date="2024-08-08T09:25:00Z">
          <w:r w:rsidDel="00374CBB">
            <w:rPr>
              <w:lang w:val="en-GB"/>
            </w:rPr>
            <w:delText>,</w:delText>
          </w:r>
        </w:del>
        <w:r>
          <w:rPr>
            <w:lang w:val="en-GB"/>
          </w:rPr>
          <w:t xml:space="preserve"> after </w:t>
        </w:r>
        <w:del w:id="1004" w:author="Downs, Drew T" w:date="2024-08-08T09:25:00Z">
          <w:r w:rsidDel="00374CBB">
            <w:rPr>
              <w:lang w:val="en-GB"/>
            </w:rPr>
            <w:delText>trapping</w:delText>
          </w:r>
        </w:del>
      </w:ins>
      <w:ins w:id="1005" w:author="Downs, Drew T" w:date="2024-08-08T09:25:00Z">
        <w:r w:rsidR="00374CBB">
          <w:rPr>
            <w:lang w:val="en-GB"/>
          </w:rPr>
          <w:t>entrapment</w:t>
        </w:r>
      </w:ins>
      <w:ins w:id="1006" w:author="Charlotte Devitre" w:date="2024-08-07T15:38:00Z">
        <w:r>
          <w:rPr>
            <w:lang w:val="en-GB"/>
          </w:rPr>
          <w:t xml:space="preserve">, the </w:t>
        </w:r>
      </w:ins>
      <w:ins w:id="1007" w:author="Downs, Drew T" w:date="2024-08-08T09:25:00Z">
        <w:r w:rsidR="00374CBB">
          <w:rPr>
            <w:lang w:val="en-GB"/>
          </w:rPr>
          <w:t xml:space="preserve">fluid </w:t>
        </w:r>
      </w:ins>
      <w:ins w:id="1008" w:author="Charlotte Devitre" w:date="2024-08-07T15:38:00Z">
        <w:r>
          <w:rPr>
            <w:lang w:val="en-GB"/>
          </w:rPr>
          <w:t xml:space="preserve">inclusion must have retained its volume, and nothing must </w:t>
        </w:r>
        <w:del w:id="1009" w:author="Downs, Drew T" w:date="2024-08-08T09:26:00Z">
          <w:r w:rsidDel="00374CBB">
            <w:rPr>
              <w:lang w:val="en-GB"/>
            </w:rPr>
            <w:delText>have been</w:delText>
          </w:r>
        </w:del>
      </w:ins>
      <w:ins w:id="1010" w:author="Downs, Drew T" w:date="2024-08-08T09:26:00Z">
        <w:r w:rsidR="00374CBB">
          <w:rPr>
            <w:lang w:val="en-GB"/>
          </w:rPr>
          <w:t>be</w:t>
        </w:r>
      </w:ins>
      <w:ins w:id="1011" w:author="Charlotte Devitre" w:date="2024-08-07T15:38:00Z">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del w:id="1012" w:author="Downs, Drew T" w:date="2024-08-08T09:28:00Z">
          <w:r w:rsidDel="00374CBB">
            <w:rPr>
              <w:lang w:val="en-GB"/>
            </w:rPr>
            <w:delText>to</w:delText>
          </w:r>
        </w:del>
      </w:ins>
      <w:ins w:id="1013" w:author="Downs, Drew T" w:date="2024-08-08T09:28:00Z">
        <w:r w:rsidR="00374CBB">
          <w:rPr>
            <w:lang w:val="en-GB"/>
          </w:rPr>
          <w:t>of</w:t>
        </w:r>
      </w:ins>
      <w:ins w:id="1014" w:author="Charlotte Devitre" w:date="2024-08-07T15:38:00Z">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ins>
      <w:ins w:id="1015" w:author="Downs, Drew T" w:date="2024-08-08T09:28:00Z">
        <w:r w:rsidR="00374CBB">
          <w:rPr>
            <w:lang w:val="en-GB"/>
          </w:rPr>
          <w:t xml:space="preserve">. </w:t>
        </w:r>
      </w:ins>
      <w:ins w:id="1016" w:author="Charlotte Devitre" w:date="2024-08-07T15:38:00Z">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ins>
      <w:ins w:id="1017" w:author="Downs, Drew T" w:date="2024-08-08T09:29:00Z">
        <w:r w:rsidR="00374CBB">
          <w:rPr>
            <w:lang w:val="en-GB"/>
          </w:rPr>
          <w:t>–</w:t>
        </w:r>
      </w:ins>
      <w:ins w:id="1018" w:author="Charlotte Devitre" w:date="2024-08-07T15:38:00Z">
        <w:del w:id="1019" w:author="Downs, Drew T" w:date="2024-08-08T09:29:00Z">
          <w:r w:rsidDel="00374CBB">
            <w:delText>-</w:delText>
          </w:r>
        </w:del>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del w:id="1020" w:author="Downs, Drew T" w:date="2024-08-08T09:29:00Z">
          <w:r w:rsidDel="00374CBB">
            <w:rPr>
              <w:lang w:val="en-GB"/>
            </w:rPr>
            <w:delText>equation of state</w:delText>
          </w:r>
        </w:del>
      </w:ins>
      <w:ins w:id="1021" w:author="Downs, Drew T" w:date="2024-08-08T09:29:00Z">
        <w:r w:rsidR="00374CBB">
          <w:rPr>
            <w:lang w:val="en-GB"/>
          </w:rPr>
          <w:t>EOS</w:t>
        </w:r>
      </w:ins>
      <w:ins w:id="1022" w:author="Charlotte Devitre" w:date="2024-08-07T15:38:00Z">
        <w:r>
          <w:rPr>
            <w:lang w:val="en-GB"/>
          </w:rPr>
          <w:t xml:space="preserve"> necessary to calculate pressure from CO</w:t>
        </w:r>
        <w:r w:rsidRPr="00107BBF">
          <w:rPr>
            <w:vertAlign w:val="subscript"/>
            <w:lang w:val="en-GB"/>
          </w:rPr>
          <w:t>2</w:t>
        </w:r>
        <w:r>
          <w:rPr>
            <w:lang w:val="en-GB"/>
          </w:rPr>
          <w:t xml:space="preserve"> density. This </w:t>
        </w:r>
        <w:del w:id="1023" w:author="Downs, Drew T" w:date="2024-08-08T09:30:00Z">
          <w:r w:rsidDel="00374CBB">
            <w:rPr>
              <w:lang w:val="en-GB"/>
            </w:rPr>
            <w:delText xml:space="preserve">of course </w:delText>
          </w:r>
        </w:del>
        <w:r>
          <w:rPr>
            <w:lang w:val="en-GB"/>
          </w:rPr>
          <w:t>requires estimating the mol</w:t>
        </w:r>
      </w:ins>
      <w:ins w:id="1024" w:author="Downs, Drew T" w:date="2024-08-08T09:30:00Z">
        <w:r w:rsidR="00374CBB">
          <w:rPr>
            <w:lang w:val="en-GB"/>
          </w:rPr>
          <w:t xml:space="preserve">. </w:t>
        </w:r>
      </w:ins>
      <w:ins w:id="1025" w:author="Charlotte Devitre" w:date="2024-08-07T15:38:00Z">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ins>
      <w:ins w:id="1026" w:author="Downs, Drew T" w:date="2024-08-08T09:31:00Z">
        <w:r w:rsidR="00374CBB">
          <w:rPr>
            <w:lang w:val="en-GB"/>
          </w:rPr>
          <w:t xml:space="preserve">the </w:t>
        </w:r>
      </w:ins>
      <w:ins w:id="1027" w:author="Charlotte Devitre" w:date="2024-08-07T15:38:00Z">
        <w:r>
          <w:rPr>
            <w:lang w:val="en-GB"/>
          </w:rPr>
          <w:t>time of entrapment</w:t>
        </w:r>
      </w:ins>
      <w:ins w:id="1028" w:author="Downs, Drew T" w:date="2024-08-08T09:31:00Z">
        <w:r w:rsidR="00374CBB">
          <w:rPr>
            <w:lang w:val="en-GB"/>
          </w:rPr>
          <w:t>,</w:t>
        </w:r>
      </w:ins>
      <w:ins w:id="1029" w:author="Charlotte Devitre" w:date="2024-08-07T15:38:00Z">
        <w:r>
          <w:rPr>
            <w:lang w:val="en-GB"/>
          </w:rPr>
          <w:t xml:space="preserve"> which is often not straightforward as </w:t>
        </w:r>
        <w:del w:id="1030" w:author="Downs, Drew T" w:date="2024-08-08T09:31:00Z">
          <w:r w:rsidDel="00374CBB">
            <w:rPr>
              <w:lang w:val="en-GB"/>
            </w:rPr>
            <w:delText xml:space="preserve">the </w:delText>
          </w:r>
        </w:del>
        <w:r>
          <w:rPr>
            <w:bCs/>
            <w:lang w:val="en-GB"/>
          </w:rPr>
          <w:t>H</w:t>
        </w:r>
        <w:r w:rsidRPr="00B74599">
          <w:rPr>
            <w:bCs/>
            <w:vertAlign w:val="subscript"/>
            <w:lang w:val="en-GB"/>
          </w:rPr>
          <w:t>2</w:t>
        </w:r>
        <w:r>
          <w:rPr>
            <w:bCs/>
            <w:lang w:val="en-GB"/>
          </w:rPr>
          <w:t>O</w:t>
        </w:r>
        <w:r>
          <w:rPr>
            <w:lang w:val="en-GB"/>
          </w:rPr>
          <w:t xml:space="preserve"> can be lost via diffusion through the host</w:t>
        </w:r>
      </w:ins>
      <w:ins w:id="1031" w:author="Downs, Drew T" w:date="2024-08-08T09:31:00Z">
        <w:r w:rsidR="00374CBB">
          <w:rPr>
            <w:lang w:val="en-GB"/>
          </w:rPr>
          <w:t xml:space="preserve"> crystal</w:t>
        </w:r>
      </w:ins>
      <w:ins w:id="1032" w:author="Charlotte Devitre" w:date="2024-08-07T15:38:00Z">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w:t>
        </w:r>
        <w:r w:rsidR="006018B8" w:rsidRPr="006018B8">
          <w:lastRenderedPageBreak/>
          <w:t xml:space="preserve">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w:t>
        </w:r>
        <w:del w:id="1033" w:author="Downs, Drew T" w:date="2024-08-08T09:31:00Z">
          <w:r w:rsidDel="00374CBB">
            <w:rPr>
              <w:lang w:val="en-GB"/>
            </w:rPr>
            <w:delText xml:space="preserve">have </w:delText>
          </w:r>
        </w:del>
        <w:r>
          <w:rPr>
            <w:lang w:val="en-GB"/>
          </w:rPr>
          <w:t xml:space="preserve">reacted with the host </w:t>
        </w:r>
      </w:ins>
      <w:ins w:id="1034" w:author="Downs, Drew T" w:date="2024-08-08T09:31:00Z">
        <w:r w:rsidR="00374CBB">
          <w:rPr>
            <w:lang w:val="en-GB"/>
          </w:rPr>
          <w:t xml:space="preserve">crystal </w:t>
        </w:r>
      </w:ins>
      <w:ins w:id="1035" w:author="Charlotte Devitre" w:date="2024-08-07T15:38:00Z">
        <w:r>
          <w:rPr>
            <w:lang w:val="en-GB"/>
          </w:rPr>
          <w:t>forming carbonate</w:t>
        </w:r>
        <w:del w:id="1036" w:author="Downs, Drew T" w:date="2024-08-08T09:31:00Z">
          <w:r w:rsidDel="00374CBB">
            <w:rPr>
              <w:lang w:val="en-GB"/>
            </w:rPr>
            <w:delText xml:space="preserve"> crystals</w:delText>
          </w:r>
        </w:del>
        <w:r>
          <w:rPr>
            <w:lang w:val="en-GB"/>
          </w:rPr>
          <w:t xml:space="preserv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del w:id="1037" w:author="Downs, Drew T" w:date="2024-08-08T09:31:00Z">
          <w:r w:rsidDel="00374CBB">
            <w:rPr>
              <w:lang w:val="en-GB"/>
            </w:rPr>
            <w:delText xml:space="preserve">the </w:delText>
          </w:r>
        </w:del>
        <w:r>
          <w:rPr>
            <w:bCs/>
            <w:lang w:val="en-GB"/>
          </w:rPr>
          <w:t>H</w:t>
        </w:r>
        <w:r w:rsidRPr="00B74599">
          <w:rPr>
            <w:bCs/>
            <w:vertAlign w:val="subscript"/>
            <w:lang w:val="en-GB"/>
          </w:rPr>
          <w:t>2</w:t>
        </w:r>
        <w:r>
          <w:rPr>
            <w:bCs/>
            <w:lang w:val="en-GB"/>
          </w:rPr>
          <w:t>O</w:t>
        </w:r>
        <w:r>
          <w:rPr>
            <w:lang w:val="en-GB"/>
          </w:rPr>
          <w:t xml:space="preserve"> has not been lost, the mol</w:t>
        </w:r>
      </w:ins>
      <w:ins w:id="1038" w:author="Downs, Drew T" w:date="2024-08-08T09:31:00Z">
        <w:r w:rsidR="00374CBB">
          <w:rPr>
            <w:lang w:val="en-GB"/>
          </w:rPr>
          <w:t xml:space="preserve">. </w:t>
        </w:r>
      </w:ins>
      <w:ins w:id="1039" w:author="Charlotte Devitre" w:date="2024-08-07T15:38:00Z">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ins>
      <w:ins w:id="1040" w:author="Downs, Drew T" w:date="2024-08-08T09:31:00Z">
        <w:r w:rsidR="00374CBB">
          <w:rPr>
            <w:lang w:val="en-GB"/>
          </w:rPr>
          <w:t xml:space="preserve">fluid </w:t>
        </w:r>
      </w:ins>
      <w:ins w:id="1041" w:author="Charlotte Devitre" w:date="2024-08-07T15:38:00Z">
        <w:r>
          <w:rPr>
            <w:lang w:val="en-GB"/>
          </w:rPr>
          <w:t xml:space="preserve">inclusion can sometimes be measured by Raman spectroscopy if the </w:t>
        </w:r>
      </w:ins>
      <w:ins w:id="1042" w:author="Downs, Drew T" w:date="2024-08-08T09:32:00Z">
        <w:r w:rsidR="00374CBB">
          <w:rPr>
            <w:lang w:val="en-GB"/>
          </w:rPr>
          <w:t xml:space="preserve">fluid </w:t>
        </w:r>
      </w:ins>
      <w:ins w:id="1043" w:author="Charlotte Devitre" w:date="2024-08-07T15:38:00Z">
        <w:r>
          <w:rPr>
            <w:lang w:val="en-GB"/>
          </w:rPr>
          <w:t xml:space="preserve">inclusion is heated </w:t>
        </w:r>
      </w:ins>
      <w:ins w:id="1044" w:author="Downs, Drew T" w:date="2024-08-08T09:32:00Z">
        <w:r w:rsidR="00374CBB">
          <w:rPr>
            <w:lang w:val="en-GB"/>
          </w:rPr>
          <w:t xml:space="preserve">to </w:t>
        </w:r>
      </w:ins>
      <w:ins w:id="1045" w:author="Charlotte Devitre" w:date="2024-08-07T15:38:00Z">
        <w:r>
          <w:rPr>
            <w:lang w:val="en-GB"/>
          </w:rPr>
          <w:t>&gt;</w:t>
        </w:r>
        <w:del w:id="1046" w:author="Downs, Drew T" w:date="2024-08-08T09:32:00Z">
          <w:r w:rsidDel="00374CBB">
            <w:rPr>
              <w:lang w:val="en-GB"/>
            </w:rPr>
            <w:delText xml:space="preserve"> ~</w:delText>
          </w:r>
        </w:del>
        <w:r>
          <w:rPr>
            <w:lang w:val="en-GB"/>
          </w:rPr>
          <w:t>150</w:t>
        </w:r>
        <w:del w:id="1047" w:author="Downs, Drew T" w:date="2024-08-08T09:32:00Z">
          <w:r w:rsidDel="00374CBB">
            <w:rPr>
              <w:lang w:val="en-GB"/>
            </w:rPr>
            <w:delText xml:space="preserve"> </w:delText>
          </w:r>
        </w:del>
        <w:r>
          <w:rPr>
            <w:lang w:val="en-GB"/>
          </w:rPr>
          <w:t>°C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ins>
      <w:ins w:id="1048" w:author="Downs, Drew T" w:date="2024-08-08T09:32:00Z">
        <w:r w:rsidR="00032DD8">
          <w:rPr>
            <w:lang w:val="en-GB"/>
          </w:rPr>
          <w:t>that</w:t>
        </w:r>
      </w:ins>
      <w:ins w:id="1049" w:author="Charlotte Devitre" w:date="2024-08-07T15:38:00Z">
        <w:del w:id="1050" w:author="Downs, Drew T" w:date="2024-08-08T09:32:00Z">
          <w:r w:rsidDel="00032DD8">
            <w:rPr>
              <w:lang w:val="en-GB"/>
            </w:rPr>
            <w:delText>the</w:delText>
          </w:r>
        </w:del>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1051" w:author="Charlotte Devitre" w:date="2024-08-07T15:38:00Z">
                <w:rPr>
                  <w:rFonts w:ascii="Cambria Math" w:hAnsi="Cambria Math"/>
                  <w:b/>
                  <w:bCs/>
                  <w:i/>
                  <w:iCs/>
                  <w:lang w:val="en-GB"/>
                </w:rPr>
              </w:ins>
            </m:ctrlPr>
          </m:sSubPr>
          <m:e>
            <m:r>
              <w:ins w:id="1052" w:author="Charlotte Devitre" w:date="2024-08-07T15:38:00Z">
                <m:rPr>
                  <m:sty m:val="bi"/>
                </m:rPr>
                <w:rPr>
                  <w:rFonts w:ascii="Cambria Math" w:hAnsi="Cambria Math"/>
                  <w:lang w:val="en-GB"/>
                </w:rPr>
                <m:t>X</m:t>
              </w:ins>
            </m:r>
          </m:e>
          <m:sub>
            <m:sSub>
              <m:sSubPr>
                <m:ctrlPr>
                  <w:ins w:id="1053" w:author="Charlotte Devitre" w:date="2024-08-07T15:38:00Z">
                    <w:rPr>
                      <w:rFonts w:ascii="Cambria Math" w:hAnsi="Cambria Math"/>
                      <w:b/>
                      <w:bCs/>
                      <w:i/>
                      <w:iCs/>
                      <w:lang w:val="en-GB"/>
                    </w:rPr>
                  </w:ins>
                </m:ctrlPr>
              </m:sSubPr>
              <m:e>
                <m:r>
                  <w:ins w:id="1054" w:author="Charlotte Devitre" w:date="2024-08-07T15:38:00Z">
                    <m:rPr>
                      <m:sty m:val="bi"/>
                    </m:rPr>
                    <w:rPr>
                      <w:rFonts w:ascii="Cambria Math" w:hAnsi="Cambria Math"/>
                      <w:lang w:val="en-GB"/>
                    </w:rPr>
                    <m:t>H</m:t>
                  </w:ins>
                </m:r>
              </m:e>
              <m:sub>
                <m:r>
                  <w:ins w:id="1055" w:author="Charlotte Devitre" w:date="2024-08-07T15:38:00Z">
                    <m:rPr>
                      <m:sty m:val="bi"/>
                    </m:rPr>
                    <w:rPr>
                      <w:rFonts w:ascii="Cambria Math" w:hAnsi="Cambria Math"/>
                      <w:lang w:val="en-GB"/>
                    </w:rPr>
                    <m:t>2</m:t>
                  </w:ins>
                </m:r>
              </m:sub>
            </m:sSub>
            <m:r>
              <w:ins w:id="1056" w:author="Charlotte Devitre" w:date="2024-08-07T15:38:00Z">
                <m:rPr>
                  <m:sty m:val="bi"/>
                </m:rPr>
                <w:rPr>
                  <w:rFonts w:ascii="Cambria Math" w:hAnsi="Cambria Math"/>
                  <w:lang w:val="en-GB"/>
                </w:rPr>
                <m:t>O</m:t>
              </w:ins>
            </m:r>
          </m:sub>
        </m:sSub>
      </m:oMath>
      <w:ins w:id="1057" w:author="Charlotte Devitre" w:date="2024-08-07T15:38:00Z">
        <w:r>
          <w:rPr>
            <w:b/>
            <w:bCs/>
            <w:i/>
            <w:iCs/>
            <w:lang w:val="en-GB"/>
          </w:rPr>
          <w:t xml:space="preserve"> </w:t>
        </w:r>
        <w:r>
          <w:rPr>
            <w:lang w:val="en-GB"/>
          </w:rPr>
          <w:t>~10 mol</w:t>
        </w:r>
      </w:ins>
      <w:ins w:id="1058" w:author="Downs, Drew T" w:date="2024-08-08T09:32:00Z">
        <w:r w:rsidR="00032DD8">
          <w:rPr>
            <w:lang w:val="en-GB"/>
          </w:rPr>
          <w:t xml:space="preserve">. </w:t>
        </w:r>
      </w:ins>
      <w:ins w:id="1059" w:author="Charlotte Devitre" w:date="2024-08-07T15:38:00Z">
        <w:r>
          <w:rPr>
            <w:lang w:val="en-GB"/>
          </w:rPr>
          <w:t>%</w:t>
        </w:r>
      </w:ins>
      <w:ins w:id="1060" w:author="Downs, Drew T" w:date="2024-08-08T09:33:00Z">
        <w:r w:rsidR="00032DD8">
          <w:rPr>
            <w:lang w:val="en-GB"/>
          </w:rPr>
          <w:t>;</w:t>
        </w:r>
      </w:ins>
      <w:ins w:id="1061" w:author="Charlotte Devitre" w:date="2024-08-07T15:38:00Z">
        <w:del w:id="1062" w:author="Downs, Drew T" w:date="2024-08-08T09:33:00Z">
          <w:r w:rsidR="00FE0B81" w:rsidDel="00032DD8">
            <w:rPr>
              <w:lang w:val="en-GB"/>
            </w:rPr>
            <w:delText xml:space="preserve">, </w:delText>
          </w:r>
          <w:r w:rsidDel="00032DD8">
            <w:rPr>
              <w:lang w:val="en-GB"/>
            </w:rPr>
            <w:delText>e.g.,</w:delText>
          </w:r>
        </w:del>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ins>
      <w:ins w:id="1063" w:author="Downs, Drew T" w:date="2024-08-08T09:33:00Z">
        <w:r w:rsidR="00032DD8">
          <w:rPr>
            <w:lang w:val="en-GB"/>
          </w:rPr>
          <w:t>EOS.</w:t>
        </w:r>
      </w:ins>
      <w:ins w:id="1064" w:author="Charlotte Devitre" w:date="2024-08-07T15:38:00Z">
        <w:del w:id="1065" w:author="Downs, Drew T" w:date="2024-08-08T09:33:00Z">
          <w:r w:rsidDel="00032DD8">
            <w:rPr>
              <w:lang w:val="en-GB"/>
            </w:rPr>
            <w:delText>equations of state.</w:delText>
          </w:r>
        </w:del>
        <w:r>
          <w:rPr>
            <w:lang w:val="en-GB"/>
          </w:rPr>
          <w:t xml:space="preserve"> In general, &lt;10 mol</w:t>
        </w:r>
      </w:ins>
      <w:ins w:id="1066" w:author="Downs, Drew T" w:date="2024-08-08T09:34:00Z">
        <w:r w:rsidR="00032DD8">
          <w:rPr>
            <w:lang w:val="en-GB"/>
          </w:rPr>
          <w:t xml:space="preserve">. </w:t>
        </w:r>
      </w:ins>
      <w:ins w:id="1067" w:author="Charlotte Devitre" w:date="2024-08-07T15:38:00Z">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del w:id="1068" w:author="Downs, Drew T" w:date="2024-08-08T09:34:00Z">
          <w:r w:rsidDel="00032DD8">
            <w:rPr>
              <w:lang w:val="en-GB"/>
            </w:rPr>
            <w:delText>on the</w:delText>
          </w:r>
        </w:del>
      </w:ins>
      <w:ins w:id="1069" w:author="Downs, Drew T" w:date="2024-08-08T09:34:00Z">
        <w:r w:rsidR="00032DD8">
          <w:rPr>
            <w:lang w:val="en-GB"/>
          </w:rPr>
          <w:t>in</w:t>
        </w:r>
      </w:ins>
      <w:ins w:id="1070" w:author="Charlotte Devitre" w:date="2024-08-07T15:38:00Z">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del w:id="1071" w:author="Downs, Drew T" w:date="2024-08-08T09:34:00Z">
          <w:r w:rsidDel="00032DD8">
            <w:rPr>
              <w:lang w:val="en-GB"/>
            </w:rPr>
            <w:delText>-</w:delText>
          </w:r>
        </w:del>
      </w:ins>
      <w:ins w:id="1072" w:author="Downs, Drew T" w:date="2024-08-08T09:34:00Z">
        <w:r w:rsidR="00032DD8">
          <w:rPr>
            <w:lang w:val="en-GB"/>
          </w:rPr>
          <w:t>–</w:t>
        </w:r>
      </w:ins>
      <w:ins w:id="1073" w:author="Charlotte Devitre" w:date="2024-08-07T15:38:00Z">
        <w:r>
          <w:rPr>
            <w:lang w:val="en-GB"/>
          </w:rPr>
          <w:t xml:space="preserve">d). For instance, with a </w:t>
        </w:r>
      </w:ins>
      <m:oMath>
        <m:sSub>
          <m:sSubPr>
            <m:ctrlPr>
              <w:ins w:id="1074" w:author="Charlotte Devitre" w:date="2024-08-07T15:38:00Z">
                <w:rPr>
                  <w:rFonts w:ascii="Cambria Math" w:hAnsi="Cambria Math"/>
                  <w:lang w:val="en-GB"/>
                </w:rPr>
              </w:ins>
            </m:ctrlPr>
          </m:sSubPr>
          <m:e>
            <m:r>
              <w:ins w:id="1075" w:author="Charlotte Devitre" w:date="2024-08-07T15:38:00Z">
                <m:rPr>
                  <m:sty m:val="p"/>
                </m:rPr>
                <w:rPr>
                  <w:rFonts w:ascii="Cambria Math" w:hAnsi="Cambria Math"/>
                  <w:lang w:val="en-GB"/>
                </w:rPr>
                <m:t>X</m:t>
              </w:ins>
            </m:r>
          </m:e>
          <m:sub>
            <m:sSub>
              <m:sSubPr>
                <m:ctrlPr>
                  <w:ins w:id="1076" w:author="Charlotte Devitre" w:date="2024-08-07T15:38:00Z">
                    <w:rPr>
                      <w:rFonts w:ascii="Cambria Math" w:hAnsi="Cambria Math"/>
                      <w:lang w:val="en-GB"/>
                    </w:rPr>
                  </w:ins>
                </m:ctrlPr>
              </m:sSubPr>
              <m:e>
                <m:r>
                  <w:ins w:id="1077" w:author="Charlotte Devitre" w:date="2024-08-07T15:38:00Z">
                    <m:rPr>
                      <m:sty m:val="p"/>
                    </m:rPr>
                    <w:rPr>
                      <w:rFonts w:ascii="Cambria Math" w:hAnsi="Cambria Math"/>
                      <w:lang w:val="en-GB"/>
                    </w:rPr>
                    <m:t>H</m:t>
                  </w:ins>
                </m:r>
              </m:e>
              <m:sub>
                <m:r>
                  <w:ins w:id="1078" w:author="Charlotte Devitre" w:date="2024-08-07T15:38:00Z">
                    <m:rPr>
                      <m:sty m:val="p"/>
                    </m:rPr>
                    <w:rPr>
                      <w:rFonts w:ascii="Cambria Math" w:hAnsi="Cambria Math"/>
                      <w:lang w:val="en-GB"/>
                    </w:rPr>
                    <m:t>2</m:t>
                  </w:ins>
                </m:r>
              </m:sub>
            </m:sSub>
            <m:r>
              <w:ins w:id="1079" w:author="Charlotte Devitre" w:date="2024-08-07T15:38:00Z">
                <m:rPr>
                  <m:sty m:val="p"/>
                </m:rPr>
                <w:rPr>
                  <w:rFonts w:ascii="Cambria Math" w:hAnsi="Cambria Math"/>
                  <w:lang w:val="en-GB"/>
                </w:rPr>
                <m:t>O</m:t>
              </w:ins>
            </m:r>
          </m:sub>
        </m:sSub>
      </m:oMath>
      <w:ins w:id="1080" w:author="Charlotte Devitre" w:date="2024-08-07T15:38:00Z">
        <w:r>
          <w:rPr>
            <w:b/>
            <w:bCs/>
            <w:iCs/>
            <w:lang w:val="en-GB"/>
          </w:rPr>
          <w:t xml:space="preserve"> </w:t>
        </w:r>
        <w:r w:rsidRPr="00107BBF">
          <w:rPr>
            <w:iCs/>
            <w:lang w:val="en-GB"/>
          </w:rPr>
          <w:t>of 10 mol</w:t>
        </w:r>
      </w:ins>
      <w:ins w:id="1081" w:author="Downs, Drew T" w:date="2024-08-08T09:34:00Z">
        <w:r w:rsidR="00032DD8">
          <w:rPr>
            <w:iCs/>
            <w:lang w:val="en-GB"/>
          </w:rPr>
          <w:t xml:space="preserve">. </w:t>
        </w:r>
      </w:ins>
      <w:ins w:id="1082" w:author="Charlotte Devitre" w:date="2024-08-07T15:38:00Z">
        <w:r w:rsidRPr="00107BBF">
          <w:rPr>
            <w:iCs/>
            <w:lang w:val="en-GB"/>
          </w:rPr>
          <w:t>%, the difference in</w:t>
        </w:r>
        <w:r>
          <w:rPr>
            <w:iCs/>
            <w:lang w:val="en-GB"/>
          </w:rPr>
          <w:t xml:space="preserve"> pressure between </w:t>
        </w:r>
        <w:del w:id="1083" w:author="Downs, Drew T" w:date="2024-08-08T09:34:00Z">
          <w:r w:rsidDel="00032DD8">
            <w:rPr>
              <w:iCs/>
              <w:lang w:val="en-GB"/>
            </w:rPr>
            <w:delText xml:space="preserve">the </w:delText>
          </w:r>
        </w:del>
        <w:r>
          <w:rPr>
            <w:iCs/>
            <w:lang w:val="en-GB"/>
          </w:rPr>
          <w:t>pure 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{"citationID":"cIoScejx","properties":{"formattedCitation":"(Span and Wagner, 1996)","plainCitation":"(Span and Wagner, 1996)","noteIndex":0},"citationItems":[{"id":"y1MsH9fC/rszRxgBf","uris":["http://zotero.org/users/9451925/items/5XFZMXIB"],"itemData":{"id":"OQjauoEz/AdjOkUeh","type":"article-journal","container-title":"Journal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w:t>
        </w:r>
        <w:del w:id="1084" w:author="Downs, Drew T" w:date="2024-08-08T09:34:00Z">
          <w:r w:rsidDel="00032DD8">
            <w:rPr>
              <w:iCs/>
              <w:lang w:val="en-GB"/>
            </w:rPr>
            <w:delText xml:space="preserve">the </w:delText>
          </w:r>
        </w:del>
        <w:r>
          <w:rPr>
            <w:iCs/>
            <w:lang w:val="en-GB"/>
          </w:rPr>
          <w:t xml:space="preserve">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{"citationID":"VZ7l3nJ6","properties":{"formattedCitation":"(Duan and Zhang, 2006)","plainCitation":"(Duan and Zhang, 2006)","noteIndex":0},"citationItems":[{"id":"y1MsH9fC/qxFmHo6C","uris":["http://zotero.org/users/9451925/items/9JSAYSEV"],"itemData":{"id":"OQjauoEz/GhxM3jsR","type":"article-journal","abstract":"Based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del w:id="1085" w:author="Downs, Drew T" w:date="2024-08-08T09:34:00Z">
          <w:r w:rsidRPr="00107BBF" w:rsidDel="00032DD8">
            <w:rPr>
              <w:iCs/>
              <w:lang w:val="en-GB"/>
            </w:rPr>
            <w:delText xml:space="preserve"> </w:delText>
          </w:r>
          <w:r w:rsidDel="00032DD8">
            <w:rPr>
              <w:iCs/>
              <w:lang w:val="en-GB"/>
            </w:rPr>
            <w:delText>equations of state</w:delText>
          </w:r>
        </w:del>
      </w:ins>
      <w:ins w:id="1086" w:author="Downs, Drew T" w:date="2024-08-08T09:34:00Z">
        <w:r w:rsidR="00032DD8">
          <w:rPr>
            <w:iCs/>
            <w:lang w:val="en-GB"/>
          </w:rPr>
          <w:t>EOS</w:t>
        </w:r>
      </w:ins>
      <w:ins w:id="1087" w:author="Charlotte Devitre" w:date="2024-08-07T15:38:00Z">
        <w:r>
          <w:rPr>
            <w:iCs/>
            <w:lang w:val="en-GB"/>
          </w:rPr>
          <w:t xml:space="preserve"> is only ~10</w:t>
        </w:r>
        <w:del w:id="1088" w:author="Downs, Drew T" w:date="2024-08-08T09:34:00Z">
          <w:r w:rsidDel="00032DD8">
            <w:rPr>
              <w:iCs/>
              <w:lang w:val="en-GB"/>
            </w:rPr>
            <w:delText xml:space="preserve"> </w:delText>
          </w:r>
        </w:del>
        <w:r>
          <w:rPr>
            <w:iCs/>
            <w:lang w:val="en-GB"/>
          </w:rPr>
          <w:t xml:space="preserve">% at 30 MPa (~1 km) and ~17% at 800 MPa (~35 km; </w:t>
        </w:r>
        <w:r w:rsidR="006C21B3">
          <w:rPr>
            <w:lang w:val="en-GB"/>
          </w:rPr>
          <w:t>Fig. 2</w:t>
        </w:r>
        <w:r>
          <w:rPr>
            <w:lang w:val="en-GB"/>
          </w:rPr>
          <w:t>c</w:t>
        </w:r>
        <w:del w:id="1089" w:author="Downs, Drew T" w:date="2024-08-08T09:35:00Z">
          <w:r w:rsidDel="00032DD8">
            <w:rPr>
              <w:lang w:val="en-GB"/>
            </w:rPr>
            <w:delText>-</w:delText>
          </w:r>
        </w:del>
      </w:ins>
      <w:ins w:id="1090" w:author="Downs, Drew T" w:date="2024-08-08T09:35:00Z">
        <w:r w:rsidR="00032DD8">
          <w:rPr>
            <w:lang w:val="en-GB"/>
          </w:rPr>
          <w:t>–</w:t>
        </w:r>
      </w:ins>
      <w:ins w:id="1091" w:author="Charlotte Devitre" w:date="2024-08-07T15:38:00Z">
        <w:r>
          <w:rPr>
            <w:lang w:val="en-GB"/>
          </w:rPr>
          <w:t>d).</w:t>
        </w:r>
        <w:r>
          <w:rPr>
            <w:iCs/>
            <w:lang w:val="en-GB"/>
          </w:rPr>
          <w:t xml:space="preserve"> </w:t>
        </w:r>
        <w:del w:id="1092" w:author="Downs, Drew T" w:date="2024-08-08T09:35:00Z">
          <w:r w:rsidDel="00032DD8">
            <w:rPr>
              <w:iCs/>
              <w:lang w:val="en-GB"/>
            </w:rPr>
            <w:delText>Naturally, h</w:delText>
          </w:r>
        </w:del>
      </w:ins>
      <w:ins w:id="1093" w:author="Downs, Drew T" w:date="2024-08-08T09:35:00Z">
        <w:r w:rsidR="00032DD8">
          <w:rPr>
            <w:iCs/>
            <w:lang w:val="en-GB"/>
          </w:rPr>
          <w:t>H</w:t>
        </w:r>
      </w:ins>
      <w:ins w:id="1094" w:author="Charlotte Devitre" w:date="2024-08-07T15:38:00Z">
        <w:r>
          <w:rPr>
            <w:iCs/>
            <w:lang w:val="en-GB"/>
          </w:rPr>
          <w:t>igher mol</w:t>
        </w:r>
      </w:ins>
      <w:ins w:id="1095" w:author="Downs, Drew T" w:date="2024-08-08T09:35:00Z">
        <w:r w:rsidR="00032DD8">
          <w:rPr>
            <w:iCs/>
            <w:lang w:val="en-GB"/>
          </w:rPr>
          <w:t xml:space="preserve">. </w:t>
        </w:r>
      </w:ins>
      <w:ins w:id="1096" w:author="Charlotte Devitre" w:date="2024-08-07T15:38:00Z">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ins>
      <w:ins w:id="1097" w:author="Downs, Drew T" w:date="2024-08-08T09:35:00Z">
        <w:r w:rsidR="00032DD8">
          <w:rPr>
            <w:iCs/>
            <w:lang w:val="en-GB"/>
          </w:rPr>
          <w:t xml:space="preserve">a </w:t>
        </w:r>
      </w:ins>
      <w:ins w:id="1098" w:author="Charlotte Devitre" w:date="2024-08-07T15:38:00Z">
        <w:r>
          <w:rPr>
            <w:iCs/>
            <w:lang w:val="en-GB"/>
          </w:rPr>
          <w:t xml:space="preserve">much more significant error if </w:t>
        </w:r>
        <w:r>
          <w:rPr>
            <w:lang w:val="en-GB"/>
          </w:rPr>
          <w:t xml:space="preserve">a </w:t>
        </w:r>
      </w:ins>
      <m:oMath>
        <m:sSub>
          <m:sSubPr>
            <m:ctrlPr>
              <w:ins w:id="1099" w:author="Charlotte Devitre" w:date="2024-08-07T15:38:00Z">
                <w:rPr>
                  <w:rFonts w:ascii="Cambria Math" w:hAnsi="Cambria Math"/>
                  <w:b/>
                  <w:bCs/>
                  <w:i/>
                  <w:iCs/>
                  <w:lang w:val="en-GB"/>
                </w:rPr>
              </w:ins>
            </m:ctrlPr>
          </m:sSubPr>
          <m:e>
            <m:r>
              <w:ins w:id="1100" w:author="Charlotte Devitre" w:date="2024-08-07T15:38:00Z">
                <m:rPr>
                  <m:sty m:val="bi"/>
                </m:rPr>
                <w:rPr>
                  <w:rFonts w:ascii="Cambria Math" w:hAnsi="Cambria Math"/>
                  <w:lang w:val="en-GB"/>
                </w:rPr>
                <m:t>X</m:t>
              </w:ins>
            </m:r>
          </m:e>
          <m:sub>
            <m:sSub>
              <m:sSubPr>
                <m:ctrlPr>
                  <w:ins w:id="1101" w:author="Charlotte Devitre" w:date="2024-08-07T15:38:00Z">
                    <w:rPr>
                      <w:rFonts w:ascii="Cambria Math" w:hAnsi="Cambria Math"/>
                      <w:b/>
                      <w:bCs/>
                      <w:i/>
                      <w:iCs/>
                      <w:lang w:val="en-GB"/>
                    </w:rPr>
                  </w:ins>
                </m:ctrlPr>
              </m:sSubPr>
              <m:e>
                <m:r>
                  <w:ins w:id="1102" w:author="Charlotte Devitre" w:date="2024-08-07T15:38:00Z">
                    <m:rPr>
                      <m:sty m:val="bi"/>
                    </m:rPr>
                    <w:rPr>
                      <w:rFonts w:ascii="Cambria Math" w:hAnsi="Cambria Math"/>
                      <w:lang w:val="en-GB"/>
                    </w:rPr>
                    <m:t>H</m:t>
                  </w:ins>
                </m:r>
              </m:e>
              <m:sub>
                <m:r>
                  <w:ins w:id="1103" w:author="Charlotte Devitre" w:date="2024-08-07T15:38:00Z">
                    <m:rPr>
                      <m:sty m:val="bi"/>
                    </m:rPr>
                    <w:rPr>
                      <w:rFonts w:ascii="Cambria Math" w:hAnsi="Cambria Math"/>
                      <w:lang w:val="en-GB"/>
                    </w:rPr>
                    <m:t>2</m:t>
                  </w:ins>
                </m:r>
              </m:sub>
            </m:sSub>
            <m:r>
              <w:ins w:id="1104" w:author="Charlotte Devitre" w:date="2024-08-07T15:38:00Z">
                <m:rPr>
                  <m:sty m:val="bi"/>
                </m:rPr>
                <w:rPr>
                  <w:rFonts w:ascii="Cambria Math" w:hAnsi="Cambria Math"/>
                  <w:lang w:val="en-GB"/>
                </w:rPr>
                <m:t>O</m:t>
              </w:ins>
            </m:r>
          </m:sub>
        </m:sSub>
      </m:oMath>
      <w:ins w:id="1105" w:author="Charlotte Devitre" w:date="2024-08-07T15:38: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w:ins>
      <m:oMath>
        <m:sSub>
          <m:sSubPr>
            <m:ctrlPr>
              <w:ins w:id="1106" w:author="Charlotte Devitre" w:date="2024-08-08T14:38:00Z" w16du:dateUtc="2024-08-08T21:38:00Z">
                <w:rPr>
                  <w:rFonts w:ascii="Cambria Math" w:hAnsi="Cambria Math"/>
                  <w:lang w:val="en-GB"/>
                </w:rPr>
              </w:ins>
            </m:ctrlPr>
          </m:sSubPr>
          <m:e>
            <m:r>
              <w:ins w:id="1107" w:author="Charlotte Devitre" w:date="2024-08-08T14:38:00Z" w16du:dateUtc="2024-08-08T21:38:00Z">
                <m:rPr>
                  <m:sty m:val="p"/>
                </m:rPr>
                <w:rPr>
                  <w:rFonts w:ascii="Cambria Math" w:hAnsi="Cambria Math"/>
                  <w:lang w:val="en-GB"/>
                </w:rPr>
                <m:t>X</m:t>
              </w:ins>
            </m:r>
          </m:e>
          <m:sub>
            <m:sSub>
              <m:sSubPr>
                <m:ctrlPr>
                  <w:ins w:id="1108" w:author="Charlotte Devitre" w:date="2024-08-08T14:38:00Z" w16du:dateUtc="2024-08-08T21:38:00Z">
                    <w:rPr>
                      <w:rFonts w:ascii="Cambria Math" w:hAnsi="Cambria Math"/>
                      <w:lang w:val="en-GB"/>
                    </w:rPr>
                  </w:ins>
                </m:ctrlPr>
              </m:sSubPr>
              <m:e>
                <m:r>
                  <w:ins w:id="1109" w:author="Charlotte Devitre" w:date="2024-08-08T14:38:00Z" w16du:dateUtc="2024-08-08T21:38:00Z">
                    <m:rPr>
                      <m:sty m:val="p"/>
                    </m:rPr>
                    <w:rPr>
                      <w:rFonts w:ascii="Cambria Math" w:hAnsi="Cambria Math"/>
                      <w:lang w:val="en-GB"/>
                    </w:rPr>
                    <m:t>H</m:t>
                  </w:ins>
                </m:r>
              </m:e>
              <m:sub>
                <m:r>
                  <w:ins w:id="1110" w:author="Charlotte Devitre" w:date="2024-08-08T14:38:00Z" w16du:dateUtc="2024-08-08T21:38:00Z">
                    <m:rPr>
                      <m:sty m:val="p"/>
                    </m:rPr>
                    <w:rPr>
                      <w:rFonts w:ascii="Cambria Math" w:hAnsi="Cambria Math"/>
                      <w:lang w:val="en-GB"/>
                    </w:rPr>
                    <m:t>2</m:t>
                  </w:ins>
                </m:r>
              </m:sub>
            </m:sSub>
            <m:r>
              <w:ins w:id="1111" w:author="Charlotte Devitre" w:date="2024-08-08T14:38:00Z" w16du:dateUtc="2024-08-08T21:38:00Z">
                <m:rPr>
                  <m:sty m:val="p"/>
                </m:rPr>
                <w:rPr>
                  <w:rFonts w:ascii="Cambria Math" w:hAnsi="Cambria Math"/>
                  <w:lang w:val="en-GB"/>
                </w:rPr>
                <m:t>O</m:t>
              </w:ins>
            </m:r>
          </m:sub>
        </m:sSub>
      </m:oMath>
      <w:ins w:id="1112" w:author="Charlotte Devitre" w:date="2024-08-08T14:38:00Z" w16du:dateUtc="2024-08-08T21:38:00Z">
        <w:r w:rsidR="00C06AF1">
          <w:rPr>
            <w:b/>
            <w:bCs/>
            <w:iCs/>
            <w:lang w:val="en-GB"/>
          </w:rPr>
          <w:t xml:space="preserve"> </w:t>
        </w:r>
      </w:ins>
      <w:ins w:id="1113" w:author="Charlotte Devitre" w:date="2024-08-07T15:38:00Z">
        <w:r>
          <w:rPr>
            <w:iCs/>
            <w:lang w:val="en-GB"/>
          </w:rPr>
          <w:t xml:space="preserve">in the fluid. Fluid inclusion barometry will only be applicable </w:t>
        </w:r>
        <w:del w:id="1114" w:author="Downs, Drew T" w:date="2024-08-08T09:36:00Z">
          <w:r w:rsidDel="004E76CC">
            <w:rPr>
              <w:iCs/>
              <w:lang w:val="en-GB"/>
            </w:rPr>
            <w:delText>in</w:delText>
          </w:r>
        </w:del>
      </w:ins>
      <w:ins w:id="1115" w:author="Downs, Drew T" w:date="2024-08-08T09:36:00Z">
        <w:r w:rsidR="004E76CC">
          <w:rPr>
            <w:iCs/>
            <w:lang w:val="en-GB"/>
          </w:rPr>
          <w:t>using</w:t>
        </w:r>
      </w:ins>
      <w:ins w:id="1116" w:author="Charlotte Devitre" w:date="2024-08-07T15:38:00Z">
        <w:r>
          <w:rPr>
            <w:iCs/>
            <w:lang w:val="en-GB"/>
          </w:rPr>
          <w:t xml:space="preserve"> near-pure CO</w:t>
        </w:r>
        <w:r w:rsidRPr="00107BBF">
          <w:rPr>
            <w:iCs/>
            <w:vertAlign w:val="subscript"/>
            <w:lang w:val="en-GB"/>
          </w:rPr>
          <w:t>2</w:t>
        </w:r>
        <w:r>
          <w:rPr>
            <w:iCs/>
            <w:lang w:val="en-GB"/>
          </w:rPr>
          <w:t xml:space="preserve"> inclusions.  </w:t>
        </w:r>
      </w:ins>
    </w:p>
    <w:p w14:paraId="13855CC9" w14:textId="325138BC" w:rsidR="00112DA5" w:rsidRDefault="00112DA5" w:rsidP="00112DA5">
      <w:pPr>
        <w:pStyle w:val="Text"/>
        <w:spacing w:line="480" w:lineRule="auto"/>
        <w:jc w:val="both"/>
        <w:rPr>
          <w:ins w:id="1117" w:author="Charlotte Devitre" w:date="2024-08-07T15:38:00Z"/>
          <w:lang w:val="en-GB"/>
        </w:rPr>
      </w:pPr>
      <w:ins w:id="1118" w:author="Charlotte Devitre" w:date="2024-08-07T15:38:00Z">
        <w:r>
          <w:rPr>
            <w:iCs/>
            <w:lang w:val="en-GB"/>
          </w:rPr>
          <w:t xml:space="preserve">As mentioned previously, to reflect entrapment conditions fluid inclusions must also </w:t>
        </w:r>
        <w:r>
          <w:rPr>
            <w:lang w:val="en-GB"/>
          </w:rPr>
          <w:t xml:space="preserve">have retained their volume and nothing must </w:t>
        </w:r>
        <w:del w:id="1119" w:author="Downs, Drew T" w:date="2024-08-08T09:37:00Z">
          <w:r w:rsidDel="002245C3">
            <w:rPr>
              <w:lang w:val="en-GB"/>
            </w:rPr>
            <w:delText xml:space="preserve">have </w:delText>
          </w:r>
        </w:del>
        <w:r>
          <w:rPr>
            <w:lang w:val="en-GB"/>
          </w:rPr>
          <w:t>be</w:t>
        </w:r>
        <w:del w:id="1120" w:author="Downs, Drew T" w:date="2024-08-08T09:37:00Z">
          <w:r w:rsidDel="002245C3">
            <w:rPr>
              <w:lang w:val="en-GB"/>
            </w:rPr>
            <w:delText>en</w:delText>
          </w:r>
        </w:del>
        <w:r>
          <w:rPr>
            <w:lang w:val="en-GB"/>
          </w:rPr>
          <w:t xml:space="preserve"> added or removed after </w:t>
        </w:r>
        <w:del w:id="1121" w:author="Downs, Drew T" w:date="2024-08-08T09:37:00Z">
          <w:r w:rsidDel="002245C3">
            <w:rPr>
              <w:lang w:val="en-GB"/>
            </w:rPr>
            <w:delText>trapping</w:delText>
          </w:r>
        </w:del>
      </w:ins>
      <w:ins w:id="1122" w:author="Downs, Drew T" w:date="2024-08-08T09:37:00Z">
        <w:r w:rsidR="002245C3">
          <w:rPr>
            <w:lang w:val="en-GB"/>
          </w:rPr>
          <w:t>entrapment</w:t>
        </w:r>
      </w:ins>
      <w:ins w:id="1123" w:author="Charlotte Devitre" w:date="2024-08-07T15:38:00Z">
        <w:r>
          <w:rPr>
            <w:lang w:val="en-GB"/>
          </w:rPr>
          <w:t xml:space="preserve">. This gives rise to another complication: After </w:t>
        </w:r>
        <w:del w:id="1124" w:author="Downs, Drew T" w:date="2024-08-08T09:37:00Z">
          <w:r w:rsidDel="002245C3">
            <w:rPr>
              <w:lang w:val="en-GB"/>
            </w:rPr>
            <w:delText>trapping</w:delText>
          </w:r>
        </w:del>
      </w:ins>
      <w:ins w:id="1125" w:author="Downs, Drew T" w:date="2024-08-08T09:37:00Z">
        <w:r w:rsidR="002245C3">
          <w:rPr>
            <w:lang w:val="en-GB"/>
          </w:rPr>
          <w:t>entrapment,</w:t>
        </w:r>
      </w:ins>
      <w:ins w:id="1126" w:author="Charlotte Devitre" w:date="2024-08-07T15:38:00Z">
        <w:r>
          <w:rPr>
            <w:lang w:val="en-GB"/>
          </w:rPr>
          <w:t xml:space="preserve"> and as the </w:t>
        </w:r>
      </w:ins>
      <w:ins w:id="1127" w:author="Downs, Drew T" w:date="2024-08-08T09:37:00Z">
        <w:r w:rsidR="002245C3">
          <w:rPr>
            <w:lang w:val="en-GB"/>
          </w:rPr>
          <w:t xml:space="preserve">host </w:t>
        </w:r>
      </w:ins>
      <w:ins w:id="1128" w:author="Charlotte Devitre" w:date="2024-08-07T15:38:00Z">
        <w:r>
          <w:rPr>
            <w:lang w:val="en-GB"/>
          </w:rPr>
          <w:t>crystal</w:t>
        </w:r>
        <w:del w:id="1129" w:author="Downs, Drew T" w:date="2024-08-08T09:37:00Z">
          <w:r w:rsidDel="002245C3">
            <w:rPr>
              <w:lang w:val="en-GB"/>
            </w:rPr>
            <w:delText xml:space="preserve"> host</w:delText>
          </w:r>
        </w:del>
        <w:r>
          <w:rPr>
            <w:lang w:val="en-GB"/>
          </w:rPr>
          <w:t xml:space="preserve"> ascends in the magma plumbing system, strong pressure gradients will arise between the exterior of the crystals and the </w:t>
        </w:r>
        <w:del w:id="1130" w:author="Downs, Drew T" w:date="2024-08-08T09:38:00Z">
          <w:r w:rsidDel="002245C3">
            <w:rPr>
              <w:lang w:val="en-GB"/>
            </w:rPr>
            <w:delText>enclosed</w:delText>
          </w:r>
        </w:del>
      </w:ins>
      <w:ins w:id="1131" w:author="Downs, Drew T" w:date="2024-08-08T09:38:00Z">
        <w:r w:rsidR="002245C3">
          <w:rPr>
            <w:lang w:val="en-GB"/>
          </w:rPr>
          <w:t>entrapped</w:t>
        </w:r>
      </w:ins>
      <w:ins w:id="1132" w:author="Charlotte Devitre" w:date="2024-08-07T15:38:00Z">
        <w:r>
          <w:rPr>
            <w:lang w:val="en-GB"/>
          </w:rPr>
          <w:t xml:space="preserve"> fluid inclusions.</w:t>
        </w:r>
        <w:r w:rsidRPr="005335D5">
          <w:rPr>
            <w:lang w:val="en-GB"/>
          </w:rPr>
          <w:t xml:space="preserve"> </w:t>
        </w:r>
        <w:r>
          <w:rPr>
            <w:lang w:val="en-GB"/>
          </w:rPr>
          <w:t xml:space="preserve">Large pressure gradients result in </w:t>
        </w:r>
        <w:r>
          <w:rPr>
            <w:lang w:val="en-GB"/>
          </w:rPr>
          <w:lastRenderedPageBreak/>
          <w:t xml:space="preserve">volumetric re-equilibration of the </w:t>
        </w:r>
      </w:ins>
      <w:ins w:id="1133" w:author="Downs, Drew T" w:date="2024-08-08T09:38:00Z">
        <w:r w:rsidR="002245C3">
          <w:rPr>
            <w:lang w:val="en-GB"/>
          </w:rPr>
          <w:t xml:space="preserve">fluid </w:t>
        </w:r>
      </w:ins>
      <w:ins w:id="1134" w:author="Charlotte Devitre" w:date="2024-08-07T15:38:00Z">
        <w:r>
          <w:rPr>
            <w:lang w:val="en-GB"/>
          </w:rPr>
          <w:t xml:space="preserve">inclusions either by plastic deformation of the host </w:t>
        </w:r>
      </w:ins>
      <w:ins w:id="1135" w:author="Downs, Drew T" w:date="2024-08-08T09:38:00Z">
        <w:r w:rsidR="002245C3">
          <w:rPr>
            <w:lang w:val="en-GB"/>
          </w:rPr>
          <w:t xml:space="preserve">crystal </w:t>
        </w:r>
      </w:ins>
      <w:ins w:id="1136" w:author="Charlotte Devitre" w:date="2024-08-07T15:38:00Z">
        <w:r>
          <w:rPr>
            <w:lang w:val="en-GB"/>
          </w:rPr>
          <w:t xml:space="preserve">(commonly referred to as </w:t>
        </w:r>
        <w:del w:id="1137" w:author="Downs, Drew T" w:date="2024-08-08T09:38:00Z">
          <w:r w:rsidDel="002245C3">
            <w:rPr>
              <w:lang w:val="en-GB"/>
            </w:rPr>
            <w:delText>“</w:delText>
          </w:r>
        </w:del>
        <w:r>
          <w:rPr>
            <w:lang w:val="en-GB"/>
          </w:rPr>
          <w:t>stretching</w:t>
        </w:r>
        <w:del w:id="1138" w:author="Downs, Drew T" w:date="2024-08-08T09:38:00Z">
          <w:r w:rsidDel="002245C3">
            <w:rPr>
              <w:lang w:val="en-GB"/>
            </w:rPr>
            <w:delText>”</w:delText>
          </w:r>
        </w:del>
        <w:r>
          <w:rPr>
            <w:lang w:val="en-GB"/>
          </w:rPr>
          <w:t xml:space="preserve">) or brittle deformation (termed </w:t>
        </w:r>
        <w:del w:id="1139" w:author="Downs, Drew T" w:date="2024-08-08T09:38:00Z">
          <w:r w:rsidDel="002245C3">
            <w:rPr>
              <w:lang w:val="en-GB"/>
            </w:rPr>
            <w:delText>“</w:delText>
          </w:r>
        </w:del>
        <w:r>
          <w:rPr>
            <w:lang w:val="en-GB"/>
          </w:rPr>
          <w:t>decrepitation</w:t>
        </w:r>
        <w:del w:id="1140" w:author="Downs, Drew T" w:date="2024-08-08T09:38:00Z">
          <w:r w:rsidDel="002245C3">
            <w:rPr>
              <w:lang w:val="en-GB"/>
            </w:rPr>
            <w:delText>”</w:delText>
          </w:r>
        </w:del>
        <w:r>
          <w:rPr>
            <w:lang w:val="en-GB"/>
          </w:rPr>
          <w:t xml:space="preserve">)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del w:id="1141" w:author="Downs, Drew T" w:date="2024-08-08T09:38:00Z">
          <w:r w:rsidDel="002245C3">
            <w:rPr>
              <w:lang w:val="en-GB"/>
            </w:rPr>
            <w:delText>trapping</w:delText>
          </w:r>
        </w:del>
      </w:ins>
      <w:ins w:id="1142" w:author="Downs, Drew T" w:date="2024-08-08T09:38:00Z">
        <w:r w:rsidR="002245C3">
          <w:rPr>
            <w:lang w:val="en-GB"/>
          </w:rPr>
          <w:t>entrapment</w:t>
        </w:r>
      </w:ins>
      <w:ins w:id="1143" w:author="Charlotte Devitre" w:date="2024-08-07T15:38:00Z">
        <w:r>
          <w:rPr>
            <w:lang w:val="en-GB"/>
          </w:rPr>
          <w:t xml:space="preserve"> pressures, particularly when they were originally </w:t>
        </w:r>
        <w:del w:id="1144" w:author="Downs, Drew T" w:date="2024-08-08T09:38:00Z">
          <w:r w:rsidDel="002245C3">
            <w:rPr>
              <w:lang w:val="en-GB"/>
            </w:rPr>
            <w:delText>trapped</w:delText>
          </w:r>
        </w:del>
      </w:ins>
      <w:ins w:id="1145" w:author="Downs, Drew T" w:date="2024-08-08T09:39:00Z">
        <w:r w:rsidR="002245C3">
          <w:rPr>
            <w:lang w:val="en-GB"/>
          </w:rPr>
          <w:t>entrapped</w:t>
        </w:r>
      </w:ins>
      <w:ins w:id="1146" w:author="Charlotte Devitre" w:date="2024-08-07T15:38:00Z">
        <w:r>
          <w:rPr>
            <w:lang w:val="en-GB"/>
          </w:rPr>
          <w:t xml:space="preserve"> at high pressure (&gt;</w:t>
        </w:r>
        <w:del w:id="1147" w:author="Downs, Drew T" w:date="2024-08-08T09:39:00Z">
          <w:r w:rsidDel="002245C3">
            <w:rPr>
              <w:lang w:val="en-GB"/>
            </w:rPr>
            <w:delText xml:space="preserve"> </w:delText>
          </w:r>
        </w:del>
        <w:r>
          <w:rPr>
            <w:lang w:val="en-GB"/>
          </w:rPr>
          <w:t xml:space="preserve">10 km depth). The higher the internal pressure of the fluid inclusion, the faster the re-equilibration will be at various levels of ascent. In the case of shallow systems like Kīlauea, if inclusions are trapped </w:t>
        </w:r>
      </w:ins>
      <w:ins w:id="1148" w:author="Downs, Drew T" w:date="2024-08-08T09:39:00Z">
        <w:r w:rsidR="002245C3">
          <w:rPr>
            <w:lang w:val="en-GB"/>
          </w:rPr>
          <w:t xml:space="preserve">at </w:t>
        </w:r>
      </w:ins>
      <w:ins w:id="1149" w:author="Charlotte Devitre" w:date="2024-08-07T15:38:00Z">
        <w:r>
          <w:rPr>
            <w:lang w:val="en-GB"/>
          </w:rPr>
          <w:t>&lt;</w:t>
        </w:r>
        <w:del w:id="1150" w:author="Downs, Drew T" w:date="2024-08-08T09:39:00Z">
          <w:r w:rsidDel="002245C3">
            <w:rPr>
              <w:lang w:val="en-GB"/>
            </w:rPr>
            <w:delText xml:space="preserve"> </w:delText>
          </w:r>
        </w:del>
        <w:r>
          <w:rPr>
            <w:lang w:val="en-GB"/>
          </w:rPr>
          <w:t>7 km depth, re-equilibration via plastic deformation on timescales relevant to recharge and eruption (months to a decade) is generally not of concern as the internal pressure of the inclusions is very low and the predicted change in pressure</w:t>
        </w:r>
      </w:ins>
      <w:ins w:id="1151" w:author="Downs, Drew T" w:date="2024-08-08T09:39:00Z">
        <w:r w:rsidR="002245C3">
          <w:rPr>
            <w:lang w:val="en-GB"/>
          </w:rPr>
          <w:t>,</w:t>
        </w:r>
      </w:ins>
      <w:ins w:id="1152" w:author="Charlotte Devitre" w:date="2024-08-07T15:38:00Z">
        <w:r>
          <w:rPr>
            <w:lang w:val="en-GB"/>
          </w:rPr>
          <w:t xml:space="preserve"> even over a decade</w:t>
        </w:r>
      </w:ins>
      <w:ins w:id="1153" w:author="Downs, Drew T" w:date="2024-08-08T09:39:00Z">
        <w:r w:rsidR="002245C3">
          <w:rPr>
            <w:lang w:val="en-GB"/>
          </w:rPr>
          <w:t>,</w:t>
        </w:r>
      </w:ins>
      <w:ins w:id="1154" w:author="Charlotte Devitre" w:date="2024-08-07T15:38:00Z">
        <w:r>
          <w:rPr>
            <w:lang w:val="en-GB"/>
          </w:rPr>
          <w:t xml:space="preserve"> is within the uncertainty of the measurements (&lt;</w:t>
        </w:r>
        <w:del w:id="1155" w:author="Downs, Drew T" w:date="2024-08-08T09:39:00Z">
          <w:r w:rsidDel="002245C3">
            <w:rPr>
              <w:lang w:val="en-GB"/>
            </w:rPr>
            <w:delText xml:space="preserve"> </w:delText>
          </w:r>
        </w:del>
        <w:r>
          <w:rPr>
            <w:lang w:val="en-GB"/>
          </w:rPr>
          <w:t>10</w:t>
        </w:r>
        <w:del w:id="1156" w:author="Downs, Drew T" w:date="2024-08-08T09:39:00Z">
          <w:r w:rsidDel="002245C3">
            <w:rPr>
              <w:lang w:val="en-GB"/>
            </w:rPr>
            <w:delText xml:space="preserve"> </w:delText>
          </w:r>
        </w:del>
        <w:r>
          <w:rPr>
            <w:lang w:val="en-GB"/>
          </w:rPr>
          <w:t xml:space="preserve">%; </w:t>
        </w:r>
        <w:r>
          <w:rPr>
            <w:lang w:val="en-GB"/>
          </w:rPr>
          <w:fldChar w:fldCharType="begin"/>
        </w:r>
        <w:r w:rsidR="007F465D">
          <w:rPr>
            <w:lang w:val="en-GB"/>
          </w:rPr>
          <w:instrText xml:space="preserve"> ADDIN ZOTERO_ITEM CSL_CITATION {"citationID":"U2SBse0F","properties":{"formattedCitation":"(DeVitre and Wieser, 2024)","plainCitation":"(DeVitre and Wieser, 2024)","dontUpdate":true,"noteIndex":0},"citationItems":[{"id":"y1MsH9fC/wS22uYEO","uris":["http://zotero.org/users/9451925/items/FWZK55EA"],"itemData":{"id":"wNaWGt2u/R4dqECHX","type":"article-journal","abstract":"Interpreting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ins>
      <w:ins w:id="1157" w:author="Downs, Drew T" w:date="2024-08-08T09:40:00Z">
        <w:r w:rsidR="002245C3">
          <w:rPr>
            <w:lang w:val="en-GB"/>
          </w:rPr>
          <w:t>,</w:t>
        </w:r>
      </w:ins>
      <w:ins w:id="1158" w:author="Charlotte Devitre" w:date="2024-08-07T15:38:00Z">
        <w:r>
          <w:rPr>
            <w:lang w:val="en-GB"/>
          </w:rPr>
          <w:t xml:space="preserve"> such as the Canary Islands, Galápagos</w:t>
        </w:r>
      </w:ins>
      <w:ins w:id="1159" w:author="Downs, Drew T" w:date="2024-08-08T09:40:00Z">
        <w:r w:rsidR="002245C3">
          <w:rPr>
            <w:lang w:val="en-GB"/>
          </w:rPr>
          <w:t>,</w:t>
        </w:r>
      </w:ins>
      <w:ins w:id="1160" w:author="Charlotte Devitre" w:date="2024-08-07T15:38:00Z">
        <w:r>
          <w:rPr>
            <w:lang w:val="en-GB"/>
          </w:rPr>
          <w:t xml:space="preserve"> or Cabo Verde</w:t>
        </w:r>
      </w:ins>
      <w:ins w:id="1161" w:author="Downs, Drew T" w:date="2024-08-08T09:40:00Z">
        <w:r w:rsidR="002245C3">
          <w:rPr>
            <w:lang w:val="en-GB"/>
          </w:rPr>
          <w:t>,</w:t>
        </w:r>
      </w:ins>
      <w:ins w:id="1162" w:author="Charlotte Devitre" w:date="2024-08-07T15:38:00Z">
        <w:del w:id="1163" w:author="Downs, Drew T" w:date="2024-08-08T09:40:00Z">
          <w:r w:rsidDel="002245C3">
            <w:rPr>
              <w:lang w:val="en-GB"/>
            </w:rPr>
            <w:delText xml:space="preserve"> however,</w:delText>
          </w:r>
        </w:del>
        <w:r>
          <w:rPr>
            <w:lang w:val="en-GB"/>
          </w:rPr>
          <w:t xml:space="preserve"> significant re-equilibration will likely occur within days and fluid inclusions almost never reflect original </w:t>
        </w:r>
        <w:del w:id="1164" w:author="Downs, Drew T" w:date="2024-08-08T09:40:00Z">
          <w:r w:rsidDel="002245C3">
            <w:rPr>
              <w:lang w:val="en-GB"/>
            </w:rPr>
            <w:delText>trapping</w:delText>
          </w:r>
        </w:del>
      </w:ins>
      <w:ins w:id="1165" w:author="Downs, Drew T" w:date="2024-08-08T09:40:00Z">
        <w:r w:rsidR="002245C3">
          <w:rPr>
            <w:lang w:val="en-GB"/>
          </w:rPr>
          <w:t>entrapment</w:t>
        </w:r>
      </w:ins>
      <w:ins w:id="1166" w:author="Charlotte Devitre" w:date="2024-08-07T15:38:00Z">
        <w:r>
          <w:rPr>
            <w:lang w:val="en-GB"/>
          </w:rPr>
          <w:t xml:space="preserve"> depths. However, because </w:t>
        </w:r>
        <w:del w:id="1167" w:author="Downs, Drew T" w:date="2024-08-08T09:40:00Z">
          <w:r w:rsidDel="002245C3">
            <w:rPr>
              <w:lang w:val="en-GB"/>
            </w:rPr>
            <w:delText>they</w:delText>
          </w:r>
        </w:del>
      </w:ins>
      <w:ins w:id="1168" w:author="Downs, Drew T" w:date="2024-08-08T09:40:00Z">
        <w:r w:rsidR="002245C3">
          <w:rPr>
            <w:lang w:val="en-GB"/>
          </w:rPr>
          <w:t>fluid inclusions</w:t>
        </w:r>
      </w:ins>
      <w:ins w:id="1169" w:author="Charlotte Devitre" w:date="2024-08-07T15:38:00Z">
        <w:r>
          <w:rPr>
            <w:lang w:val="en-GB"/>
          </w:rPr>
          <w:t xml:space="preserve"> are so sensitive to re-equilibration, </w:t>
        </w:r>
        <w:del w:id="1170" w:author="Downs, Drew T" w:date="2024-08-08T09:40:00Z">
          <w:r w:rsidDel="002245C3">
            <w:rPr>
              <w:lang w:val="en-GB"/>
            </w:rPr>
            <w:delText>fluid inclusions</w:delText>
          </w:r>
        </w:del>
      </w:ins>
      <w:ins w:id="1171" w:author="Downs, Drew T" w:date="2024-08-08T09:40:00Z">
        <w:r w:rsidR="002245C3">
          <w:rPr>
            <w:lang w:val="en-GB"/>
          </w:rPr>
          <w:t>they</w:t>
        </w:r>
      </w:ins>
      <w:ins w:id="1172" w:author="Charlotte Devitre" w:date="2024-08-07T15:38:00Z">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del w:id="1173" w:author="Downs, Drew T" w:date="2024-08-08T09:41:00Z">
          <w:r w:rsidR="00FE0B81" w:rsidDel="002245C3">
            <w:rPr>
              <w:lang w:val="en-GB"/>
            </w:rPr>
            <w:delText>for</w:delText>
          </w:r>
        </w:del>
      </w:ins>
      <w:ins w:id="1174" w:author="Downs, Drew T" w:date="2024-08-08T09:41:00Z">
        <w:r w:rsidR="002245C3">
          <w:rPr>
            <w:lang w:val="en-GB"/>
          </w:rPr>
          <w:t>of</w:t>
        </w:r>
      </w:ins>
      <w:ins w:id="1175" w:author="Charlotte Devitre" w:date="2024-08-07T15:38:00Z">
        <w:r w:rsidR="00FE0B81">
          <w:rPr>
            <w:lang w:val="en-GB"/>
          </w:rPr>
          <w:t xml:space="preserve"> rapid response </w:t>
        </w:r>
        <w:del w:id="1176" w:author="Downs, Drew T" w:date="2024-08-08T09:41:00Z">
          <w:r w:rsidR="00FE0B81" w:rsidDel="002245C3">
            <w:rPr>
              <w:lang w:val="en-GB"/>
            </w:rPr>
            <w:delText>work</w:delText>
          </w:r>
        </w:del>
      </w:ins>
      <w:ins w:id="1177" w:author="Downs, Drew T" w:date="2024-08-08T09:41:00Z">
        <w:r w:rsidR="002245C3">
          <w:rPr>
            <w:lang w:val="en-GB"/>
          </w:rPr>
          <w:t>studies</w:t>
        </w:r>
      </w:ins>
      <w:ins w:id="1178" w:author="Charlotte Devitre" w:date="2024-08-07T15:38:00Z">
        <w:r w:rsidR="00FE0B81">
          <w:rPr>
            <w:lang w:val="en-GB"/>
          </w:rPr>
          <w:t xml:space="preserve">, as this final staging zone is likely the most relevant to understand the reservoir supplying the </w:t>
        </w:r>
        <w:del w:id="1179" w:author="Downs, Drew T" w:date="2024-08-08T09:41:00Z">
          <w:r w:rsidR="00FE0B81" w:rsidDel="002245C3">
            <w:rPr>
              <w:lang w:val="en-GB"/>
            </w:rPr>
            <w:delText>melt</w:delText>
          </w:r>
        </w:del>
      </w:ins>
      <w:ins w:id="1180" w:author="Downs, Drew T" w:date="2024-08-08T09:41:00Z">
        <w:r w:rsidR="002245C3">
          <w:rPr>
            <w:lang w:val="en-GB"/>
          </w:rPr>
          <w:t>magma</w:t>
        </w:r>
      </w:ins>
      <w:ins w:id="1181" w:author="Charlotte Devitre" w:date="2024-08-07T15:38:00Z">
        <w:r w:rsidR="00FE0B81">
          <w:rPr>
            <w:lang w:val="en-GB"/>
          </w:rPr>
          <w:t xml:space="preserve"> to the surface</w:t>
        </w:r>
      </w:ins>
      <w:ins w:id="1182" w:author="Charlotte Devitre" w:date="2024-08-08T14:50:00Z" w16du:dateUtc="2024-08-08T21:50:00Z">
        <w:r w:rsidR="00260ECC">
          <w:rPr>
            <w:lang w:val="en-GB"/>
          </w:rPr>
          <w:t>.</w:t>
        </w:r>
      </w:ins>
    </w:p>
    <w:p w14:paraId="7E454BAE" w14:textId="660583B7" w:rsidR="00112DA5" w:rsidRPr="00112DA5" w:rsidRDefault="00112DA5" w:rsidP="00112DA5">
      <w:pPr>
        <w:pStyle w:val="Text"/>
        <w:spacing w:line="480" w:lineRule="auto"/>
        <w:jc w:val="both"/>
        <w:rPr>
          <w:ins w:id="1183" w:author="Charlotte Devitre" w:date="2024-08-07T15:38:00Z"/>
          <w:lang w:val="en-GB"/>
        </w:rPr>
      </w:pPr>
      <w:ins w:id="1184" w:author="Charlotte Devitre" w:date="2024-08-07T15:38:00Z">
        <w:r>
          <w:rPr>
            <w:lang w:val="en-GB"/>
          </w:rPr>
          <w:t xml:space="preserve">From the perspective of choosing suitable samples for fluid inclusion work, </w:t>
        </w:r>
        <w:del w:id="1185" w:author="Downs, Drew T" w:date="2024-08-08T09:44:00Z">
          <w:r w:rsidDel="00B27E59">
            <w:rPr>
              <w:lang w:val="en-GB"/>
            </w:rPr>
            <w:delText xml:space="preserve"> </w:delText>
          </w:r>
        </w:del>
        <w:r>
          <w:rPr>
            <w:lang w:val="en-GB"/>
          </w:rPr>
          <w:t xml:space="preserve">it has been suggested that fluid inclusions </w:t>
        </w:r>
        <w:del w:id="1186" w:author="Downs, Drew T" w:date="2024-08-08T09:44:00Z">
          <w:r w:rsidDel="00B27E59">
            <w:rPr>
              <w:lang w:val="en-GB"/>
            </w:rPr>
            <w:delText>found in</w:delText>
          </w:r>
        </w:del>
      </w:ins>
      <w:ins w:id="1187" w:author="Downs, Drew T" w:date="2024-08-08T09:44:00Z">
        <w:r w:rsidR="00B27E59">
          <w:rPr>
            <w:lang w:val="en-GB"/>
          </w:rPr>
          <w:t>from crystals in</w:t>
        </w:r>
      </w:ins>
      <w:ins w:id="1188" w:author="Charlotte Devitre" w:date="2024-08-07T15:38:00Z">
        <w:r>
          <w:rPr>
            <w:lang w:val="en-GB"/>
          </w:rPr>
          <w:t xml:space="preserve"> lava flow</w:t>
        </w:r>
      </w:ins>
      <w:ins w:id="1189" w:author="Downs, Drew T" w:date="2024-08-08T09:44:00Z">
        <w:r w:rsidR="00B27E59">
          <w:rPr>
            <w:lang w:val="en-GB"/>
          </w:rPr>
          <w:t>s</w:t>
        </w:r>
      </w:ins>
      <w:ins w:id="1190" w:author="Charlotte Devitre" w:date="2024-08-07T15:38:00Z">
        <w:del w:id="1191" w:author="Downs, Drew T" w:date="2024-08-08T09:44:00Z">
          <w:r w:rsidDel="00B27E59">
            <w:rPr>
              <w:lang w:val="en-GB"/>
            </w:rPr>
            <w:delText xml:space="preserve"> samples</w:delText>
          </w:r>
        </w:del>
        <w:r>
          <w:rPr>
            <w:lang w:val="en-GB"/>
          </w:rPr>
          <w:t xml:space="preserve"> may re-equilibrate more readily than those </w:t>
        </w:r>
        <w:del w:id="1192" w:author="Downs, Drew T" w:date="2024-08-08T09:44:00Z">
          <w:r w:rsidDel="00B27E59">
            <w:rPr>
              <w:lang w:val="en-GB"/>
            </w:rPr>
            <w:delText xml:space="preserve">found </w:delText>
          </w:r>
        </w:del>
        <w:r>
          <w:rPr>
            <w:lang w:val="en-GB"/>
          </w:rPr>
          <w:t>in tephra</w:t>
        </w:r>
      </w:ins>
      <w:ins w:id="1193" w:author="Downs, Drew T" w:date="2024-08-08T09:44:00Z">
        <w:r w:rsidR="00B27E59">
          <w:rPr>
            <w:lang w:val="en-GB"/>
          </w:rPr>
          <w:t>s</w:t>
        </w:r>
      </w:ins>
      <w:ins w:id="1194" w:author="Charlotte Devitre" w:date="2024-08-07T15:38:00Z">
        <w:r>
          <w:rPr>
            <w:lang w:val="en-GB"/>
          </w:rPr>
          <w:t xml:space="preserve">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 xml:space="preserve">(Hildner </w:t>
        </w:r>
        <w:r w:rsidRPr="00082014">
          <w:rPr>
            <w:i/>
            <w:iCs/>
          </w:rPr>
          <w:t>et al.</w:t>
        </w:r>
        <w:r w:rsidRPr="00082014">
          <w:t>, 2012)</w:t>
        </w:r>
        <w:r>
          <w:rPr>
            <w:lang w:val="en-GB"/>
          </w:rPr>
          <w:fldChar w:fldCharType="end"/>
        </w:r>
      </w:ins>
      <w:ins w:id="1195" w:author="Downs, Drew T" w:date="2024-08-08T09:44:00Z">
        <w:r w:rsidR="00B27E59">
          <w:rPr>
            <w:lang w:val="en-GB"/>
          </w:rPr>
          <w:t>,</w:t>
        </w:r>
      </w:ins>
      <w:ins w:id="1196" w:author="Charlotte Devitre" w:date="2024-08-07T15:38:00Z">
        <w:r>
          <w:rPr>
            <w:lang w:val="en-GB"/>
          </w:rPr>
          <w:t xml:space="preserve"> as the</w:t>
        </w:r>
        <w:del w:id="1197" w:author="Downs, Drew T" w:date="2024-08-08T09:45:00Z">
          <w:r w:rsidDel="00B27E59">
            <w:rPr>
              <w:lang w:val="en-GB"/>
            </w:rPr>
            <w:delText>y</w:delText>
          </w:r>
        </w:del>
      </w:ins>
      <w:ins w:id="1198" w:author="Downs, Drew T" w:date="2024-08-08T09:45:00Z">
        <w:r w:rsidR="00B27E59">
          <w:rPr>
            <w:lang w:val="en-GB"/>
          </w:rPr>
          <w:t xml:space="preserve"> former</w:t>
        </w:r>
      </w:ins>
      <w:ins w:id="1199" w:author="Charlotte Devitre" w:date="2024-08-07T15:38:00Z">
        <w:r>
          <w:rPr>
            <w:lang w:val="en-GB"/>
          </w:rPr>
          <w:t xml:space="preserve"> cool slower</w:t>
        </w:r>
      </w:ins>
      <w:ins w:id="1200" w:author="Downs, Drew T" w:date="2024-08-08T09:45:00Z">
        <w:r w:rsidR="00B27E59">
          <w:rPr>
            <w:lang w:val="en-GB"/>
          </w:rPr>
          <w:t>.</w:t>
        </w:r>
      </w:ins>
      <w:ins w:id="1201" w:author="Charlotte Devitre" w:date="2024-08-07T15:38:00Z">
        <w:del w:id="1202" w:author="Downs, Drew T" w:date="2024-08-08T09:45:00Z">
          <w:r w:rsidDel="00B27E59">
            <w:rPr>
              <w:lang w:val="en-GB"/>
            </w:rPr>
            <w:delText xml:space="preserve"> upon eruption</w:delText>
          </w:r>
          <w:r w:rsidR="00FE0B81" w:rsidDel="00B27E59">
            <w:rPr>
              <w:lang w:val="en-GB"/>
            </w:rPr>
            <w:delText>.</w:delText>
          </w:r>
        </w:del>
        <w:r w:rsidR="00FE0B81">
          <w:rPr>
            <w:lang w:val="en-GB"/>
          </w:rPr>
          <w:t xml:space="preserve"> </w:t>
        </w:r>
        <w:del w:id="1203" w:author="Downs, Drew T" w:date="2024-08-08T09:45:00Z">
          <w:r w:rsidR="00FE0B81" w:rsidDel="00B27E59">
            <w:rPr>
              <w:lang w:val="en-GB"/>
            </w:rPr>
            <w:delText>H</w:delText>
          </w:r>
          <w:r w:rsidDel="00B27E59">
            <w:rPr>
              <w:lang w:val="en-GB"/>
            </w:rPr>
            <w:delText xml:space="preserve">owever, </w:delText>
          </w:r>
          <w:r w:rsidR="00FE0B81" w:rsidDel="00B27E59">
            <w:rPr>
              <w:lang w:val="en-GB"/>
            </w:rPr>
            <w:delText>a</w:delText>
          </w:r>
        </w:del>
      </w:ins>
      <w:ins w:id="1204" w:author="Downs, Drew T" w:date="2024-08-08T09:45:00Z">
        <w:r w:rsidR="00B27E59">
          <w:rPr>
            <w:lang w:val="en-GB"/>
          </w:rPr>
          <w:t>A</w:t>
        </w:r>
      </w:ins>
      <w:ins w:id="1205" w:author="Charlotte Devitre" w:date="2024-08-07T15:38:00Z">
        <w:r w:rsidR="00FE0B81">
          <w:rPr>
            <w:lang w:val="en-GB"/>
          </w:rPr>
          <w:t xml:space="preserve">s for </w:t>
        </w:r>
      </w:ins>
      <w:ins w:id="1206" w:author="Downs, Drew T" w:date="2024-08-08T09:45:00Z">
        <w:r w:rsidR="00B27E59">
          <w:rPr>
            <w:lang w:val="en-GB"/>
          </w:rPr>
          <w:t xml:space="preserve">magma </w:t>
        </w:r>
      </w:ins>
      <w:ins w:id="1207" w:author="Charlotte Devitre" w:date="2024-08-07T15:38:00Z">
        <w:del w:id="1208" w:author="Downs, Drew T" w:date="2024-08-08T09:45:00Z">
          <w:r w:rsidR="00FE0B81" w:rsidDel="00B27E59">
            <w:rPr>
              <w:lang w:val="en-GB"/>
            </w:rPr>
            <w:lastRenderedPageBreak/>
            <w:delText xml:space="preserve">the </w:delText>
          </w:r>
        </w:del>
        <w:r w:rsidR="00FE0B81">
          <w:rPr>
            <w:lang w:val="en-GB"/>
          </w:rPr>
          <w:t>stalling in the crust</w:t>
        </w:r>
      </w:ins>
      <w:ins w:id="1209" w:author="Downs, Drew T" w:date="2024-08-08T09:45:00Z">
        <w:r w:rsidR="00B27E59">
          <w:rPr>
            <w:lang w:val="en-GB"/>
          </w:rPr>
          <w:t>,</w:t>
        </w:r>
      </w:ins>
      <w:ins w:id="1210" w:author="Charlotte Devitre" w:date="2024-08-07T15:38:00Z">
        <w:del w:id="1211" w:author="Downs, Drew T" w:date="2024-08-08T09:45:00Z">
          <w:r w:rsidR="00FE0B81" w:rsidDel="00B27E59">
            <w:rPr>
              <w:lang w:val="en-GB"/>
            </w:rPr>
            <w:delText xml:space="preserve"> scenario,</w:delText>
          </w:r>
        </w:del>
        <w:r w:rsidR="00FE0B81">
          <w:rPr>
            <w:lang w:val="en-GB"/>
          </w:rPr>
          <w:t xml:space="preserve"> </w:t>
        </w:r>
        <w:del w:id="1212" w:author="Downs, Drew T" w:date="2024-08-08T09:45:00Z">
          <w:r w:rsidDel="00B27E59">
            <w:rPr>
              <w:lang w:val="en-GB"/>
            </w:rPr>
            <w:delText>this</w:delText>
          </w:r>
          <w:r w:rsidR="00FE0B81" w:rsidDel="00B27E59">
            <w:rPr>
              <w:lang w:val="en-GB"/>
            </w:rPr>
            <w:delText xml:space="preserve"> </w:delText>
          </w:r>
        </w:del>
      </w:ins>
      <w:ins w:id="1213" w:author="Downs, Drew T" w:date="2024-08-08T09:45:00Z">
        <w:r w:rsidR="00B27E59">
          <w:rPr>
            <w:lang w:val="en-GB"/>
          </w:rPr>
          <w:t xml:space="preserve">the effect of </w:t>
        </w:r>
      </w:ins>
      <w:ins w:id="1214" w:author="Charlotte Devitre" w:date="2024-08-07T15:38:00Z">
        <w:r w:rsidR="00FE0B81">
          <w:rPr>
            <w:lang w:val="en-GB"/>
          </w:rPr>
          <w:t>re-equilibration</w:t>
        </w:r>
        <w:del w:id="1215" w:author="Downs, Drew T" w:date="2024-08-08T09:45:00Z">
          <w:r w:rsidDel="00B27E59">
            <w:rPr>
              <w:lang w:val="en-GB"/>
            </w:rPr>
            <w:delText xml:space="preserve"> </w:delText>
          </w:r>
        </w:del>
        <w:del w:id="1216" w:author="Downs, Drew T" w:date="2024-08-08T09:46:00Z">
          <w:r w:rsidDel="00B27E59">
            <w:rPr>
              <w:lang w:val="en-GB"/>
            </w:rPr>
            <w:delText>effect</w:delText>
          </w:r>
        </w:del>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del w:id="1217" w:author="Downs, Drew T" w:date="2024-08-08T09:46:00Z">
          <w:r w:rsidDel="00B27E59">
            <w:rPr>
              <w:lang w:val="en-GB"/>
            </w:rPr>
            <w:delText>trapped</w:delText>
          </w:r>
        </w:del>
      </w:ins>
      <w:ins w:id="1218" w:author="Downs, Drew T" w:date="2024-08-08T09:46:00Z">
        <w:r w:rsidR="00B27E59">
          <w:rPr>
            <w:lang w:val="en-GB"/>
          </w:rPr>
          <w:t>entrapped</w:t>
        </w:r>
      </w:ins>
      <w:ins w:id="1219" w:author="Charlotte Devitre" w:date="2024-08-07T15:38:00Z">
        <w:r>
          <w:rPr>
            <w:lang w:val="en-GB"/>
          </w:rPr>
          <w:t xml:space="preserve"> at high</w:t>
        </w:r>
      </w:ins>
      <w:ins w:id="1220" w:author="Downs, Drew T" w:date="2024-08-08T09:46:00Z">
        <w:r w:rsidR="00B27E59">
          <w:rPr>
            <w:lang w:val="en-GB"/>
          </w:rPr>
          <w:t xml:space="preserve"> </w:t>
        </w:r>
      </w:ins>
      <w:ins w:id="1221" w:author="Charlotte Devitre" w:date="2024-08-07T15:38:00Z">
        <w:del w:id="1222" w:author="Downs, Drew T" w:date="2024-08-08T09:46:00Z">
          <w:r w:rsidDel="00B27E59">
            <w:rPr>
              <w:lang w:val="en-GB"/>
            </w:rPr>
            <w:delText>-</w:delText>
          </w:r>
        </w:del>
        <w:r>
          <w:rPr>
            <w:lang w:val="en-GB"/>
          </w:rPr>
          <w:t xml:space="preserve">pressures. In shallower systems, no significant difference is observed between naturally quenched lava flow samples and those rapidly quenched in water </w:t>
        </w:r>
        <w:r>
          <w:rPr>
            <w:lang w:val="en-GB"/>
          </w:rPr>
          <w:fldChar w:fldCharType="begin"/>
        </w:r>
        <w:r w:rsidR="007F465D">
          <w:rPr>
            <w:lang w:val="en-GB"/>
          </w:rPr>
          <w:instrText xml:space="preserve"> ADDIN ZOTERO_ITEM CSL_CITATION {"citationID":"5IhBD4RK","properties":{"formattedCitation":"(DeVitre and Wieser, 2024)","plainCitation":"(DeVitre and Wieser, 2024)","noteIndex":0},"citationItems":[{"id":"y1MsH9fC/wS22uYEO","uris":["http://zotero.org/users/9451925/items/FWZK55EA"],"itemData":{"id":"arzDaMLZ/A0bNtyhX","type":"article-journal","abstract":"Interpreting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del w:id="1223" w:author="Downs, Drew T" w:date="2024-08-08T09:46:00Z">
          <w:r w:rsidDel="00B27E59">
            <w:rPr>
              <w:lang w:val="en-GB"/>
            </w:rPr>
            <w:delText xml:space="preserve"> </w:delText>
          </w:r>
        </w:del>
        <w:r>
          <w:rPr>
            <w:lang w:val="en-GB"/>
          </w:rPr>
          <w:fldChar w:fldCharType="begin"/>
        </w:r>
        <w:r w:rsidR="007F465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F465D">
          <w:rPr>
            <w:rFonts w:ascii="MS Mincho" w:eastAsia="MS Mincho" w:hAnsi="MS Mincho" w:cs="MS Mincho" w:hint="eastAsia"/>
            <w:lang w:val="en-GB"/>
          </w:rPr>
          <w:instrText>〈</w:instrText>
        </w:r>
        <w:r w:rsidR="007F465D">
          <w:rPr>
            <w:lang w:val="en-GB"/>
          </w:rPr>
          <w:instrText>100</w:instrText>
        </w:r>
        <w:r w:rsidR="007F465D">
          <w:rPr>
            <w:rFonts w:ascii="MS Mincho" w:eastAsia="MS Mincho" w:hAnsi="MS Mincho" w:cs="MS Mincho" w:hint="eastAsia"/>
            <w:lang w:val="en-GB"/>
          </w:rPr>
          <w:instrText>〉</w:instrText>
        </w:r>
        <w:r w:rsidR="007F465D">
          <w:rPr>
            <w:lang w:val="en-GB"/>
          </w:rPr>
          <w:instrText xml:space="preserve">, and slower along </w:instrText>
        </w:r>
        <w:r w:rsidR="007F465D">
          <w:rPr>
            <w:rFonts w:ascii="MS Mincho" w:eastAsia="MS Mincho" w:hAnsi="MS Mincho" w:cs="MS Mincho" w:hint="eastAsia"/>
            <w:lang w:val="en-GB"/>
          </w:rPr>
          <w:instrText>〈</w:instrText>
        </w:r>
        <w:r w:rsidR="007F465D">
          <w:rPr>
            <w:lang w:val="en-GB"/>
          </w:rPr>
          <w:instrText>001</w:instrText>
        </w:r>
        <w:r w:rsidR="007F465D">
          <w:rPr>
            <w:rFonts w:ascii="MS Mincho" w:eastAsia="MS Mincho" w:hAnsi="MS Mincho" w:cs="MS Mincho" w:hint="eastAsia"/>
            <w:lang w:val="en-GB"/>
          </w:rPr>
          <w:instrText>〉</w:instrText>
        </w:r>
        <w:r w:rsidR="007F465D">
          <w:rPr>
            <w:lang w:val="en-GB"/>
          </w:rPr>
          <w:instrText xml:space="preserve"> and </w:instrText>
        </w:r>
        <w:r w:rsidR="007F465D">
          <w:rPr>
            <w:rFonts w:ascii="MS Mincho" w:eastAsia="MS Mincho" w:hAnsi="MS Mincho" w:cs="MS Mincho" w:hint="eastAsia"/>
            <w:lang w:val="en-GB"/>
          </w:rPr>
          <w:instrText>〈</w:instrText>
        </w:r>
        <w:r w:rsidR="007F465D">
          <w:rPr>
            <w:lang w:val="en-GB"/>
          </w:rPr>
          <w:instrText>010</w:instrText>
        </w:r>
        <w:r w:rsidR="007F465D">
          <w:rPr>
            <w:rFonts w:ascii="MS Mincho" w:eastAsia="MS Mincho" w:hAnsi="MS Mincho" w:cs="MS Mincho" w:hint="eastAsia"/>
            <w:lang w:val="en-GB"/>
          </w:rPr>
          <w:instrText>〉</w:instrText>
        </w:r>
        <w:r w:rsidR="007F465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del w:id="1224" w:author="Downs, Drew T" w:date="2024-08-08T09:47:00Z">
          <w:r w:rsidR="00FE0B81" w:rsidDel="00B27E59">
            <w:rPr>
              <w:lang w:val="en-GB"/>
            </w:rPr>
            <w:delText>on the</w:delText>
          </w:r>
        </w:del>
      </w:ins>
      <w:ins w:id="1225" w:author="Downs, Drew T" w:date="2024-08-08T09:47:00Z">
        <w:r w:rsidR="00B27E59">
          <w:rPr>
            <w:lang w:val="en-GB"/>
          </w:rPr>
          <w:t>by</w:t>
        </w:r>
      </w:ins>
      <w:ins w:id="1226" w:author="Charlotte Devitre" w:date="2024-08-07T15:38:00Z">
        <w:r w:rsidR="00FE0B81">
          <w:rPr>
            <w:lang w:val="en-GB"/>
          </w:rPr>
          <w:t xml:space="preserve"> Raman</w:t>
        </w:r>
        <w:r w:rsidR="00B204A3">
          <w:rPr>
            <w:lang w:val="en-GB"/>
          </w:rPr>
          <w:t xml:space="preserve"> </w:t>
        </w:r>
      </w:ins>
      <w:ins w:id="1227" w:author="Downs, Drew T" w:date="2024-08-08T09:47:00Z">
        <w:r w:rsidR="00B27E59">
          <w:rPr>
            <w:lang w:val="en-GB"/>
          </w:rPr>
          <w:t xml:space="preserve">spectroscopy </w:t>
        </w:r>
      </w:ins>
      <w:ins w:id="1228" w:author="Charlotte Devitre" w:date="2024-08-07T15:38:00Z">
        <w:r w:rsidR="00B204A3">
          <w:rPr>
            <w:lang w:val="en-GB"/>
          </w:rPr>
          <w:t xml:space="preserve">and </w:t>
        </w:r>
        <w:del w:id="1229" w:author="Downs, Drew T" w:date="2024-08-08T09:47:00Z">
          <w:r w:rsidR="00B204A3" w:rsidDel="00B27E59">
            <w:rPr>
              <w:lang w:val="en-GB"/>
            </w:rPr>
            <w:delText>the</w:delText>
          </w:r>
        </w:del>
      </w:ins>
      <w:ins w:id="1230" w:author="Downs, Drew T" w:date="2024-08-08T09:47:00Z">
        <w:r w:rsidR="00B27E59">
          <w:rPr>
            <w:lang w:val="en-GB"/>
          </w:rPr>
          <w:t>fluid</w:t>
        </w:r>
      </w:ins>
      <w:ins w:id="1231" w:author="Charlotte Devitre" w:date="2024-08-07T15:38:00Z">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ins>
    </w:p>
    <w:p w14:paraId="4AF52C28" w14:textId="77777777" w:rsidR="00B90F91" w:rsidRPr="007B522C" w:rsidRDefault="006C21B3" w:rsidP="00B90F91">
      <w:pPr>
        <w:pStyle w:val="Heading-Main"/>
        <w:spacing w:line="480" w:lineRule="auto"/>
        <w:jc w:val="both"/>
        <w:rPr>
          <w:lang w:val="en-GB"/>
        </w:rPr>
      </w:pPr>
      <w:ins w:id="1232" w:author="Charlotte Devitre" w:date="2024-08-07T15:38:00Z">
        <w:r>
          <w:rPr>
            <w:b w:val="0"/>
            <w:bCs w:val="0"/>
            <w:iCs/>
          </w:rPr>
          <w:t>4</w:t>
        </w:r>
      </w:ins>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9E5AC51" w14:textId="77777777" w:rsidR="00B90F91" w:rsidRPr="007B522C" w:rsidRDefault="00B90F91" w:rsidP="00B90F91">
      <w:pPr>
        <w:pStyle w:val="Text"/>
        <w:spacing w:line="480" w:lineRule="auto"/>
        <w:jc w:val="both"/>
        <w:rPr>
          <w:del w:id="1233" w:author="Charlotte Devitre" w:date="2024-08-07T15:38:00Z"/>
          <w:bCs/>
          <w:lang w:val="en-GB"/>
        </w:rPr>
      </w:pPr>
      <w:del w:id="1234" w:author="Charlotte Devitre" w:date="2024-08-07T15:38:00Z">
        <w:r w:rsidRPr="007B522C">
          <w:rPr>
            <w:bCs/>
            <w:lang w:val="en-GB"/>
          </w:rPr>
          <w:delText>The use of a pure CO</w:delText>
        </w:r>
        <w:r w:rsidRPr="007B522C">
          <w:rPr>
            <w:bCs/>
            <w:vertAlign w:val="subscript"/>
            <w:lang w:val="en-GB"/>
          </w:rPr>
          <w:delText>2</w:delText>
        </w:r>
        <w:r w:rsidRPr="007B522C">
          <w:rPr>
            <w:bCs/>
            <w:lang w:val="en-GB"/>
          </w:rPr>
          <w:delText xml:space="preserve"> EOS results in an underestimate of the entrapment pressure of </w:delText>
        </w:r>
        <w:r w:rsidR="00834561">
          <w:rPr>
            <w:bCs/>
            <w:lang w:val="en-GB"/>
          </w:rPr>
          <w:delText>fluid-inclusion</w:delText>
        </w:r>
        <w:r w:rsidRPr="007B522C">
          <w:rPr>
            <w:bCs/>
            <w:lang w:val="en-GB"/>
          </w:rPr>
          <w:delText>s if there was H</w:delText>
        </w:r>
        <w:r w:rsidRPr="007B522C">
          <w:rPr>
            <w:bCs/>
            <w:vertAlign w:val="subscript"/>
            <w:lang w:val="en-GB"/>
          </w:rPr>
          <w:delText>2</w:delText>
        </w:r>
        <w:r w:rsidRPr="007B522C">
          <w:rPr>
            <w:bCs/>
            <w:lang w:val="en-GB"/>
          </w:rPr>
          <w:delText>O in the fluid at the time of inclusion entrapment (</w:delText>
        </w:r>
        <w:r>
          <w:rPr>
            <w:bCs/>
            <w:lang w:val="en-GB"/>
          </w:rPr>
          <w:delText>Fig. 2</w:delText>
        </w:r>
        <w:r w:rsidRPr="007B522C">
          <w:rPr>
            <w:bCs/>
            <w:lang w:val="en-GB"/>
          </w:rPr>
          <w:delText xml:space="preserve">). At Kīlauea, </w:delText>
        </w:r>
        <w:r w:rsidR="00834561">
          <w:rPr>
            <w:bCs/>
            <w:lang w:val="en-GB"/>
          </w:rPr>
          <w:delText>melt-inclusion</w:delText>
        </w:r>
        <w:r w:rsidRPr="007B522C">
          <w:rPr>
            <w:bCs/>
            <w:lang w:val="en-GB"/>
          </w:rPr>
          <w:delText xml:space="preserve"> data indicates that the exsolved fluid phase is ~90% CO</w:delText>
        </w:r>
        <w:r w:rsidRPr="007B522C">
          <w:rPr>
            <w:bCs/>
            <w:vertAlign w:val="subscript"/>
            <w:lang w:val="en-GB"/>
          </w:rPr>
          <w:delText>2</w:delText>
        </w:r>
        <w:r w:rsidRPr="007B522C">
          <w:rPr>
            <w:bCs/>
            <w:lang w:val="en-GB"/>
          </w:rPr>
          <w:delText xml:space="preserve"> at pressures corresponding to the </w:delText>
        </w:r>
        <w:r w:rsidR="00CB6366">
          <w:rPr>
            <w:bCs/>
            <w:lang w:val="en-GB"/>
          </w:rPr>
          <w:delText>Halema’uma’u</w:delText>
        </w:r>
        <w:r w:rsidRPr="007B522C">
          <w:rPr>
            <w:bCs/>
            <w:lang w:val="en-GB"/>
          </w:rPr>
          <w:delText xml:space="preserve"> reservoir, and &gt;95% CO</w:delText>
        </w:r>
        <w:r w:rsidRPr="007B522C">
          <w:rPr>
            <w:bCs/>
            <w:vertAlign w:val="subscript"/>
            <w:lang w:val="en-GB"/>
          </w:rPr>
          <w:delText>2</w:delText>
        </w:r>
        <w:r w:rsidRPr="007B522C">
          <w:rPr>
            <w:bCs/>
            <w:lang w:val="en-GB"/>
          </w:rPr>
          <w:delText xml:space="preserve"> at pressures indicative of the </w:delText>
        </w:r>
        <w:r w:rsidR="007C5202">
          <w:rPr>
            <w:bCs/>
            <w:lang w:val="en-GB"/>
          </w:rPr>
          <w:delText>South-Caldera</w:delText>
        </w:r>
        <w:r w:rsidRPr="007B522C">
          <w:rPr>
            <w:bCs/>
            <w:lang w:val="en-GB"/>
          </w:rPr>
          <w:delText xml:space="preserve"> reservoir </w:delText>
        </w:r>
        <w:r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bCs/>
            <w:lang w:val="en-GB"/>
          </w:rPr>
          <w:delText xml:space="preserve">. As discussed above, the effect of </w:delText>
        </w:r>
      </w:del>
      <m:oMath>
        <m:sSub>
          <m:sSubPr>
            <m:ctrlPr>
              <w:del w:id="1235" w:author="Charlotte Devitre" w:date="2024-08-07T15:38:00Z">
                <w:rPr>
                  <w:rFonts w:ascii="Cambria Math" w:hAnsi="Cambria Math"/>
                  <w:bCs/>
                  <w:iCs/>
                  <w:lang w:val="en-GB"/>
                </w:rPr>
              </w:del>
            </m:ctrlPr>
          </m:sSubPr>
          <m:e>
            <m:r>
              <w:del w:id="1236" w:author="Charlotte Devitre" w:date="2024-08-07T15:38:00Z">
                <m:rPr>
                  <m:sty m:val="p"/>
                </m:rPr>
                <w:rPr>
                  <w:rFonts w:ascii="Cambria Math" w:hAnsi="Cambria Math"/>
                  <w:lang w:val="en-GB"/>
                </w:rPr>
                <m:t>X</m:t>
              </w:del>
            </m:r>
          </m:e>
          <m:sub>
            <m:sSub>
              <m:sSubPr>
                <m:ctrlPr>
                  <w:del w:id="1237" w:author="Charlotte Devitre" w:date="2024-08-07T15:38:00Z">
                    <w:rPr>
                      <w:rFonts w:ascii="Cambria Math" w:hAnsi="Cambria Math"/>
                      <w:bCs/>
                      <w:iCs/>
                      <w:lang w:val="en-GB"/>
                    </w:rPr>
                  </w:del>
                </m:ctrlPr>
              </m:sSubPr>
              <m:e>
                <m:r>
                  <w:del w:id="1238" w:author="Charlotte Devitre" w:date="2024-08-07T15:38:00Z">
                    <m:rPr>
                      <m:sty m:val="p"/>
                    </m:rPr>
                    <w:rPr>
                      <w:rFonts w:ascii="Cambria Math" w:hAnsi="Cambria Math"/>
                      <w:lang w:val="en-GB"/>
                    </w:rPr>
                    <m:t>H</m:t>
                  </w:del>
                </m:r>
              </m:e>
              <m:sub>
                <m:r>
                  <w:del w:id="1239" w:author="Charlotte Devitre" w:date="2024-08-07T15:38:00Z">
                    <m:rPr>
                      <m:sty m:val="p"/>
                    </m:rPr>
                    <w:rPr>
                      <w:rFonts w:ascii="Cambria Math" w:hAnsi="Cambria Math"/>
                      <w:lang w:val="en-GB"/>
                    </w:rPr>
                    <m:t>2</m:t>
                  </w:del>
                </m:r>
              </m:sub>
            </m:sSub>
            <m:r>
              <w:del w:id="1240" w:author="Charlotte Devitre" w:date="2024-08-07T15:38:00Z">
                <m:rPr>
                  <m:sty m:val="p"/>
                </m:rPr>
                <w:rPr>
                  <w:rFonts w:ascii="Cambria Math" w:hAnsi="Cambria Math"/>
                  <w:lang w:val="en-GB"/>
                </w:rPr>
                <m:t>O</m:t>
              </w:del>
            </m:r>
          </m:sub>
        </m:sSub>
      </m:oMath>
      <w:del w:id="1241" w:author="Charlotte Devitre" w:date="2024-08-07T15:38:00Z">
        <w:r w:rsidRPr="007B522C">
          <w:rPr>
            <w:bCs/>
            <w:lang w:val="en-GB"/>
          </w:rPr>
          <w:delText xml:space="preserve"> is small on calculated pressures presented here (</w:delText>
        </w:r>
        <w:r>
          <w:rPr>
            <w:bCs/>
            <w:lang w:val="en-GB"/>
          </w:rPr>
          <w:delText>Fig. 2</w:delText>
        </w:r>
        <w:r w:rsidRPr="007B522C">
          <w:rPr>
            <w:bCs/>
            <w:lang w:val="en-GB"/>
          </w:rPr>
          <w:delText xml:space="preserve">d). However, to assess the utility of the </w:delText>
        </w:r>
        <w:r w:rsidR="00834561">
          <w:rPr>
            <w:bCs/>
            <w:lang w:val="en-GB"/>
          </w:rPr>
          <w:delText>fluid-inclusion</w:delText>
        </w:r>
        <w:r w:rsidRPr="007B522C">
          <w:rPr>
            <w:bCs/>
            <w:lang w:val="en-GB"/>
          </w:rPr>
          <w:delText xml:space="preserve"> method for rapid-response petrology globally, it is necessary to evaluate </w:delText>
        </w:r>
      </w:del>
      <m:oMath>
        <m:sSub>
          <m:sSubPr>
            <m:ctrlPr>
              <w:del w:id="1242" w:author="Charlotte Devitre" w:date="2024-08-07T15:38:00Z">
                <w:rPr>
                  <w:rFonts w:ascii="Cambria Math" w:hAnsi="Cambria Math"/>
                  <w:bCs/>
                  <w:iCs/>
                  <w:lang w:val="en-GB"/>
                </w:rPr>
              </w:del>
            </m:ctrlPr>
          </m:sSubPr>
          <m:e>
            <m:r>
              <w:del w:id="1243" w:author="Charlotte Devitre" w:date="2024-08-07T15:38:00Z">
                <m:rPr>
                  <m:sty m:val="p"/>
                </m:rPr>
                <w:rPr>
                  <w:rFonts w:ascii="Cambria Math" w:hAnsi="Cambria Math"/>
                  <w:lang w:val="en-GB"/>
                </w:rPr>
                <m:t>X</m:t>
              </w:del>
            </m:r>
          </m:e>
          <m:sub>
            <m:sSub>
              <m:sSubPr>
                <m:ctrlPr>
                  <w:del w:id="1244" w:author="Charlotte Devitre" w:date="2024-08-07T15:38:00Z">
                    <w:rPr>
                      <w:rFonts w:ascii="Cambria Math" w:hAnsi="Cambria Math"/>
                      <w:bCs/>
                      <w:iCs/>
                      <w:lang w:val="en-GB"/>
                    </w:rPr>
                  </w:del>
                </m:ctrlPr>
              </m:sSubPr>
              <m:e>
                <m:r>
                  <w:del w:id="1245" w:author="Charlotte Devitre" w:date="2024-08-07T15:38:00Z">
                    <m:rPr>
                      <m:sty m:val="p"/>
                    </m:rPr>
                    <w:rPr>
                      <w:rFonts w:ascii="Cambria Math" w:hAnsi="Cambria Math"/>
                      <w:lang w:val="en-GB"/>
                    </w:rPr>
                    <m:t>H</m:t>
                  </w:del>
                </m:r>
              </m:e>
              <m:sub>
                <m:r>
                  <w:del w:id="1246" w:author="Charlotte Devitre" w:date="2024-08-07T15:38:00Z">
                    <m:rPr>
                      <m:sty m:val="p"/>
                    </m:rPr>
                    <w:rPr>
                      <w:rFonts w:ascii="Cambria Math" w:hAnsi="Cambria Math"/>
                      <w:lang w:val="en-GB"/>
                    </w:rPr>
                    <m:t>2</m:t>
                  </w:del>
                </m:r>
              </m:sub>
            </m:sSub>
            <m:r>
              <w:del w:id="1247" w:author="Charlotte Devitre" w:date="2024-08-07T15:38:00Z">
                <m:rPr>
                  <m:sty m:val="p"/>
                </m:rPr>
                <w:rPr>
                  <w:rFonts w:ascii="Cambria Math" w:hAnsi="Cambria Math"/>
                  <w:lang w:val="en-GB"/>
                </w:rPr>
                <m:t>O</m:t>
              </w:del>
            </m:r>
          </m:sub>
        </m:sSub>
      </m:oMath>
      <w:del w:id="1248" w:author="Charlotte Devitre" w:date="2024-08-07T15:38:00Z">
        <w:r w:rsidRPr="007B522C">
          <w:rPr>
            <w:bCs/>
            <w:lang w:val="en-GB"/>
          </w:rPr>
          <w:delText xml:space="preserve"> contents, and the</w:delText>
        </w:r>
        <w:r w:rsidR="007C3D94">
          <w:rPr>
            <w:bCs/>
            <w:lang w:val="en-GB"/>
          </w:rPr>
          <w:delText>ir</w:delText>
        </w:r>
        <w:r w:rsidRPr="007B522C">
          <w:rPr>
            <w:bCs/>
            <w:lang w:val="en-GB"/>
          </w:rPr>
          <w:delText xml:space="preserve"> effect on </w:delText>
        </w:r>
        <w:r w:rsidR="00EE7A65">
          <w:rPr>
            <w:bCs/>
            <w:lang w:val="en-GB"/>
          </w:rPr>
          <w:delText>fluid-inclusion</w:delText>
        </w:r>
        <w:r w:rsidRPr="007B522C">
          <w:rPr>
            <w:bCs/>
            <w:lang w:val="en-GB"/>
          </w:rPr>
          <w:delText xml:space="preserve"> pressures</w:delText>
        </w:r>
        <w:r w:rsidR="00EE7A65">
          <w:rPr>
            <w:bCs/>
            <w:lang w:val="en-GB"/>
          </w:rPr>
          <w:delText>.</w:delText>
        </w:r>
      </w:del>
    </w:p>
    <w:p w14:paraId="7B1086F9" w14:textId="77777777" w:rsidR="00B90F91" w:rsidRPr="007B522C" w:rsidRDefault="00B90F91" w:rsidP="00B90F91">
      <w:pPr>
        <w:pStyle w:val="Text"/>
        <w:spacing w:line="480" w:lineRule="auto"/>
        <w:jc w:val="both"/>
        <w:rPr>
          <w:del w:id="1249" w:author="Charlotte Devitre" w:date="2024-08-07T15:38:00Z"/>
          <w:bCs/>
          <w:lang w:val="en-GB"/>
        </w:rPr>
      </w:pPr>
      <w:del w:id="1250" w:author="Charlotte Devitre" w:date="2024-08-07T15:38:00Z">
        <w:r w:rsidRPr="007B522C">
          <w:rPr>
            <w:bCs/>
            <w:lang w:val="en-GB"/>
          </w:rPr>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1251" w:author="Charlotte Devitre" w:date="2024-08-07T15:38:00Z">
                <w:rPr>
                  <w:rFonts w:ascii="Cambria Math" w:hAnsi="Cambria Math"/>
                  <w:bCs/>
                  <w:iCs/>
                  <w:lang w:val="en-GB"/>
                </w:rPr>
              </w:del>
            </m:ctrlPr>
          </m:sSubPr>
          <m:e>
            <m:r>
              <w:del w:id="1252" w:author="Charlotte Devitre" w:date="2024-08-07T15:38:00Z">
                <m:rPr>
                  <m:sty m:val="p"/>
                </m:rPr>
                <w:rPr>
                  <w:rFonts w:ascii="Cambria Math" w:hAnsi="Cambria Math"/>
                  <w:lang w:val="en-GB"/>
                </w:rPr>
                <m:t>X</m:t>
              </w:del>
            </m:r>
          </m:e>
          <m:sub>
            <m:sSub>
              <m:sSubPr>
                <m:ctrlPr>
                  <w:del w:id="1253" w:author="Charlotte Devitre" w:date="2024-08-07T15:38:00Z">
                    <w:rPr>
                      <w:rFonts w:ascii="Cambria Math" w:hAnsi="Cambria Math"/>
                      <w:bCs/>
                      <w:iCs/>
                      <w:lang w:val="en-GB"/>
                    </w:rPr>
                  </w:del>
                </m:ctrlPr>
              </m:sSubPr>
              <m:e>
                <m:r>
                  <w:del w:id="1254" w:author="Charlotte Devitre" w:date="2024-08-07T15:38:00Z">
                    <m:rPr>
                      <m:sty m:val="p"/>
                    </m:rPr>
                    <w:rPr>
                      <w:rFonts w:ascii="Cambria Math" w:hAnsi="Cambria Math"/>
                      <w:lang w:val="en-GB"/>
                    </w:rPr>
                    <m:t>H</m:t>
                  </w:del>
                </m:r>
              </m:e>
              <m:sub>
                <m:r>
                  <w:del w:id="1255" w:author="Charlotte Devitre" w:date="2024-08-07T15:38:00Z">
                    <m:rPr>
                      <m:sty m:val="p"/>
                    </m:rPr>
                    <w:rPr>
                      <w:rFonts w:ascii="Cambria Math" w:hAnsi="Cambria Math"/>
                      <w:lang w:val="en-GB"/>
                    </w:rPr>
                    <m:t>2</m:t>
                  </w:del>
                </m:r>
              </m:sub>
            </m:sSub>
            <m:r>
              <w:del w:id="1256" w:author="Charlotte Devitre" w:date="2024-08-07T15:38:00Z">
                <m:rPr>
                  <m:sty m:val="p"/>
                </m:rPr>
                <w:rPr>
                  <w:rFonts w:ascii="Cambria Math" w:hAnsi="Cambria Math"/>
                  <w:lang w:val="en-GB"/>
                </w:rPr>
                <m:t>O</m:t>
              </w:del>
            </m:r>
          </m:sub>
        </m:sSub>
      </m:oMath>
      <w:del w:id="1257" w:author="Charlotte Devitre" w:date="2024-08-07T15:38:00Z">
        <w:r w:rsidRPr="007B522C">
          <w:rPr>
            <w:bCs/>
            <w:lang w:val="en-GB"/>
          </w:rPr>
          <w:delText xml:space="preserve"> using the solubility model 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1258" w:author="Charlotte Devitre" w:date="2024-08-07T15:38:00Z">
                <w:rPr>
                  <w:rFonts w:ascii="Cambria Math" w:hAnsi="Cambria Math"/>
                  <w:bCs/>
                  <w:iCs/>
                  <w:lang w:val="en-GB"/>
                </w:rPr>
              </w:del>
            </m:ctrlPr>
          </m:sSubPr>
          <m:e>
            <m:r>
              <w:del w:id="1259" w:author="Charlotte Devitre" w:date="2024-08-07T15:38:00Z">
                <m:rPr>
                  <m:sty m:val="p"/>
                </m:rPr>
                <w:rPr>
                  <w:rFonts w:ascii="Cambria Math" w:hAnsi="Cambria Math"/>
                  <w:lang w:val="en-GB"/>
                </w:rPr>
                <m:t>X</m:t>
              </w:del>
            </m:r>
          </m:e>
          <m:sub>
            <m:sSub>
              <m:sSubPr>
                <m:ctrlPr>
                  <w:del w:id="1260" w:author="Charlotte Devitre" w:date="2024-08-07T15:38:00Z">
                    <w:rPr>
                      <w:rFonts w:ascii="Cambria Math" w:hAnsi="Cambria Math"/>
                      <w:bCs/>
                      <w:iCs/>
                      <w:lang w:val="en-GB"/>
                    </w:rPr>
                  </w:del>
                </m:ctrlPr>
              </m:sSubPr>
              <m:e>
                <m:r>
                  <w:del w:id="1261" w:author="Charlotte Devitre" w:date="2024-08-07T15:38:00Z">
                    <m:rPr>
                      <m:sty m:val="p"/>
                    </m:rPr>
                    <w:rPr>
                      <w:rFonts w:ascii="Cambria Math" w:hAnsi="Cambria Math"/>
                      <w:lang w:val="en-GB"/>
                    </w:rPr>
                    <m:t>H</m:t>
                  </w:del>
                </m:r>
              </m:e>
              <m:sub>
                <m:r>
                  <w:del w:id="1262" w:author="Charlotte Devitre" w:date="2024-08-07T15:38:00Z">
                    <m:rPr>
                      <m:sty m:val="p"/>
                    </m:rPr>
                    <w:rPr>
                      <w:rFonts w:ascii="Cambria Math" w:hAnsi="Cambria Math"/>
                      <w:lang w:val="en-GB"/>
                    </w:rPr>
                    <m:t>2</m:t>
                  </w:del>
                </m:r>
              </m:sub>
            </m:sSub>
            <m:r>
              <w:del w:id="1263" w:author="Charlotte Devitre" w:date="2024-08-07T15:38:00Z">
                <m:rPr>
                  <m:sty m:val="p"/>
                </m:rPr>
                <w:rPr>
                  <w:rFonts w:ascii="Cambria Math" w:hAnsi="Cambria Math"/>
                  <w:lang w:val="en-GB"/>
                </w:rPr>
                <m:t>O</m:t>
              </w:del>
            </m:r>
          </m:sub>
        </m:sSub>
      </m:oMath>
      <w:del w:id="1264" w:author="Charlotte Devitre" w:date="2024-08-07T15:38: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1265" w:author="Charlotte Devitre" w:date="2024-08-07T15:38:00Z">
                <w:rPr>
                  <w:rFonts w:ascii="Cambria Math" w:hAnsi="Cambria Math"/>
                  <w:bCs/>
                  <w:iCs/>
                  <w:lang w:val="en-GB"/>
                </w:rPr>
              </w:del>
            </m:ctrlPr>
          </m:sSubPr>
          <m:e>
            <m:r>
              <w:del w:id="1266" w:author="Charlotte Devitre" w:date="2024-08-07T15:38:00Z">
                <m:rPr>
                  <m:sty m:val="p"/>
                </m:rPr>
                <w:rPr>
                  <w:rFonts w:ascii="Cambria Math" w:hAnsi="Cambria Math"/>
                  <w:lang w:val="en-GB"/>
                </w:rPr>
                <m:t>X</m:t>
              </w:del>
            </m:r>
          </m:e>
          <m:sub>
            <m:sSub>
              <m:sSubPr>
                <m:ctrlPr>
                  <w:del w:id="1267" w:author="Charlotte Devitre" w:date="2024-08-07T15:38:00Z">
                    <w:rPr>
                      <w:rFonts w:ascii="Cambria Math" w:hAnsi="Cambria Math"/>
                      <w:bCs/>
                      <w:iCs/>
                      <w:lang w:val="en-GB"/>
                    </w:rPr>
                  </w:del>
                </m:ctrlPr>
              </m:sSubPr>
              <m:e>
                <m:r>
                  <w:del w:id="1268" w:author="Charlotte Devitre" w:date="2024-08-07T15:38:00Z">
                    <m:rPr>
                      <m:sty m:val="p"/>
                    </m:rPr>
                    <w:rPr>
                      <w:rFonts w:ascii="Cambria Math" w:hAnsi="Cambria Math"/>
                      <w:lang w:val="en-GB"/>
                    </w:rPr>
                    <m:t>H</m:t>
                  </w:del>
                </m:r>
              </m:e>
              <m:sub>
                <m:r>
                  <w:del w:id="1269" w:author="Charlotte Devitre" w:date="2024-08-07T15:38:00Z">
                    <m:rPr>
                      <m:sty m:val="p"/>
                    </m:rPr>
                    <w:rPr>
                      <w:rFonts w:ascii="Cambria Math" w:hAnsi="Cambria Math"/>
                      <w:lang w:val="en-GB"/>
                    </w:rPr>
                    <m:t>2</m:t>
                  </w:del>
                </m:r>
              </m:sub>
            </m:sSub>
            <m:r>
              <w:del w:id="1270" w:author="Charlotte Devitre" w:date="2024-08-07T15:38:00Z">
                <m:rPr>
                  <m:sty m:val="p"/>
                </m:rPr>
                <w:rPr>
                  <w:rFonts w:ascii="Cambria Math" w:hAnsi="Cambria Math"/>
                  <w:lang w:val="en-GB"/>
                </w:rPr>
                <m:t>O</m:t>
              </w:del>
            </m:r>
          </m:sub>
        </m:sSub>
      </m:oMath>
      <w:del w:id="1271" w:author="Charlotte Devitre" w:date="2024-08-07T15:38: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1272" w:author="Charlotte Devitre" w:date="2024-08-07T15:38:00Z">
                <w:rPr>
                  <w:rFonts w:ascii="Cambria Math" w:hAnsi="Cambria Math"/>
                  <w:bCs/>
                  <w:iCs/>
                  <w:lang w:val="en-GB"/>
                </w:rPr>
              </w:del>
            </m:ctrlPr>
          </m:sSubPr>
          <m:e>
            <m:r>
              <w:del w:id="1273" w:author="Charlotte Devitre" w:date="2024-08-07T15:38:00Z">
                <m:rPr>
                  <m:sty m:val="p"/>
                </m:rPr>
                <w:rPr>
                  <w:rFonts w:ascii="Cambria Math" w:hAnsi="Cambria Math"/>
                  <w:lang w:val="en-GB"/>
                </w:rPr>
                <m:t>X</m:t>
              </w:del>
            </m:r>
          </m:e>
          <m:sub>
            <m:sSub>
              <m:sSubPr>
                <m:ctrlPr>
                  <w:del w:id="1274" w:author="Charlotte Devitre" w:date="2024-08-07T15:38:00Z">
                    <w:rPr>
                      <w:rFonts w:ascii="Cambria Math" w:hAnsi="Cambria Math"/>
                      <w:bCs/>
                      <w:iCs/>
                      <w:lang w:val="en-GB"/>
                    </w:rPr>
                  </w:del>
                </m:ctrlPr>
              </m:sSubPr>
              <m:e>
                <m:r>
                  <w:del w:id="1275" w:author="Charlotte Devitre" w:date="2024-08-07T15:38:00Z">
                    <m:rPr>
                      <m:sty m:val="p"/>
                    </m:rPr>
                    <w:rPr>
                      <w:rFonts w:ascii="Cambria Math" w:hAnsi="Cambria Math"/>
                      <w:lang w:val="en-GB"/>
                    </w:rPr>
                    <m:t>H</m:t>
                  </w:del>
                </m:r>
              </m:e>
              <m:sub>
                <m:r>
                  <w:del w:id="1276" w:author="Charlotte Devitre" w:date="2024-08-07T15:38:00Z">
                    <m:rPr>
                      <m:sty m:val="p"/>
                    </m:rPr>
                    <w:rPr>
                      <w:rFonts w:ascii="Cambria Math" w:hAnsi="Cambria Math"/>
                      <w:lang w:val="en-GB"/>
                    </w:rPr>
                    <m:t>2</m:t>
                  </w:del>
                </m:r>
              </m:sub>
            </m:sSub>
            <m:r>
              <w:del w:id="1277" w:author="Charlotte Devitre" w:date="2024-08-07T15:38:00Z">
                <m:rPr>
                  <m:sty m:val="p"/>
                </m:rPr>
                <w:rPr>
                  <w:rFonts w:ascii="Cambria Math" w:hAnsi="Cambria Math"/>
                  <w:lang w:val="en-GB"/>
                </w:rPr>
                <m:t>O</m:t>
              </w:del>
            </m:r>
          </m:sub>
        </m:sSub>
      </m:oMath>
      <w:del w:id="1278" w:author="Charlotte Devitre" w:date="2024-08-07T15:38: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1279" w:author="Charlotte Devitre" w:date="2024-08-07T15:38:00Z">
                <w:rPr>
                  <w:rFonts w:ascii="Cambria Math" w:hAnsi="Cambria Math"/>
                  <w:bCs/>
                  <w:iCs/>
                  <w:lang w:val="en-GB"/>
                </w:rPr>
              </w:del>
            </m:ctrlPr>
          </m:sSubPr>
          <m:e>
            <m:r>
              <w:del w:id="1280" w:author="Charlotte Devitre" w:date="2024-08-07T15:38:00Z">
                <m:rPr>
                  <m:sty m:val="p"/>
                </m:rPr>
                <w:rPr>
                  <w:rFonts w:ascii="Cambria Math" w:hAnsi="Cambria Math"/>
                  <w:lang w:val="en-GB"/>
                </w:rPr>
                <m:t>X</m:t>
              </w:del>
            </m:r>
          </m:e>
          <m:sub>
            <m:sSub>
              <m:sSubPr>
                <m:ctrlPr>
                  <w:del w:id="1281" w:author="Charlotte Devitre" w:date="2024-08-07T15:38:00Z">
                    <w:rPr>
                      <w:rFonts w:ascii="Cambria Math" w:hAnsi="Cambria Math"/>
                      <w:bCs/>
                      <w:iCs/>
                      <w:lang w:val="en-GB"/>
                    </w:rPr>
                  </w:del>
                </m:ctrlPr>
              </m:sSubPr>
              <m:e>
                <m:r>
                  <w:del w:id="1282" w:author="Charlotte Devitre" w:date="2024-08-07T15:38:00Z">
                    <m:rPr>
                      <m:sty m:val="p"/>
                    </m:rPr>
                    <w:rPr>
                      <w:rFonts w:ascii="Cambria Math" w:hAnsi="Cambria Math"/>
                      <w:lang w:val="en-GB"/>
                    </w:rPr>
                    <m:t>H</m:t>
                  </w:del>
                </m:r>
              </m:e>
              <m:sub>
                <m:r>
                  <w:del w:id="1283" w:author="Charlotte Devitre" w:date="2024-08-07T15:38:00Z">
                    <m:rPr>
                      <m:sty m:val="p"/>
                    </m:rPr>
                    <w:rPr>
                      <w:rFonts w:ascii="Cambria Math" w:hAnsi="Cambria Math"/>
                      <w:lang w:val="en-GB"/>
                    </w:rPr>
                    <m:t>2</m:t>
                  </w:del>
                </m:r>
              </m:sub>
            </m:sSub>
            <m:r>
              <w:del w:id="1284" w:author="Charlotte Devitre" w:date="2024-08-07T15:38:00Z">
                <m:rPr>
                  <m:sty m:val="p"/>
                </m:rPr>
                <w:rPr>
                  <w:rFonts w:ascii="Cambria Math" w:hAnsi="Cambria Math"/>
                  <w:lang w:val="en-GB"/>
                </w:rPr>
                <m:t>O</m:t>
              </w:del>
            </m:r>
          </m:sub>
        </m:sSub>
      </m:oMath>
      <w:del w:id="1285" w:author="Charlotte Devitre" w:date="2024-08-07T15:38:00Z">
        <w:r w:rsidRPr="007B522C">
          <w:rPr>
            <w:bCs/>
            <w:lang w:val="en-GB"/>
          </w:rPr>
          <w:delText xml:space="preserve"> in the main magma storage region. We stress the importance of considering </w:delText>
        </w:r>
      </w:del>
      <m:oMath>
        <m:sSub>
          <m:sSubPr>
            <m:ctrlPr>
              <w:del w:id="1286" w:author="Charlotte Devitre" w:date="2024-08-07T15:38:00Z">
                <w:rPr>
                  <w:rFonts w:ascii="Cambria Math" w:hAnsi="Cambria Math"/>
                  <w:bCs/>
                  <w:iCs/>
                  <w:lang w:val="en-GB"/>
                </w:rPr>
              </w:del>
            </m:ctrlPr>
          </m:sSubPr>
          <m:e>
            <m:r>
              <w:del w:id="1287" w:author="Charlotte Devitre" w:date="2024-08-07T15:38:00Z">
                <m:rPr>
                  <m:sty m:val="p"/>
                </m:rPr>
                <w:rPr>
                  <w:rFonts w:ascii="Cambria Math" w:hAnsi="Cambria Math"/>
                  <w:lang w:val="en-GB"/>
                </w:rPr>
                <m:t>X</m:t>
              </w:del>
            </m:r>
          </m:e>
          <m:sub>
            <m:sSub>
              <m:sSubPr>
                <m:ctrlPr>
                  <w:del w:id="1288" w:author="Charlotte Devitre" w:date="2024-08-07T15:38:00Z">
                    <w:rPr>
                      <w:rFonts w:ascii="Cambria Math" w:hAnsi="Cambria Math"/>
                      <w:bCs/>
                      <w:iCs/>
                      <w:lang w:val="en-GB"/>
                    </w:rPr>
                  </w:del>
                </m:ctrlPr>
              </m:sSubPr>
              <m:e>
                <m:r>
                  <w:del w:id="1289" w:author="Charlotte Devitre" w:date="2024-08-07T15:38:00Z">
                    <m:rPr>
                      <m:sty m:val="p"/>
                    </m:rPr>
                    <w:rPr>
                      <w:rFonts w:ascii="Cambria Math" w:hAnsi="Cambria Math"/>
                      <w:lang w:val="en-GB"/>
                    </w:rPr>
                    <m:t>H</m:t>
                  </w:del>
                </m:r>
              </m:e>
              <m:sub>
                <m:r>
                  <w:del w:id="1290" w:author="Charlotte Devitre" w:date="2024-08-07T15:38:00Z">
                    <m:rPr>
                      <m:sty m:val="p"/>
                    </m:rPr>
                    <w:rPr>
                      <w:rFonts w:ascii="Cambria Math" w:hAnsi="Cambria Math"/>
                      <w:lang w:val="en-GB"/>
                    </w:rPr>
                    <m:t>2</m:t>
                  </w:del>
                </m:r>
              </m:sub>
            </m:sSub>
            <m:r>
              <w:del w:id="1291" w:author="Charlotte Devitre" w:date="2024-08-07T15:38:00Z">
                <m:rPr>
                  <m:sty m:val="p"/>
                </m:rPr>
                <w:rPr>
                  <w:rFonts w:ascii="Cambria Math" w:hAnsi="Cambria Math"/>
                  <w:lang w:val="en-GB"/>
                </w:rPr>
                <m:t>O</m:t>
              </w:del>
            </m:r>
          </m:sub>
        </m:sSub>
        <m:r>
          <w:del w:id="1292" w:author="Charlotte Devitre" w:date="2024-08-07T15:38:00Z">
            <w:rPr>
              <w:rFonts w:ascii="Cambria Math" w:hAnsi="Cambria Math"/>
              <w:lang w:val="en-GB"/>
            </w:rPr>
            <m:t xml:space="preserve"> </m:t>
          </w:del>
        </m:r>
      </m:oMath>
      <w:del w:id="1293" w:author="Charlotte Devitre" w:date="2024-08-07T15:38:00Z">
        <w:r w:rsidRPr="007B522C">
          <w:rPr>
            <w:bCs/>
            <w:lang w:val="en-GB"/>
          </w:rPr>
          <w:delText xml:space="preserve">when determining the suitability of this method to a particular system given that the </w:delText>
        </w:r>
      </w:del>
      <m:oMath>
        <m:sSub>
          <m:sSubPr>
            <m:ctrlPr>
              <w:del w:id="1294" w:author="Charlotte Devitre" w:date="2024-08-07T15:38:00Z">
                <w:rPr>
                  <w:rFonts w:ascii="Cambria Math" w:hAnsi="Cambria Math"/>
                  <w:bCs/>
                  <w:iCs/>
                  <w:lang w:val="en-GB"/>
                </w:rPr>
              </w:del>
            </m:ctrlPr>
          </m:sSubPr>
          <m:e>
            <m:r>
              <w:del w:id="1295" w:author="Charlotte Devitre" w:date="2024-08-07T15:38:00Z">
                <m:rPr>
                  <m:sty m:val="p"/>
                </m:rPr>
                <w:rPr>
                  <w:rFonts w:ascii="Cambria Math" w:hAnsi="Cambria Math"/>
                  <w:lang w:val="en-GB"/>
                </w:rPr>
                <m:t>X</m:t>
              </w:del>
            </m:r>
          </m:e>
          <m:sub>
            <m:sSub>
              <m:sSubPr>
                <m:ctrlPr>
                  <w:del w:id="1296" w:author="Charlotte Devitre" w:date="2024-08-07T15:38:00Z">
                    <w:rPr>
                      <w:rFonts w:ascii="Cambria Math" w:hAnsi="Cambria Math"/>
                      <w:bCs/>
                      <w:iCs/>
                      <w:lang w:val="en-GB"/>
                    </w:rPr>
                  </w:del>
                </m:ctrlPr>
              </m:sSubPr>
              <m:e>
                <m:r>
                  <w:del w:id="1297" w:author="Charlotte Devitre" w:date="2024-08-07T15:38:00Z">
                    <m:rPr>
                      <m:sty m:val="p"/>
                    </m:rPr>
                    <w:rPr>
                      <w:rFonts w:ascii="Cambria Math" w:hAnsi="Cambria Math"/>
                      <w:lang w:val="en-GB"/>
                    </w:rPr>
                    <m:t>H</m:t>
                  </w:del>
                </m:r>
              </m:e>
              <m:sub>
                <m:r>
                  <w:del w:id="1298" w:author="Charlotte Devitre" w:date="2024-08-07T15:38:00Z">
                    <m:rPr>
                      <m:sty m:val="p"/>
                    </m:rPr>
                    <w:rPr>
                      <w:rFonts w:ascii="Cambria Math" w:hAnsi="Cambria Math"/>
                      <w:lang w:val="en-GB"/>
                    </w:rPr>
                    <m:t>2</m:t>
                  </w:del>
                </m:r>
              </m:sub>
            </m:sSub>
            <m:r>
              <w:del w:id="1299" w:author="Charlotte Devitre" w:date="2024-08-07T15:38:00Z">
                <m:rPr>
                  <m:sty m:val="p"/>
                </m:rPr>
                <w:rPr>
                  <w:rFonts w:ascii="Cambria Math" w:hAnsi="Cambria Math"/>
                  <w:lang w:val="en-GB"/>
                </w:rPr>
                <m:t>O</m:t>
              </w:del>
            </m:r>
          </m:sub>
        </m:sSub>
      </m:oMath>
      <w:del w:id="1300" w:author="Charlotte Devitre" w:date="2024-08-07T15:38:00Z">
        <w:r w:rsidRPr="007B522C">
          <w:rPr>
            <w:bCs/>
            <w:lang w:val="en-GB"/>
          </w:rPr>
          <w:delText xml:space="preserve"> pressure correction tends to be more significant at higher entrapment pressures. For example, if we consider an </w:delText>
        </w:r>
      </w:del>
      <m:oMath>
        <m:sSub>
          <m:sSubPr>
            <m:ctrlPr>
              <w:del w:id="1301" w:author="Charlotte Devitre" w:date="2024-08-07T15:38:00Z">
                <w:rPr>
                  <w:rFonts w:ascii="Cambria Math" w:hAnsi="Cambria Math"/>
                  <w:bCs/>
                  <w:iCs/>
                  <w:lang w:val="en-GB"/>
                </w:rPr>
              </w:del>
            </m:ctrlPr>
          </m:sSubPr>
          <m:e>
            <m:r>
              <w:del w:id="1302" w:author="Charlotte Devitre" w:date="2024-08-07T15:38:00Z">
                <m:rPr>
                  <m:sty m:val="p"/>
                </m:rPr>
                <w:rPr>
                  <w:rFonts w:ascii="Cambria Math" w:hAnsi="Cambria Math"/>
                  <w:lang w:val="en-GB"/>
                </w:rPr>
                <m:t>X</m:t>
              </w:del>
            </m:r>
          </m:e>
          <m:sub>
            <m:sSub>
              <m:sSubPr>
                <m:ctrlPr>
                  <w:del w:id="1303" w:author="Charlotte Devitre" w:date="2024-08-07T15:38:00Z">
                    <w:rPr>
                      <w:rFonts w:ascii="Cambria Math" w:hAnsi="Cambria Math"/>
                      <w:bCs/>
                      <w:iCs/>
                      <w:lang w:val="en-GB"/>
                    </w:rPr>
                  </w:del>
                </m:ctrlPr>
              </m:sSubPr>
              <m:e>
                <m:r>
                  <w:del w:id="1304" w:author="Charlotte Devitre" w:date="2024-08-07T15:38:00Z">
                    <m:rPr>
                      <m:sty m:val="p"/>
                    </m:rPr>
                    <w:rPr>
                      <w:rFonts w:ascii="Cambria Math" w:hAnsi="Cambria Math"/>
                      <w:lang w:val="en-GB"/>
                    </w:rPr>
                    <m:t>H</m:t>
                  </w:del>
                </m:r>
              </m:e>
              <m:sub>
                <m:r>
                  <w:del w:id="1305" w:author="Charlotte Devitre" w:date="2024-08-07T15:38:00Z">
                    <m:rPr>
                      <m:sty m:val="p"/>
                    </m:rPr>
                    <w:rPr>
                      <w:rFonts w:ascii="Cambria Math" w:hAnsi="Cambria Math"/>
                      <w:lang w:val="en-GB"/>
                    </w:rPr>
                    <m:t>2</m:t>
                  </w:del>
                </m:r>
              </m:sub>
            </m:sSub>
            <m:r>
              <w:del w:id="1306" w:author="Charlotte Devitre" w:date="2024-08-07T15:38:00Z">
                <m:rPr>
                  <m:sty m:val="p"/>
                </m:rPr>
                <w:rPr>
                  <w:rFonts w:ascii="Cambria Math" w:hAnsi="Cambria Math"/>
                  <w:lang w:val="en-GB"/>
                </w:rPr>
                <m:t>O</m:t>
              </w:del>
            </m:r>
          </m:sub>
        </m:sSub>
      </m:oMath>
      <w:del w:id="1307" w:author="Charlotte Devitre" w:date="2024-08-07T15:38:00Z">
        <w:r w:rsidRPr="007B522C">
          <w:rPr>
            <w:bCs/>
            <w:lang w:val="en-GB"/>
          </w:rPr>
          <w:delText xml:space="preserve"> of 0.1 (the median </w:delText>
        </w:r>
      </w:del>
      <m:oMath>
        <m:sSub>
          <m:sSubPr>
            <m:ctrlPr>
              <w:del w:id="1308" w:author="Charlotte Devitre" w:date="2024-08-07T15:38:00Z">
                <w:rPr>
                  <w:rFonts w:ascii="Cambria Math" w:hAnsi="Cambria Math"/>
                  <w:bCs/>
                  <w:iCs/>
                  <w:lang w:val="en-GB"/>
                </w:rPr>
              </w:del>
            </m:ctrlPr>
          </m:sSubPr>
          <m:e>
            <m:r>
              <w:del w:id="1309" w:author="Charlotte Devitre" w:date="2024-08-07T15:38:00Z">
                <m:rPr>
                  <m:sty m:val="p"/>
                </m:rPr>
                <w:rPr>
                  <w:rFonts w:ascii="Cambria Math" w:hAnsi="Cambria Math"/>
                  <w:lang w:val="en-GB"/>
                </w:rPr>
                <m:t>X</m:t>
              </w:del>
            </m:r>
          </m:e>
          <m:sub>
            <m:sSub>
              <m:sSubPr>
                <m:ctrlPr>
                  <w:del w:id="1310" w:author="Charlotte Devitre" w:date="2024-08-07T15:38:00Z">
                    <w:rPr>
                      <w:rFonts w:ascii="Cambria Math" w:hAnsi="Cambria Math"/>
                      <w:bCs/>
                      <w:iCs/>
                      <w:lang w:val="en-GB"/>
                    </w:rPr>
                  </w:del>
                </m:ctrlPr>
              </m:sSubPr>
              <m:e>
                <m:r>
                  <w:del w:id="1311" w:author="Charlotte Devitre" w:date="2024-08-07T15:38:00Z">
                    <m:rPr>
                      <m:sty m:val="p"/>
                    </m:rPr>
                    <w:rPr>
                      <w:rFonts w:ascii="Cambria Math" w:hAnsi="Cambria Math"/>
                      <w:lang w:val="en-GB"/>
                    </w:rPr>
                    <m:t>H</m:t>
                  </w:del>
                </m:r>
              </m:e>
              <m:sub>
                <m:r>
                  <w:del w:id="1312" w:author="Charlotte Devitre" w:date="2024-08-07T15:38:00Z">
                    <m:rPr>
                      <m:sty m:val="p"/>
                    </m:rPr>
                    <w:rPr>
                      <w:rFonts w:ascii="Cambria Math" w:hAnsi="Cambria Math"/>
                      <w:lang w:val="en-GB"/>
                    </w:rPr>
                    <m:t>2</m:t>
                  </w:del>
                </m:r>
              </m:sub>
            </m:sSub>
            <m:r>
              <w:del w:id="1313" w:author="Charlotte Devitre" w:date="2024-08-07T15:38:00Z">
                <m:rPr>
                  <m:sty m:val="p"/>
                </m:rPr>
                <w:rPr>
                  <w:rFonts w:ascii="Cambria Math" w:hAnsi="Cambria Math"/>
                  <w:lang w:val="en-GB"/>
                </w:rPr>
                <m:t>O</m:t>
              </w:del>
            </m:r>
          </m:sub>
        </m:sSub>
      </m:oMath>
      <w:del w:id="1314" w:author="Charlotte Devitre" w:date="2024-08-07T15:38: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1315" w:author="Charlotte Devitre" w:date="2024-08-07T15:38:00Z">
                <w:rPr>
                  <w:rFonts w:ascii="Cambria Math" w:hAnsi="Cambria Math"/>
                  <w:bCs/>
                  <w:iCs/>
                  <w:lang w:val="en-GB"/>
                </w:rPr>
              </w:del>
            </m:ctrlPr>
          </m:sSubPr>
          <m:e>
            <m:r>
              <w:del w:id="1316" w:author="Charlotte Devitre" w:date="2024-08-07T15:38:00Z">
                <m:rPr>
                  <m:sty m:val="p"/>
                </m:rPr>
                <w:rPr>
                  <w:rFonts w:ascii="Cambria Math" w:hAnsi="Cambria Math"/>
                  <w:lang w:val="en-GB"/>
                </w:rPr>
                <m:t>X</m:t>
              </w:del>
            </m:r>
          </m:e>
          <m:sub>
            <m:sSub>
              <m:sSubPr>
                <m:ctrlPr>
                  <w:del w:id="1317" w:author="Charlotte Devitre" w:date="2024-08-07T15:38:00Z">
                    <w:rPr>
                      <w:rFonts w:ascii="Cambria Math" w:hAnsi="Cambria Math"/>
                      <w:bCs/>
                      <w:iCs/>
                      <w:lang w:val="en-GB"/>
                    </w:rPr>
                  </w:del>
                </m:ctrlPr>
              </m:sSubPr>
              <m:e>
                <m:r>
                  <w:del w:id="1318" w:author="Charlotte Devitre" w:date="2024-08-07T15:38:00Z">
                    <m:rPr>
                      <m:sty m:val="p"/>
                    </m:rPr>
                    <w:rPr>
                      <w:rFonts w:ascii="Cambria Math" w:hAnsi="Cambria Math"/>
                      <w:lang w:val="en-GB"/>
                    </w:rPr>
                    <m:t>H</m:t>
                  </w:del>
                </m:r>
              </m:e>
              <m:sub>
                <m:r>
                  <w:del w:id="1319" w:author="Charlotte Devitre" w:date="2024-08-07T15:38:00Z">
                    <m:rPr>
                      <m:sty m:val="p"/>
                    </m:rPr>
                    <w:rPr>
                      <w:rFonts w:ascii="Cambria Math" w:hAnsi="Cambria Math"/>
                      <w:lang w:val="en-GB"/>
                    </w:rPr>
                    <m:t>2</m:t>
                  </w:del>
                </m:r>
              </m:sub>
            </m:sSub>
            <m:r>
              <w:del w:id="1320" w:author="Charlotte Devitre" w:date="2024-08-07T15:38:00Z">
                <m:rPr>
                  <m:sty m:val="p"/>
                </m:rPr>
                <w:rPr>
                  <w:rFonts w:ascii="Cambria Math" w:hAnsi="Cambria Math"/>
                  <w:lang w:val="en-GB"/>
                </w:rPr>
                <m:t>O</m:t>
              </w:del>
            </m:r>
          </m:sub>
        </m:sSub>
      </m:oMath>
      <w:del w:id="1321" w:author="Charlotte Devitre" w:date="2024-08-07T15:38: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1322" w:author="Charlotte Devitre" w:date="2024-08-07T15:38:00Z">
                <w:rPr>
                  <w:rFonts w:ascii="Cambria Math" w:hAnsi="Cambria Math"/>
                  <w:bCs/>
                  <w:iCs/>
                  <w:lang w:val="en-GB"/>
                </w:rPr>
              </w:del>
            </m:ctrlPr>
          </m:sSubPr>
          <m:e>
            <m:r>
              <w:del w:id="1323" w:author="Charlotte Devitre" w:date="2024-08-07T15:38:00Z">
                <m:rPr>
                  <m:sty m:val="p"/>
                </m:rPr>
                <w:rPr>
                  <w:rFonts w:ascii="Cambria Math" w:hAnsi="Cambria Math"/>
                  <w:lang w:val="en-GB"/>
                </w:rPr>
                <m:t>X</m:t>
              </w:del>
            </m:r>
          </m:e>
          <m:sub>
            <m:sSub>
              <m:sSubPr>
                <m:ctrlPr>
                  <w:del w:id="1324" w:author="Charlotte Devitre" w:date="2024-08-07T15:38:00Z">
                    <w:rPr>
                      <w:rFonts w:ascii="Cambria Math" w:hAnsi="Cambria Math"/>
                      <w:bCs/>
                      <w:iCs/>
                      <w:lang w:val="en-GB"/>
                    </w:rPr>
                  </w:del>
                </m:ctrlPr>
              </m:sSubPr>
              <m:e>
                <m:r>
                  <w:del w:id="1325" w:author="Charlotte Devitre" w:date="2024-08-07T15:38:00Z">
                    <m:rPr>
                      <m:sty m:val="p"/>
                    </m:rPr>
                    <w:rPr>
                      <w:rFonts w:ascii="Cambria Math" w:hAnsi="Cambria Math"/>
                      <w:lang w:val="en-GB"/>
                    </w:rPr>
                    <m:t>H</m:t>
                  </w:del>
                </m:r>
              </m:e>
              <m:sub>
                <m:r>
                  <w:del w:id="1326" w:author="Charlotte Devitre" w:date="2024-08-07T15:38:00Z">
                    <m:rPr>
                      <m:sty m:val="p"/>
                    </m:rPr>
                    <w:rPr>
                      <w:rFonts w:ascii="Cambria Math" w:hAnsi="Cambria Math"/>
                      <w:lang w:val="en-GB"/>
                    </w:rPr>
                    <m:t>2</m:t>
                  </w:del>
                </m:r>
              </m:sub>
            </m:sSub>
            <m:r>
              <w:del w:id="1327" w:author="Charlotte Devitre" w:date="2024-08-07T15:38:00Z">
                <m:rPr>
                  <m:sty m:val="p"/>
                </m:rPr>
                <w:rPr>
                  <w:rFonts w:ascii="Cambria Math" w:hAnsi="Cambria Math"/>
                  <w:lang w:val="en-GB"/>
                </w:rPr>
                <m:t>O</m:t>
              </w:del>
            </m:r>
          </m:sub>
        </m:sSub>
      </m:oMath>
      <w:del w:id="1328" w:author="Charlotte Devitre" w:date="2024-08-07T15:38:00Z">
        <w:r w:rsidRPr="007B522C">
          <w:rPr>
            <w:bCs/>
            <w:lang w:val="en-GB"/>
          </w:rPr>
          <w:delText xml:space="preserve"> is greater than 0.1 (e.g., for </w:delText>
        </w:r>
      </w:del>
      <m:oMath>
        <m:sSub>
          <m:sSubPr>
            <m:ctrlPr>
              <w:del w:id="1329" w:author="Charlotte Devitre" w:date="2024-08-07T15:38:00Z">
                <w:rPr>
                  <w:rFonts w:ascii="Cambria Math" w:hAnsi="Cambria Math"/>
                  <w:bCs/>
                  <w:iCs/>
                  <w:lang w:val="en-GB"/>
                </w:rPr>
              </w:del>
            </m:ctrlPr>
          </m:sSubPr>
          <m:e>
            <m:r>
              <w:del w:id="1330" w:author="Charlotte Devitre" w:date="2024-08-07T15:38:00Z">
                <m:rPr>
                  <m:sty m:val="p"/>
                </m:rPr>
                <w:rPr>
                  <w:rFonts w:ascii="Cambria Math" w:hAnsi="Cambria Math"/>
                  <w:lang w:val="en-GB"/>
                </w:rPr>
                <m:t>X</m:t>
              </w:del>
            </m:r>
          </m:e>
          <m:sub>
            <m:sSub>
              <m:sSubPr>
                <m:ctrlPr>
                  <w:del w:id="1331" w:author="Charlotte Devitre" w:date="2024-08-07T15:38:00Z">
                    <w:rPr>
                      <w:rFonts w:ascii="Cambria Math" w:hAnsi="Cambria Math"/>
                      <w:bCs/>
                      <w:iCs/>
                      <w:lang w:val="en-GB"/>
                    </w:rPr>
                  </w:del>
                </m:ctrlPr>
              </m:sSubPr>
              <m:e>
                <m:r>
                  <w:del w:id="1332" w:author="Charlotte Devitre" w:date="2024-08-07T15:38:00Z">
                    <m:rPr>
                      <m:sty m:val="p"/>
                    </m:rPr>
                    <w:rPr>
                      <w:rFonts w:ascii="Cambria Math" w:hAnsi="Cambria Math"/>
                      <w:lang w:val="en-GB"/>
                    </w:rPr>
                    <m:t>H</m:t>
                  </w:del>
                </m:r>
              </m:e>
              <m:sub>
                <m:r>
                  <w:del w:id="1333" w:author="Charlotte Devitre" w:date="2024-08-07T15:38:00Z">
                    <m:rPr>
                      <m:sty m:val="p"/>
                    </m:rPr>
                    <w:rPr>
                      <w:rFonts w:ascii="Cambria Math" w:hAnsi="Cambria Math"/>
                      <w:lang w:val="en-GB"/>
                    </w:rPr>
                    <m:t>2</m:t>
                  </w:del>
                </m:r>
              </m:sub>
            </m:sSub>
            <m:r>
              <w:del w:id="1334" w:author="Charlotte Devitre" w:date="2024-08-07T15:38:00Z">
                <m:rPr>
                  <m:sty m:val="p"/>
                </m:rPr>
                <w:rPr>
                  <w:rFonts w:ascii="Cambria Math" w:hAnsi="Cambria Math"/>
                  <w:lang w:val="en-GB"/>
                </w:rPr>
                <m:t>O</m:t>
              </w:del>
            </m:r>
          </m:sub>
        </m:sSub>
      </m:oMath>
      <w:del w:id="1335" w:author="Charlotte Devitre" w:date="2024-08-07T15:38:00Z">
        <w:r w:rsidRPr="007B522C">
          <w:rPr>
            <w:bCs/>
            <w:lang w:val="en-GB"/>
          </w:rPr>
          <w:delText xml:space="preserve">=0.2, the correction is 25-30% at P&lt;150 MPa and ~50% at P = 700 MPa; Fig 1). </w:delText>
        </w:r>
      </w:del>
    </w:p>
    <w:p w14:paraId="4416FFB5" w14:textId="77777777" w:rsidR="00B90F91" w:rsidRPr="007B522C" w:rsidRDefault="00B90F91" w:rsidP="00B90F91">
      <w:pPr>
        <w:pStyle w:val="Text"/>
        <w:spacing w:line="480" w:lineRule="auto"/>
        <w:ind w:firstLine="0"/>
        <w:jc w:val="both"/>
        <w:rPr>
          <w:del w:id="1336" w:author="Charlotte Devitre" w:date="2024-08-07T15:38:00Z"/>
          <w:bCs/>
          <w:lang w:val="en-GB"/>
        </w:rPr>
      </w:pPr>
      <w:del w:id="1337" w:author="Charlotte Devitre" w:date="2024-08-07T15:38:00Z">
        <w:r w:rsidRPr="007B522C">
          <w:rPr>
            <w:noProof/>
          </w:rPr>
          <w:drawing>
            <wp:inline distT="0" distB="0" distL="0" distR="0" wp14:anchorId="1AD8EEE8" wp14:editId="0F5209A2">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del>
    </w:p>
    <w:p w14:paraId="78F4230D" w14:textId="3BBAD8FD" w:rsidR="00871C5F" w:rsidRDefault="00B90F91" w:rsidP="00B90F91">
      <w:pPr>
        <w:pStyle w:val="Text"/>
        <w:spacing w:line="480" w:lineRule="auto"/>
        <w:jc w:val="both"/>
        <w:rPr>
          <w:ins w:id="1338" w:author="Charlotte Devitre" w:date="2024-08-07T15:38:00Z"/>
          <w:bCs/>
          <w:lang w:val="en-GB"/>
        </w:rPr>
      </w:pPr>
      <w:del w:id="1339" w:author="Charlotte Devitre" w:date="2024-08-07T15:38:00Z">
        <w:r w:rsidRPr="007B522C">
          <w:rPr>
            <w:bCs/>
            <w:i/>
            <w:iCs/>
            <w:lang w:val="en-GB"/>
          </w:rPr>
          <w:delText xml:space="preserve">Figure </w:delText>
        </w:r>
        <w:r>
          <w:rPr>
            <w:bCs/>
            <w:i/>
            <w:iCs/>
            <w:lang w:val="en-GB"/>
          </w:rPr>
          <w:delText>3</w:delText>
        </w:r>
        <w:r w:rsidRPr="007B522C">
          <w:rPr>
            <w:bCs/>
            <w:i/>
            <w:iCs/>
            <w:lang w:val="en-GB"/>
          </w:rPr>
          <w:delText>.</w:delText>
        </w:r>
      </w:del>
      <w:ins w:id="1340" w:author="Charlotte Devitre" w:date="2024-08-07T15:38:00Z">
        <w:del w:id="1341" w:author="Downs, Drew T" w:date="2024-08-08T09:48:00Z">
          <w:r w:rsidR="00871C5F" w:rsidDel="006663A5">
            <w:rPr>
              <w:bCs/>
              <w:lang w:val="en-GB"/>
            </w:rPr>
            <w:delText>As mentioned previously, t</w:delText>
          </w:r>
        </w:del>
      </w:ins>
      <w:ins w:id="1342" w:author="Downs, Drew T" w:date="2024-08-08T09:48:00Z">
        <w:r w:rsidR="006663A5">
          <w:rPr>
            <w:bCs/>
            <w:lang w:val="en-GB"/>
          </w:rPr>
          <w:t>T</w:t>
        </w:r>
      </w:ins>
      <w:ins w:id="1343" w:author="Charlotte Devitre" w:date="2024-08-07T15:38:00Z">
        <w:r w:rsidRPr="007B522C">
          <w:rPr>
            <w:bCs/>
            <w:lang w:val="en-GB"/>
          </w:rPr>
          <w:t>he use of a pure CO</w:t>
        </w:r>
        <w:r w:rsidRPr="007B522C">
          <w:rPr>
            <w:bCs/>
            <w:vertAlign w:val="subscript"/>
            <w:lang w:val="en-GB"/>
          </w:rPr>
          <w:t>2</w:t>
        </w:r>
        <w:r w:rsidRPr="007B522C">
          <w:rPr>
            <w:bCs/>
            <w:lang w:val="en-GB"/>
          </w:rPr>
          <w:t xml:space="preserve"> EOS results in an underestimate of </w:t>
        </w:r>
        <w:del w:id="1344" w:author="Downs, Drew T" w:date="2024-08-08T09:48:00Z">
          <w:r w:rsidRPr="007B522C" w:rsidDel="006663A5">
            <w:rPr>
              <w:bCs/>
              <w:lang w:val="en-GB"/>
            </w:rPr>
            <w:delText xml:space="preserve">the </w:delText>
          </w:r>
        </w:del>
        <w:r w:rsidRPr="007B522C">
          <w:rPr>
            <w:bCs/>
            <w:lang w:val="en-GB"/>
          </w:rPr>
          <w:t>entrapment pressure</w:t>
        </w:r>
      </w:ins>
      <w:ins w:id="1345" w:author="Downs, Drew T" w:date="2024-08-08T09:48:00Z">
        <w:r w:rsidR="006663A5">
          <w:rPr>
            <w:bCs/>
            <w:lang w:val="en-GB"/>
          </w:rPr>
          <w:t>s</w:t>
        </w:r>
      </w:ins>
      <w:ins w:id="1346" w:author="Charlotte Devitre" w:date="2024-08-07T15:38:00Z">
        <w:r w:rsidRPr="007B522C">
          <w:rPr>
            <w:bCs/>
            <w:lang w:val="en-GB"/>
          </w:rPr>
          <w:t xml:space="preserv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w:t>
        </w:r>
      </w:ins>
      <w:ins w:id="1347" w:author="Downs, Drew T" w:date="2024-08-08T09:48:00Z">
        <w:r w:rsidR="006663A5">
          <w:rPr>
            <w:bCs/>
            <w:lang w:val="en-GB"/>
          </w:rPr>
          <w:t xml:space="preserve">fluid </w:t>
        </w:r>
      </w:ins>
      <w:ins w:id="1348" w:author="Charlotte Devitre" w:date="2024-08-07T15:38:00Z">
        <w:r w:rsidRPr="007B522C">
          <w:rPr>
            <w:bCs/>
            <w:lang w:val="en-GB"/>
          </w:rPr>
          <w:t>inclusion entrapment (</w:t>
        </w:r>
        <w:r w:rsidR="006C21B3">
          <w:rPr>
            <w:bCs/>
            <w:lang w:val="en-GB"/>
          </w:rPr>
          <w:t>Fig</w:t>
        </w:r>
      </w:ins>
      <w:ins w:id="1349" w:author="Downs, Drew T" w:date="2024-08-08T09:48:00Z">
        <w:r w:rsidR="006663A5">
          <w:rPr>
            <w:bCs/>
            <w:lang w:val="en-GB"/>
          </w:rPr>
          <w:t>s</w:t>
        </w:r>
      </w:ins>
      <w:ins w:id="1350" w:author="Charlotte Devitre" w:date="2024-08-07T15:38:00Z">
        <w:r w:rsidR="006C21B3">
          <w:rPr>
            <w:bCs/>
            <w:lang w:val="en-GB"/>
          </w:rPr>
          <w:t>. 1</w:t>
        </w:r>
        <w:del w:id="1351" w:author="Downs, Drew T" w:date="2024-08-08T09:48:00Z">
          <w:r w:rsidR="006C21B3" w:rsidDel="006663A5">
            <w:rPr>
              <w:bCs/>
              <w:lang w:val="en-GB"/>
            </w:rPr>
            <w:delText xml:space="preserve"> </w:delText>
          </w:r>
        </w:del>
      </w:ins>
      <w:ins w:id="1352" w:author="Downs, Drew T" w:date="2024-08-08T09:48:00Z">
        <w:r w:rsidR="006663A5">
          <w:rPr>
            <w:bCs/>
            <w:lang w:val="en-GB"/>
          </w:rPr>
          <w:t>–</w:t>
        </w:r>
      </w:ins>
      <w:ins w:id="1353" w:author="Charlotte Devitre" w:date="2024-08-07T15:38:00Z">
        <w:del w:id="1354" w:author="Downs, Drew T" w:date="2024-08-08T09:48:00Z">
          <w:r w:rsidR="006C21B3" w:rsidDel="006663A5">
            <w:rPr>
              <w:bCs/>
              <w:lang w:val="en-GB"/>
            </w:rPr>
            <w:delText xml:space="preserve">and </w:delText>
          </w:r>
        </w:del>
        <w:r w:rsidR="006C21B3">
          <w:rPr>
            <w:bCs/>
            <w:lang w:val="en-GB"/>
          </w:rPr>
          <w:t>2</w:t>
        </w:r>
        <w:r w:rsidRPr="007B522C">
          <w:rPr>
            <w:bCs/>
            <w:lang w:val="en-GB"/>
          </w:rPr>
          <w:t xml:space="preserve">). </w:t>
        </w:r>
        <w:r w:rsidR="00B204A3">
          <w:rPr>
            <w:bCs/>
            <w:lang w:val="en-GB"/>
          </w:rPr>
          <w:t xml:space="preserve">This is the main factor limiting the global applicability of the fluid inclusion </w:t>
        </w:r>
      </w:ins>
      <w:ins w:id="1355" w:author="Downs, Drew T" w:date="2024-08-08T09:48:00Z">
        <w:r w:rsidR="006663A5">
          <w:rPr>
            <w:bCs/>
            <w:lang w:val="en-GB"/>
          </w:rPr>
          <w:t xml:space="preserve">barometry </w:t>
        </w:r>
      </w:ins>
      <w:ins w:id="1356" w:author="Charlotte Devitre" w:date="2024-08-07T15:38:00Z">
        <w:r w:rsidR="00B204A3">
          <w:rPr>
            <w:bCs/>
            <w:lang w:val="en-GB"/>
          </w:rPr>
          <w:t xml:space="preserve">technique. </w:t>
        </w:r>
        <w:r w:rsidRPr="007B522C">
          <w:rPr>
            <w:bCs/>
            <w:lang w:val="en-GB"/>
          </w:rPr>
          <w:t xml:space="preserve">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ins>
      <w:ins w:id="1357" w:author="Downs, Drew T" w:date="2024-08-08T09:49:00Z">
        <w:r w:rsidR="00E36202" w:rsidRPr="00E36202">
          <w:rPr>
            <w:rPrChange w:id="1358" w:author="Downs, Drew T" w:date="2024-08-08T09:49:00Z">
              <w:rPr>
                <w:i/>
                <w:iCs/>
              </w:rPr>
            </w:rPrChange>
          </w:rPr>
          <w:t>Halemaʻumaʻu</w:t>
        </w:r>
      </w:ins>
      <w:ins w:id="1359" w:author="Charlotte Devitre" w:date="2024-08-07T15:38:00Z">
        <w:del w:id="1360" w:author="Downs, Drew T" w:date="2024-08-08T09:49:00Z">
          <w:r w:rsidR="00CB6366" w:rsidDel="00E36202">
            <w:rPr>
              <w:bCs/>
              <w:lang w:val="en-GB"/>
            </w:rPr>
            <w:delText>Halema’uma’u</w:delText>
          </w:r>
        </w:del>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del w:id="1361" w:author="Downs, Drew T" w:date="2024-08-08T09:49:00Z">
          <w:r w:rsidR="004F2B3A" w:rsidDel="00E36202">
            <w:rPr>
              <w:bCs/>
              <w:lang w:val="en-GB"/>
            </w:rPr>
            <w:delText>S</w:delText>
          </w:r>
        </w:del>
      </w:ins>
      <w:ins w:id="1362" w:author="Downs, Drew T" w:date="2024-08-08T09:49:00Z">
        <w:r w:rsidR="00E36202">
          <w:rPr>
            <w:bCs/>
            <w:lang w:val="en-GB"/>
          </w:rPr>
          <w:t>s</w:t>
        </w:r>
      </w:ins>
      <w:ins w:id="1363" w:author="Charlotte Devitre" w:date="2024-08-07T15:38:00Z">
        <w:r w:rsidR="004F2B3A">
          <w:rPr>
            <w:bCs/>
            <w:lang w:val="en-GB"/>
          </w:rPr>
          <w:t xml:space="preserve">outh </w:t>
        </w:r>
        <w:del w:id="1364" w:author="Downs, Drew T" w:date="2024-08-08T09:50:00Z">
          <w:r w:rsidR="004F2B3A" w:rsidDel="00E36202">
            <w:rPr>
              <w:bCs/>
              <w:lang w:val="en-GB"/>
            </w:rPr>
            <w:delText>C</w:delText>
          </w:r>
        </w:del>
      </w:ins>
      <w:ins w:id="1365" w:author="Downs, Drew T" w:date="2024-08-08T09:50:00Z">
        <w:r w:rsidR="00E36202">
          <w:rPr>
            <w:bCs/>
            <w:lang w:val="en-GB"/>
          </w:rPr>
          <w:t>c</w:t>
        </w:r>
      </w:ins>
      <w:ins w:id="1366" w:author="Charlotte Devitre" w:date="2024-08-07T15:38:00Z">
        <w:r w:rsidR="004F2B3A">
          <w:rPr>
            <w:bCs/>
            <w:lang w:val="en-GB"/>
          </w:rPr>
          <w:t xml:space="preserve">aldera </w:t>
        </w:r>
        <w:r w:rsidRPr="007B522C">
          <w:rPr>
            <w:bCs/>
            <w:lang w:val="en-GB"/>
          </w:rPr>
          <w:t xml:space="preserve">reservoir </w:t>
        </w:r>
        <w:r w:rsidRPr="007B522C">
          <w:rPr>
            <w:bCs/>
            <w:lang w:val="en-GB"/>
          </w:rPr>
          <w:fldChar w:fldCharType="begin"/>
        </w:r>
        <w:r w:rsidR="007F465D">
          <w:rPr>
            <w:bCs/>
            <w:lang w:val="en-GB"/>
          </w:rPr>
          <w:instrText xml:space="preserve"> ADDIN ZOTERO_ITEM CSL_CITATION {"citationID":"y6fjvTg9","properties":{"formattedCitation":"(Wieser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bCs/>
            <w:lang w:val="en-GB"/>
          </w:rPr>
          <w:t>.</w:t>
        </w:r>
        <w:r w:rsidR="00871C5F">
          <w:rPr>
            <w:bCs/>
            <w:lang w:val="en-GB"/>
          </w:rPr>
          <w:t xml:space="preserve"> This means that </w:t>
        </w:r>
        <w:r w:rsidRPr="007B522C">
          <w:rPr>
            <w:bCs/>
            <w:lang w:val="en-GB"/>
          </w:rPr>
          <w:t xml:space="preserve">the effect of </w:t>
        </w:r>
      </w:ins>
      <m:oMath>
        <m:sSub>
          <m:sSubPr>
            <m:ctrlPr>
              <w:ins w:id="1367" w:author="Charlotte Devitre" w:date="2024-08-07T15:38:00Z">
                <w:rPr>
                  <w:rFonts w:ascii="Cambria Math" w:hAnsi="Cambria Math"/>
                  <w:bCs/>
                  <w:iCs/>
                  <w:lang w:val="en-GB"/>
                </w:rPr>
              </w:ins>
            </m:ctrlPr>
          </m:sSubPr>
          <m:e>
            <m:r>
              <w:ins w:id="1368" w:author="Charlotte Devitre" w:date="2024-08-07T15:38:00Z">
                <m:rPr>
                  <m:sty m:val="p"/>
                </m:rPr>
                <w:rPr>
                  <w:rFonts w:ascii="Cambria Math" w:hAnsi="Cambria Math"/>
                  <w:lang w:val="en-GB"/>
                </w:rPr>
                <m:t>X</m:t>
              </w:ins>
            </m:r>
          </m:e>
          <m:sub>
            <m:sSub>
              <m:sSubPr>
                <m:ctrlPr>
                  <w:ins w:id="1369" w:author="Charlotte Devitre" w:date="2024-08-07T15:38:00Z">
                    <w:rPr>
                      <w:rFonts w:ascii="Cambria Math" w:hAnsi="Cambria Math"/>
                      <w:bCs/>
                      <w:iCs/>
                      <w:lang w:val="en-GB"/>
                    </w:rPr>
                  </w:ins>
                </m:ctrlPr>
              </m:sSubPr>
              <m:e>
                <m:r>
                  <w:ins w:id="1370" w:author="Charlotte Devitre" w:date="2024-08-07T15:38:00Z">
                    <m:rPr>
                      <m:sty m:val="p"/>
                    </m:rPr>
                    <w:rPr>
                      <w:rFonts w:ascii="Cambria Math" w:hAnsi="Cambria Math"/>
                      <w:lang w:val="en-GB"/>
                    </w:rPr>
                    <m:t>H</m:t>
                  </w:ins>
                </m:r>
              </m:e>
              <m:sub>
                <m:r>
                  <w:ins w:id="1371" w:author="Charlotte Devitre" w:date="2024-08-07T15:38:00Z">
                    <m:rPr>
                      <m:sty m:val="p"/>
                    </m:rPr>
                    <w:rPr>
                      <w:rFonts w:ascii="Cambria Math" w:hAnsi="Cambria Math"/>
                      <w:lang w:val="en-GB"/>
                    </w:rPr>
                    <m:t>2</m:t>
                  </w:ins>
                </m:r>
              </m:sub>
            </m:sSub>
            <m:r>
              <w:ins w:id="1372" w:author="Charlotte Devitre" w:date="2024-08-07T15:38:00Z">
                <m:rPr>
                  <m:sty m:val="p"/>
                </m:rPr>
                <w:rPr>
                  <w:rFonts w:ascii="Cambria Math" w:hAnsi="Cambria Math"/>
                  <w:lang w:val="en-GB"/>
                </w:rPr>
                <m:t>O</m:t>
              </w:ins>
            </m:r>
          </m:sub>
        </m:sSub>
      </m:oMath>
      <w:ins w:id="1373" w:author="Charlotte Devitre" w:date="2024-08-07T15:38:00Z">
        <w:r w:rsidRPr="007B522C">
          <w:rPr>
            <w:bCs/>
            <w:lang w:val="en-GB"/>
          </w:rPr>
          <w:t xml:space="preserve"> is </w:t>
        </w:r>
        <w:r w:rsidR="00871C5F">
          <w:rPr>
            <w:bCs/>
            <w:lang w:val="en-GB"/>
          </w:rPr>
          <w:t xml:space="preserve">very </w:t>
        </w:r>
        <w:r w:rsidRPr="007B522C">
          <w:rPr>
            <w:bCs/>
            <w:lang w:val="en-GB"/>
          </w:rPr>
          <w:t>small on calculated pressures presented here (</w:t>
        </w:r>
        <w:r w:rsidR="006C21B3">
          <w:rPr>
            <w:bCs/>
            <w:lang w:val="en-GB"/>
          </w:rPr>
          <w:t>Fig. 1</w:t>
        </w:r>
        <w:r w:rsidRPr="007B522C">
          <w:rPr>
            <w:bCs/>
            <w:lang w:val="en-GB"/>
          </w:rPr>
          <w:t>d).</w:t>
        </w:r>
        <w:r w:rsidR="00871C5F">
          <w:rPr>
            <w:bCs/>
            <w:lang w:val="en-GB"/>
          </w:rPr>
          <w:t xml:space="preserve"> Given that re-equilibration is </w:t>
        </w:r>
        <w:del w:id="1374" w:author="Downs, Drew T" w:date="2024-08-08T09:50:00Z">
          <w:r w:rsidR="00871C5F" w:rsidDel="00E36202">
            <w:rPr>
              <w:bCs/>
              <w:lang w:val="en-GB"/>
            </w:rPr>
            <w:delText xml:space="preserve">also </w:delText>
          </w:r>
        </w:del>
        <w:r w:rsidR="00871C5F">
          <w:rPr>
            <w:bCs/>
            <w:lang w:val="en-GB"/>
          </w:rPr>
          <w:t xml:space="preserve">not a significant concern on timescales relevant </w:t>
        </w:r>
        <w:r w:rsidR="00871C5F">
          <w:rPr>
            <w:bCs/>
            <w:lang w:val="en-GB"/>
          </w:rPr>
          <w:lastRenderedPageBreak/>
          <w:t xml:space="preserve">to pre-eruptive storage and </w:t>
        </w:r>
        <w:proofErr w:type="spellStart"/>
        <w:r w:rsidR="00871C5F">
          <w:rPr>
            <w:bCs/>
            <w:lang w:val="en-GB"/>
          </w:rPr>
          <w:t>syn</w:t>
        </w:r>
        <w:proofErr w:type="spellEnd"/>
        <w:r w:rsidR="00871C5F">
          <w:rPr>
            <w:bCs/>
            <w:lang w:val="en-GB"/>
          </w:rPr>
          <w:t xml:space="preserve">-eruptive transport at Kīlauea </w:t>
        </w:r>
        <w:r w:rsidR="00871C5F">
          <w:rPr>
            <w:bCs/>
            <w:lang w:val="en-GB"/>
          </w:rPr>
          <w:fldChar w:fldCharType="begin"/>
        </w:r>
        <w:r w:rsidR="007F465D">
          <w:rPr>
            <w:bCs/>
            <w:lang w:val="en-GB"/>
          </w:rPr>
          <w:instrText xml:space="preserve"> ADDIN ZOTERO_ITEM CSL_CITATION {"citationID":"nCjwLwso","properties":{"formattedCitation":"(DeVitre and Wieser, 2024)","plainCitation":"(DeVitre and Wieser, 2024)","noteIndex":0},"citationItems":[{"id":"y1MsH9fC/wS22uYEO","uris":["http://zotero.org/users/9451925/items/FWZK55EA"],"itemData":{"id":"QAnUOWUn/0LqGuz7x","type":"article-journal","abstract":"Interpreting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del w:id="1375" w:author="Downs, Drew T" w:date="2024-08-08T09:50:00Z">
          <w:r w:rsidR="00871C5F" w:rsidDel="00E36202">
            <w:rPr>
              <w:bCs/>
              <w:lang w:val="en-GB"/>
            </w:rPr>
            <w:delText>FI</w:delText>
          </w:r>
        </w:del>
      </w:ins>
      <w:ins w:id="1376" w:author="Downs, Drew T" w:date="2024-08-08T09:50:00Z">
        <w:r w:rsidR="00E36202">
          <w:rPr>
            <w:bCs/>
            <w:lang w:val="en-GB"/>
          </w:rPr>
          <w:t>fluid inclusion</w:t>
        </w:r>
      </w:ins>
      <w:ins w:id="1377" w:author="Charlotte Devitre" w:date="2024-08-07T15:38:00Z">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ins>
      <w:ins w:id="1378" w:author="Downs, Drew T" w:date="2024-08-08T09:50:00Z">
        <w:r w:rsidR="00E36202">
          <w:rPr>
            <w:bCs/>
            <w:lang w:val="en-GB"/>
          </w:rPr>
          <w:t>this volcano.</w:t>
        </w:r>
      </w:ins>
      <w:ins w:id="1379" w:author="Charlotte Devitre" w:date="2024-08-07T15:38:00Z">
        <w:del w:id="1380" w:author="Downs, Drew T" w:date="2024-08-08T09:50:00Z">
          <w:r w:rsidR="006C21B3" w:rsidDel="00E36202">
            <w:rPr>
              <w:bCs/>
              <w:lang w:val="en-GB"/>
            </w:rPr>
            <w:delText>Kīlauea</w:delText>
          </w:r>
          <w:r w:rsidR="00871C5F" w:rsidDel="00E36202">
            <w:rPr>
              <w:bCs/>
              <w:lang w:val="en-GB"/>
            </w:rPr>
            <w:delText>.</w:delText>
          </w:r>
        </w:del>
        <w:r w:rsidR="00871C5F">
          <w:rPr>
            <w:bCs/>
            <w:lang w:val="en-GB"/>
          </w:rPr>
          <w:t xml:space="preserve"> </w:t>
        </w:r>
      </w:ins>
    </w:p>
    <w:p w14:paraId="6F9FB3EB" w14:textId="15CB7193" w:rsidR="00B90F91" w:rsidRPr="007B522C" w:rsidRDefault="00871C5F" w:rsidP="00B90F91">
      <w:pPr>
        <w:pStyle w:val="Text"/>
        <w:spacing w:line="480" w:lineRule="auto"/>
        <w:jc w:val="both"/>
        <w:rPr>
          <w:ins w:id="1381" w:author="Charlotte Devitre" w:date="2024-08-07T15:38:00Z"/>
          <w:bCs/>
          <w:lang w:val="en-GB"/>
        </w:rPr>
      </w:pPr>
      <w:ins w:id="1382" w:author="Charlotte Devitre" w:date="2024-08-07T15:38:00Z">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w:ins>
      <m:oMath>
        <m:sSub>
          <m:sSubPr>
            <m:ctrlPr>
              <w:ins w:id="1383" w:author="Charlotte Devitre" w:date="2024-08-07T15:38:00Z">
                <w:rPr>
                  <w:rFonts w:ascii="Cambria Math" w:hAnsi="Cambria Math"/>
                  <w:bCs/>
                  <w:iCs/>
                  <w:lang w:val="en-GB"/>
                </w:rPr>
              </w:ins>
            </m:ctrlPr>
          </m:sSubPr>
          <m:e>
            <m:r>
              <w:ins w:id="1384" w:author="Charlotte Devitre" w:date="2024-08-07T15:38:00Z">
                <m:rPr>
                  <m:sty m:val="p"/>
                </m:rPr>
                <w:rPr>
                  <w:rFonts w:ascii="Cambria Math" w:hAnsi="Cambria Math"/>
                  <w:lang w:val="en-GB"/>
                </w:rPr>
                <m:t>X</m:t>
              </w:ins>
            </m:r>
          </m:e>
          <m:sub>
            <m:sSub>
              <m:sSubPr>
                <m:ctrlPr>
                  <w:ins w:id="1385" w:author="Charlotte Devitre" w:date="2024-08-07T15:38:00Z">
                    <w:rPr>
                      <w:rFonts w:ascii="Cambria Math" w:hAnsi="Cambria Math"/>
                      <w:bCs/>
                      <w:iCs/>
                      <w:lang w:val="en-GB"/>
                    </w:rPr>
                  </w:ins>
                </m:ctrlPr>
              </m:sSubPr>
              <m:e>
                <m:r>
                  <w:ins w:id="1386" w:author="Charlotte Devitre" w:date="2024-08-07T15:38:00Z">
                    <m:rPr>
                      <m:sty m:val="p"/>
                    </m:rPr>
                    <w:rPr>
                      <w:rFonts w:ascii="Cambria Math" w:hAnsi="Cambria Math"/>
                      <w:lang w:val="en-GB"/>
                    </w:rPr>
                    <m:t>H</m:t>
                  </w:ins>
                </m:r>
              </m:e>
              <m:sub>
                <m:r>
                  <w:ins w:id="1387" w:author="Charlotte Devitre" w:date="2024-08-07T15:38:00Z">
                    <m:rPr>
                      <m:sty m:val="p"/>
                    </m:rPr>
                    <w:rPr>
                      <w:rFonts w:ascii="Cambria Math" w:hAnsi="Cambria Math"/>
                      <w:lang w:val="en-GB"/>
                    </w:rPr>
                    <m:t>2</m:t>
                  </w:ins>
                </m:r>
              </m:sub>
            </m:sSub>
            <m:r>
              <w:ins w:id="1388" w:author="Charlotte Devitre" w:date="2024-08-07T15:38:00Z">
                <m:rPr>
                  <m:sty m:val="p"/>
                </m:rPr>
                <w:rPr>
                  <w:rFonts w:ascii="Cambria Math" w:hAnsi="Cambria Math"/>
                  <w:lang w:val="en-GB"/>
                </w:rPr>
                <m:t>O</m:t>
              </w:ins>
            </m:r>
          </m:sub>
        </m:sSub>
      </m:oMath>
      <w:ins w:id="1389" w:author="Charlotte Devitre" w:date="2024-08-07T15:38:00Z">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1390" w:author="Charlotte Devitre" w:date="2024-08-07T15:38:00Z">
                <w:rPr>
                  <w:rFonts w:ascii="Cambria Math" w:hAnsi="Cambria Math"/>
                  <w:bCs/>
                  <w:iCs/>
                  <w:lang w:val="en-GB"/>
                </w:rPr>
              </w:ins>
            </m:ctrlPr>
          </m:sSubPr>
          <m:e>
            <m:r>
              <w:ins w:id="1391" w:author="Charlotte Devitre" w:date="2024-08-07T15:38:00Z">
                <m:rPr>
                  <m:sty m:val="p"/>
                </m:rPr>
                <w:rPr>
                  <w:rFonts w:ascii="Cambria Math" w:hAnsi="Cambria Math"/>
                  <w:lang w:val="en-GB"/>
                </w:rPr>
                <m:t>X</m:t>
              </w:ins>
            </m:r>
          </m:e>
          <m:sub>
            <m:sSub>
              <m:sSubPr>
                <m:ctrlPr>
                  <w:ins w:id="1392" w:author="Charlotte Devitre" w:date="2024-08-07T15:38:00Z">
                    <w:rPr>
                      <w:rFonts w:ascii="Cambria Math" w:hAnsi="Cambria Math"/>
                      <w:bCs/>
                      <w:iCs/>
                      <w:lang w:val="en-GB"/>
                    </w:rPr>
                  </w:ins>
                </m:ctrlPr>
              </m:sSubPr>
              <m:e>
                <m:r>
                  <w:ins w:id="1393" w:author="Charlotte Devitre" w:date="2024-08-07T15:38:00Z">
                    <m:rPr>
                      <m:sty m:val="p"/>
                    </m:rPr>
                    <w:rPr>
                      <w:rFonts w:ascii="Cambria Math" w:hAnsi="Cambria Math"/>
                      <w:lang w:val="en-GB"/>
                    </w:rPr>
                    <m:t>H</m:t>
                  </w:ins>
                </m:r>
              </m:e>
              <m:sub>
                <m:r>
                  <w:ins w:id="1394" w:author="Charlotte Devitre" w:date="2024-08-07T15:38:00Z">
                    <m:rPr>
                      <m:sty m:val="p"/>
                    </m:rPr>
                    <w:rPr>
                      <w:rFonts w:ascii="Cambria Math" w:hAnsi="Cambria Math"/>
                      <w:lang w:val="en-GB"/>
                    </w:rPr>
                    <m:t>2</m:t>
                  </w:ins>
                </m:r>
              </m:sub>
            </m:sSub>
            <m:r>
              <w:ins w:id="1395" w:author="Charlotte Devitre" w:date="2024-08-07T15:38:00Z">
                <m:rPr>
                  <m:sty m:val="p"/>
                </m:rPr>
                <w:rPr>
                  <w:rFonts w:ascii="Cambria Math" w:hAnsi="Cambria Math"/>
                  <w:lang w:val="en-GB"/>
                </w:rPr>
                <m:t>O</m:t>
              </w:ins>
            </m:r>
          </m:sub>
        </m:sSub>
      </m:oMath>
      <w:ins w:id="1396" w:author="Charlotte Devitre" w:date="2024-08-07T15:38:00Z">
        <w:r w:rsidR="00B90F91" w:rsidRPr="007B522C">
          <w:rPr>
            <w:bCs/>
            <w:lang w:val="en-GB"/>
          </w:rPr>
          <w:t xml:space="preserve"> using the solubility model MagmaSat </w:t>
        </w:r>
        <w:r w:rsidR="00B90F91" w:rsidRPr="007B522C">
          <w:rPr>
            <w:bCs/>
            <w:lang w:val="en-GB"/>
          </w:rPr>
          <w:fldChar w:fldCharType="begin"/>
        </w:r>
        <w:r w:rsidR="007F465D">
          <w:rPr>
            <w:bCs/>
            <w:lang w:val="en-GB"/>
          </w:rPr>
          <w:instrText xml:space="preserve"> ADDIN ZOTERO_ITEM CSL_CITATION {"citationID":"xvXNxQjS","properties":{"formattedCitation":"(Ghiorso and Gualda, 2015)","plainCitation":"(Ghiorso and Gualda, 2015)","noteIndex":0},"citationItems":[{"id":"y1MsH9fC/SkgiY2tD","uris":["http://zotero.org/users/9451925/items/3Q6SA25I"],"itemData":{"id":1243,"type":"article-journal","abstract":"A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F465D">
          <w:rPr>
            <w:bCs/>
            <w:lang w:val="en-GB"/>
          </w:rPr>
          <w:instrText xml:space="preserve"> ADDIN ZOTERO_ITEM CSL_CITATION {"citationID":"Y9U13hJX","properties":{"formattedCitation":"(Iacovino {\\i{}et al.}, 2021)","plainCitation":"(Iacovino et al., 2021)","noteIndex":0},"citationItems":[{"id":"y1MsH9fC/2wNDjznN","uris":["http://zotero.org/users/9451925/items/GLWVQJ7Y"],"itemData":{"id":1235,"type":"article-journal","abstract":"Thermodynamics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1397" w:author="Charlotte Devitre" w:date="2024-08-07T15:38:00Z">
                <w:rPr>
                  <w:rFonts w:ascii="Cambria Math" w:hAnsi="Cambria Math"/>
                  <w:bCs/>
                  <w:iCs/>
                  <w:lang w:val="en-GB"/>
                </w:rPr>
              </w:ins>
            </m:ctrlPr>
          </m:sSubPr>
          <m:e>
            <m:r>
              <w:ins w:id="1398" w:author="Charlotte Devitre" w:date="2024-08-07T15:38:00Z">
                <m:rPr>
                  <m:sty m:val="p"/>
                </m:rPr>
                <w:rPr>
                  <w:rFonts w:ascii="Cambria Math" w:hAnsi="Cambria Math"/>
                  <w:lang w:val="en-GB"/>
                </w:rPr>
                <m:t>X</m:t>
              </w:ins>
            </m:r>
          </m:e>
          <m:sub>
            <m:sSub>
              <m:sSubPr>
                <m:ctrlPr>
                  <w:ins w:id="1399" w:author="Charlotte Devitre" w:date="2024-08-07T15:38:00Z">
                    <w:rPr>
                      <w:rFonts w:ascii="Cambria Math" w:hAnsi="Cambria Math"/>
                      <w:bCs/>
                      <w:iCs/>
                      <w:lang w:val="en-GB"/>
                    </w:rPr>
                  </w:ins>
                </m:ctrlPr>
              </m:sSubPr>
              <m:e>
                <m:r>
                  <w:ins w:id="1400" w:author="Charlotte Devitre" w:date="2024-08-07T15:38:00Z">
                    <m:rPr>
                      <m:sty m:val="p"/>
                    </m:rPr>
                    <w:rPr>
                      <w:rFonts w:ascii="Cambria Math" w:hAnsi="Cambria Math"/>
                      <w:lang w:val="en-GB"/>
                    </w:rPr>
                    <m:t>H</m:t>
                  </w:ins>
                </m:r>
              </m:e>
              <m:sub>
                <m:r>
                  <w:ins w:id="1401" w:author="Charlotte Devitre" w:date="2024-08-07T15:38:00Z">
                    <m:rPr>
                      <m:sty m:val="p"/>
                    </m:rPr>
                    <w:rPr>
                      <w:rFonts w:ascii="Cambria Math" w:hAnsi="Cambria Math"/>
                      <w:lang w:val="en-GB"/>
                    </w:rPr>
                    <m:t>2</m:t>
                  </w:ins>
                </m:r>
              </m:sub>
            </m:sSub>
            <m:r>
              <w:ins w:id="1402" w:author="Charlotte Devitre" w:date="2024-08-07T15:38:00Z">
                <m:rPr>
                  <m:sty m:val="p"/>
                </m:rPr>
                <w:rPr>
                  <w:rFonts w:ascii="Cambria Math" w:hAnsi="Cambria Math"/>
                  <w:lang w:val="en-GB"/>
                </w:rPr>
                <m:t>O</m:t>
              </w:ins>
            </m:r>
          </m:sub>
        </m:sSub>
      </m:oMath>
      <w:ins w:id="1403" w:author="Charlotte Devitre" w:date="2024-08-07T15:38: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1404" w:author="Charlotte Devitre" w:date="2024-08-07T15:38:00Z">
                <w:rPr>
                  <w:rFonts w:ascii="Cambria Math" w:hAnsi="Cambria Math"/>
                  <w:bCs/>
                  <w:iCs/>
                  <w:lang w:val="en-GB"/>
                </w:rPr>
              </w:ins>
            </m:ctrlPr>
          </m:sSubPr>
          <m:e>
            <m:r>
              <w:ins w:id="1405" w:author="Charlotte Devitre" w:date="2024-08-07T15:38:00Z">
                <m:rPr>
                  <m:sty m:val="p"/>
                </m:rPr>
                <w:rPr>
                  <w:rFonts w:ascii="Cambria Math" w:hAnsi="Cambria Math"/>
                  <w:lang w:val="en-GB"/>
                </w:rPr>
                <m:t>X</m:t>
              </w:ins>
            </m:r>
          </m:e>
          <m:sub>
            <m:sSub>
              <m:sSubPr>
                <m:ctrlPr>
                  <w:ins w:id="1406" w:author="Charlotte Devitre" w:date="2024-08-07T15:38:00Z">
                    <w:rPr>
                      <w:rFonts w:ascii="Cambria Math" w:hAnsi="Cambria Math"/>
                      <w:bCs/>
                      <w:iCs/>
                      <w:lang w:val="en-GB"/>
                    </w:rPr>
                  </w:ins>
                </m:ctrlPr>
              </m:sSubPr>
              <m:e>
                <m:r>
                  <w:ins w:id="1407" w:author="Charlotte Devitre" w:date="2024-08-07T15:38:00Z">
                    <m:rPr>
                      <m:sty m:val="p"/>
                    </m:rPr>
                    <w:rPr>
                      <w:rFonts w:ascii="Cambria Math" w:hAnsi="Cambria Math"/>
                      <w:lang w:val="en-GB"/>
                    </w:rPr>
                    <m:t>H</m:t>
                  </w:ins>
                </m:r>
              </m:e>
              <m:sub>
                <m:r>
                  <w:ins w:id="1408" w:author="Charlotte Devitre" w:date="2024-08-07T15:38:00Z">
                    <m:rPr>
                      <m:sty m:val="p"/>
                    </m:rPr>
                    <w:rPr>
                      <w:rFonts w:ascii="Cambria Math" w:hAnsi="Cambria Math"/>
                      <w:lang w:val="en-GB"/>
                    </w:rPr>
                    <m:t>2</m:t>
                  </w:ins>
                </m:r>
              </m:sub>
            </m:sSub>
            <m:r>
              <w:ins w:id="1409" w:author="Charlotte Devitre" w:date="2024-08-07T15:38:00Z">
                <m:rPr>
                  <m:sty m:val="p"/>
                </m:rPr>
                <w:rPr>
                  <w:rFonts w:ascii="Cambria Math" w:hAnsi="Cambria Math"/>
                  <w:lang w:val="en-GB"/>
                </w:rPr>
                <m:t>O</m:t>
              </w:ins>
            </m:r>
          </m:sub>
        </m:sSub>
      </m:oMath>
      <w:ins w:id="1410" w:author="Charlotte Devitre" w:date="2024-08-07T15:38: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del w:id="1411" w:author="Downs, Drew T" w:date="2024-08-08T09:51:00Z">
          <w:r w:rsidR="00880D3F" w:rsidRPr="007B522C" w:rsidDel="00836260">
            <w:rPr>
              <w:bCs/>
              <w:lang w:val="en-GB"/>
            </w:rPr>
            <w:delText>-</w:delText>
          </w:r>
        </w:del>
      </w:ins>
      <w:ins w:id="1412" w:author="Downs, Drew T" w:date="2024-08-08T09:51:00Z">
        <w:r w:rsidR="00836260">
          <w:rPr>
            <w:bCs/>
            <w:lang w:val="en-GB"/>
          </w:rPr>
          <w:t>–</w:t>
        </w:r>
      </w:ins>
      <w:proofErr w:type="spellStart"/>
      <w:ins w:id="1413" w:author="Charlotte Devitre" w:date="2024-08-07T15:38:00Z">
        <w:r w:rsidR="00880D3F" w:rsidRPr="007B522C">
          <w:rPr>
            <w:bCs/>
            <w:lang w:val="en-GB"/>
          </w:rPr>
          <w:t>i</w:t>
        </w:r>
        <w:proofErr w:type="spellEnd"/>
        <w:r w:rsidR="00880D3F" w:rsidRPr="007B522C">
          <w:rPr>
            <w:bCs/>
            <w:lang w:val="en-GB"/>
          </w:rPr>
          <w:t>)</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w:t>
        </w:r>
        <w:del w:id="1414" w:author="Downs, Drew T" w:date="2024-08-08T09:51:00Z">
          <w:r w:rsidR="00880D3F" w:rsidRPr="007B522C" w:rsidDel="00836260">
            <w:rPr>
              <w:bCs/>
              <w:lang w:val="en-GB"/>
            </w:rPr>
            <w:delText xml:space="preserve">likely </w:delText>
          </w:r>
        </w:del>
        <w:r w:rsidR="00880D3F" w:rsidRPr="007B522C">
          <w:rPr>
            <w:bCs/>
            <w:lang w:val="en-GB"/>
          </w:rPr>
          <w:t xml:space="preserve">most representative of </w:t>
        </w:r>
      </w:ins>
      <m:oMath>
        <m:sSub>
          <m:sSubPr>
            <m:ctrlPr>
              <w:ins w:id="1415" w:author="Charlotte Devitre" w:date="2024-08-07T15:38:00Z">
                <w:rPr>
                  <w:rFonts w:ascii="Cambria Math" w:hAnsi="Cambria Math"/>
                  <w:bCs/>
                  <w:iCs/>
                  <w:lang w:val="en-GB"/>
                </w:rPr>
              </w:ins>
            </m:ctrlPr>
          </m:sSubPr>
          <m:e>
            <m:r>
              <w:ins w:id="1416" w:author="Charlotte Devitre" w:date="2024-08-07T15:38:00Z">
                <m:rPr>
                  <m:sty m:val="p"/>
                </m:rPr>
                <w:rPr>
                  <w:rFonts w:ascii="Cambria Math" w:hAnsi="Cambria Math"/>
                  <w:lang w:val="en-GB"/>
                </w:rPr>
                <m:t>X</m:t>
              </w:ins>
            </m:r>
          </m:e>
          <m:sub>
            <m:sSub>
              <m:sSubPr>
                <m:ctrlPr>
                  <w:ins w:id="1417" w:author="Charlotte Devitre" w:date="2024-08-07T15:38:00Z">
                    <w:rPr>
                      <w:rFonts w:ascii="Cambria Math" w:hAnsi="Cambria Math"/>
                      <w:bCs/>
                      <w:iCs/>
                      <w:lang w:val="en-GB"/>
                    </w:rPr>
                  </w:ins>
                </m:ctrlPr>
              </m:sSubPr>
              <m:e>
                <m:r>
                  <w:ins w:id="1418" w:author="Charlotte Devitre" w:date="2024-08-07T15:38:00Z">
                    <m:rPr>
                      <m:sty m:val="p"/>
                    </m:rPr>
                    <w:rPr>
                      <w:rFonts w:ascii="Cambria Math" w:hAnsi="Cambria Math"/>
                      <w:lang w:val="en-GB"/>
                    </w:rPr>
                    <m:t>H</m:t>
                  </w:ins>
                </m:r>
              </m:e>
              <m:sub>
                <m:r>
                  <w:ins w:id="1419" w:author="Charlotte Devitre" w:date="2024-08-07T15:38:00Z">
                    <m:rPr>
                      <m:sty m:val="p"/>
                    </m:rPr>
                    <w:rPr>
                      <w:rFonts w:ascii="Cambria Math" w:hAnsi="Cambria Math"/>
                      <w:lang w:val="en-GB"/>
                    </w:rPr>
                    <m:t>2</m:t>
                  </w:ins>
                </m:r>
              </m:sub>
            </m:sSub>
            <m:r>
              <w:ins w:id="1420" w:author="Charlotte Devitre" w:date="2024-08-07T15:38:00Z">
                <m:rPr>
                  <m:sty m:val="p"/>
                </m:rPr>
                <w:rPr>
                  <w:rFonts w:ascii="Cambria Math" w:hAnsi="Cambria Math"/>
                  <w:lang w:val="en-GB"/>
                </w:rPr>
                <m:t>O</m:t>
              </w:ins>
            </m:r>
          </m:sub>
        </m:sSub>
      </m:oMath>
      <w:ins w:id="1421" w:author="Charlotte Devitre" w:date="2024-08-07T15:38: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w:t>
        </w:r>
        <w:del w:id="1422" w:author="Downs, Drew T" w:date="2024-08-08T09:52:00Z">
          <w:r w:rsidR="00B90F91" w:rsidRPr="007B522C" w:rsidDel="00836260">
            <w:rPr>
              <w:bCs/>
              <w:lang w:val="en-GB"/>
            </w:rPr>
            <w:delText>,</w:delText>
          </w:r>
        </w:del>
        <w:r w:rsidR="00B90F91" w:rsidRPr="007B522C">
          <w:rPr>
            <w:bCs/>
            <w:lang w:val="en-GB"/>
          </w:rPr>
          <w:t xml:space="preserve"> </w:t>
        </w:r>
      </w:ins>
      <w:ins w:id="1423" w:author="Downs, Drew T" w:date="2024-08-08T09:52:00Z">
        <w:r w:rsidR="00836260">
          <w:rPr>
            <w:bCs/>
            <w:lang w:val="en-GB"/>
          </w:rPr>
          <w:t>(</w:t>
        </w:r>
      </w:ins>
      <w:ins w:id="1424" w:author="Charlotte Devitre" w:date="2024-08-07T15:38:00Z">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ins>
      <w:ins w:id="1425" w:author="Downs, Drew T" w:date="2024-08-08T09:52:00Z">
        <w:r w:rsidR="00836260">
          <w:rPr>
            <w:bCs/>
            <w:lang w:val="en-GB"/>
          </w:rPr>
          <w:t>)</w:t>
        </w:r>
      </w:ins>
      <w:ins w:id="1426" w:author="Charlotte Devitre" w:date="2024-08-07T15:38:00Z">
        <w:r w:rsidR="00B90F91" w:rsidRPr="007B522C">
          <w:rPr>
            <w:bCs/>
            <w:lang w:val="en-GB"/>
          </w:rPr>
          <w:t xml:space="preserve"> of calculated </w:t>
        </w:r>
      </w:ins>
      <m:oMath>
        <m:sSub>
          <m:sSubPr>
            <m:ctrlPr>
              <w:ins w:id="1427" w:author="Charlotte Devitre" w:date="2024-08-07T15:38:00Z">
                <w:rPr>
                  <w:rFonts w:ascii="Cambria Math" w:hAnsi="Cambria Math"/>
                  <w:bCs/>
                  <w:iCs/>
                  <w:lang w:val="en-GB"/>
                </w:rPr>
              </w:ins>
            </m:ctrlPr>
          </m:sSubPr>
          <m:e>
            <m:r>
              <w:ins w:id="1428" w:author="Charlotte Devitre" w:date="2024-08-07T15:38:00Z">
                <m:rPr>
                  <m:sty m:val="p"/>
                </m:rPr>
                <w:rPr>
                  <w:rFonts w:ascii="Cambria Math" w:hAnsi="Cambria Math"/>
                  <w:lang w:val="en-GB"/>
                </w:rPr>
                <m:t>X</m:t>
              </w:ins>
            </m:r>
          </m:e>
          <m:sub>
            <m:sSub>
              <m:sSubPr>
                <m:ctrlPr>
                  <w:ins w:id="1429" w:author="Charlotte Devitre" w:date="2024-08-07T15:38:00Z">
                    <w:rPr>
                      <w:rFonts w:ascii="Cambria Math" w:hAnsi="Cambria Math"/>
                      <w:bCs/>
                      <w:iCs/>
                      <w:lang w:val="en-GB"/>
                    </w:rPr>
                  </w:ins>
                </m:ctrlPr>
              </m:sSubPr>
              <m:e>
                <m:r>
                  <w:ins w:id="1430" w:author="Charlotte Devitre" w:date="2024-08-07T15:38:00Z">
                    <m:rPr>
                      <m:sty m:val="p"/>
                    </m:rPr>
                    <w:rPr>
                      <w:rFonts w:ascii="Cambria Math" w:hAnsi="Cambria Math"/>
                      <w:lang w:val="en-GB"/>
                    </w:rPr>
                    <m:t>H</m:t>
                  </w:ins>
                </m:r>
              </m:e>
              <m:sub>
                <m:r>
                  <w:ins w:id="1431" w:author="Charlotte Devitre" w:date="2024-08-07T15:38:00Z">
                    <m:rPr>
                      <m:sty m:val="p"/>
                    </m:rPr>
                    <w:rPr>
                      <w:rFonts w:ascii="Cambria Math" w:hAnsi="Cambria Math"/>
                      <w:lang w:val="en-GB"/>
                    </w:rPr>
                    <m:t>2</m:t>
                  </w:ins>
                </m:r>
              </m:sub>
            </m:sSub>
            <m:r>
              <w:ins w:id="1432" w:author="Charlotte Devitre" w:date="2024-08-07T15:38:00Z">
                <m:rPr>
                  <m:sty m:val="p"/>
                </m:rPr>
                <w:rPr>
                  <w:rFonts w:ascii="Cambria Math" w:hAnsi="Cambria Math"/>
                  <w:lang w:val="en-GB"/>
                </w:rPr>
                <m:t>O</m:t>
              </w:ins>
            </m:r>
          </m:sub>
        </m:sSub>
      </m:oMath>
      <w:ins w:id="1433" w:author="Charlotte Devitre" w:date="2024-08-07T15:38: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ins>
      <w:ins w:id="1434" w:author="Downs, Drew T" w:date="2024-08-08T09:52:00Z">
        <w:r w:rsidR="00836260" w:rsidRPr="00836260">
          <w:rPr>
            <w:bCs/>
            <w:lang w:val="en-GB"/>
            <w:rPrChange w:id="1435" w:author="Downs, Drew T" w:date="2024-08-08T09:52:00Z">
              <w:rPr>
                <w:bCs/>
                <w:vertAlign w:val="subscript"/>
                <w:lang w:val="en-GB"/>
              </w:rPr>
            </w:rPrChange>
          </w:rPr>
          <w:t>of</w:t>
        </w:r>
        <w:r w:rsidR="00836260">
          <w:rPr>
            <w:bCs/>
            <w:vertAlign w:val="subscript"/>
            <w:lang w:val="en-GB"/>
          </w:rPr>
          <w:t xml:space="preserve"> </w:t>
        </w:r>
      </w:ins>
      <w:ins w:id="1436" w:author="Charlotte Devitre" w:date="2024-08-07T15:38:00Z">
        <w:r w:rsidR="00B90F91" w:rsidRPr="007B522C">
          <w:rPr>
            <w:bCs/>
            <w:lang w:val="en-GB"/>
          </w:rPr>
          <w:t>&lt;</w:t>
        </w:r>
        <w:del w:id="1437" w:author="Downs, Drew T" w:date="2024-08-08T09:52:00Z">
          <w:r w:rsidR="00B90F91" w:rsidRPr="007B522C" w:rsidDel="00836260">
            <w:rPr>
              <w:bCs/>
              <w:lang w:val="en-GB"/>
            </w:rPr>
            <w:delText xml:space="preserve"> </w:delText>
          </w:r>
        </w:del>
        <w:r w:rsidR="00B90F91" w:rsidRPr="007B522C">
          <w:rPr>
            <w:bCs/>
            <w:lang w:val="en-GB"/>
          </w:rPr>
          <w:t>57 wt</w:t>
        </w:r>
      </w:ins>
      <w:ins w:id="1438" w:author="Downs, Drew T" w:date="2024-08-08T09:52:00Z">
        <w:r w:rsidR="00836260">
          <w:rPr>
            <w:bCs/>
            <w:lang w:val="en-GB"/>
          </w:rPr>
          <w:t xml:space="preserve">. </w:t>
        </w:r>
      </w:ins>
      <w:ins w:id="1439" w:author="Charlotte Devitre" w:date="2024-08-07T15:38:00Z">
        <w:r w:rsidR="00B90F91" w:rsidRPr="007B522C">
          <w:rPr>
            <w:bCs/>
            <w:lang w:val="en-GB"/>
          </w:rPr>
          <w:t xml:space="preserve">%, MgO </w:t>
        </w:r>
      </w:ins>
      <w:ins w:id="1440" w:author="Downs, Drew T" w:date="2024-08-08T09:52:00Z">
        <w:r w:rsidR="00836260">
          <w:rPr>
            <w:bCs/>
            <w:lang w:val="en-GB"/>
          </w:rPr>
          <w:t xml:space="preserve">of </w:t>
        </w:r>
      </w:ins>
      <w:ins w:id="1441" w:author="Charlotte Devitre" w:date="2024-08-07T15:38:00Z">
        <w:r w:rsidR="00B90F91" w:rsidRPr="007B522C">
          <w:rPr>
            <w:bCs/>
            <w:lang w:val="en-GB"/>
          </w:rPr>
          <w:t>&lt;</w:t>
        </w:r>
        <w:del w:id="1442" w:author="Downs, Drew T" w:date="2024-08-08T09:52:00Z">
          <w:r w:rsidR="00B90F91" w:rsidRPr="007B522C" w:rsidDel="00836260">
            <w:rPr>
              <w:bCs/>
              <w:lang w:val="en-GB"/>
            </w:rPr>
            <w:delText xml:space="preserve"> </w:delText>
          </w:r>
        </w:del>
        <w:r w:rsidR="00B90F91" w:rsidRPr="007B522C">
          <w:rPr>
            <w:bCs/>
            <w:lang w:val="en-GB"/>
          </w:rPr>
          <w:t>16 wt</w:t>
        </w:r>
      </w:ins>
      <w:ins w:id="1443" w:author="Downs, Drew T" w:date="2024-08-08T09:52:00Z">
        <w:r w:rsidR="00836260">
          <w:rPr>
            <w:bCs/>
            <w:lang w:val="en-GB"/>
          </w:rPr>
          <w:t xml:space="preserve">. </w:t>
        </w:r>
      </w:ins>
      <w:ins w:id="1444" w:author="Charlotte Devitre" w:date="2024-08-07T15:38:00Z">
        <w:r w:rsidR="00B90F91" w:rsidRPr="007B522C">
          <w:rPr>
            <w:bCs/>
            <w:lang w:val="en-GB"/>
          </w:rPr>
          <w:t>%</w:t>
        </w:r>
      </w:ins>
      <w:ins w:id="1445" w:author="Downs, Drew T" w:date="2024-08-08T09:52:00Z">
        <w:r w:rsidR="00836260">
          <w:rPr>
            <w:bCs/>
            <w:lang w:val="en-GB"/>
          </w:rPr>
          <w:t>,</w:t>
        </w:r>
      </w:ins>
      <w:ins w:id="1446" w:author="Charlotte Devitre" w:date="2024-08-07T15:38:00Z">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ressure &gt;</w:t>
        </w:r>
        <w:del w:id="1447" w:author="Downs, Drew T" w:date="2024-08-08T09:52:00Z">
          <w:r w:rsidR="00B90F91" w:rsidRPr="007B522C" w:rsidDel="00836260">
            <w:rPr>
              <w:bCs/>
              <w:lang w:val="en-GB"/>
            </w:rPr>
            <w:delText xml:space="preserve"> </w:delText>
          </w:r>
        </w:del>
        <w:r w:rsidR="00B90F91" w:rsidRPr="007B522C">
          <w:rPr>
            <w:bCs/>
            <w:lang w:val="en-GB"/>
          </w:rPr>
          <w:t xml:space="preserve">20 MPa on </w:t>
        </w:r>
        <w:r w:rsidR="006C21B3">
          <w:rPr>
            <w:bCs/>
            <w:lang w:val="en-GB"/>
          </w:rPr>
          <w:t>Fig. 4</w:t>
        </w:r>
        <w:r w:rsidR="00B90F91" w:rsidRPr="007B522C">
          <w:rPr>
            <w:bCs/>
            <w:lang w:val="en-GB"/>
          </w:rPr>
          <w:t>b</w:t>
        </w:r>
        <w:del w:id="1448" w:author="Downs, Drew T" w:date="2024-08-08T09:52:00Z">
          <w:r w:rsidR="00B90F91" w:rsidRPr="007B522C" w:rsidDel="00836260">
            <w:rPr>
              <w:bCs/>
              <w:lang w:val="en-GB"/>
            </w:rPr>
            <w:delText>-</w:delText>
          </w:r>
        </w:del>
      </w:ins>
      <w:ins w:id="1449" w:author="Downs, Drew T" w:date="2024-08-08T09:52:00Z">
        <w:r w:rsidR="00836260">
          <w:rPr>
            <w:bCs/>
            <w:lang w:val="en-GB"/>
          </w:rPr>
          <w:t>–</w:t>
        </w:r>
      </w:ins>
      <w:ins w:id="1450" w:author="Charlotte Devitre" w:date="2024-08-07T15:38:00Z">
        <w:r w:rsidR="00B90F91" w:rsidRPr="007B522C">
          <w:rPr>
            <w:bCs/>
            <w:lang w:val="en-GB"/>
          </w:rPr>
          <w:t xml:space="preserve">c, </w:t>
        </w:r>
        <w:del w:id="1451" w:author="Downs, Drew T" w:date="2024-08-08T09:52:00Z">
          <w:r w:rsidR="00B90F91" w:rsidRPr="007B522C" w:rsidDel="00836260">
            <w:rPr>
              <w:bCs/>
              <w:lang w:val="en-GB"/>
            </w:rPr>
            <w:delText>coloured</w:delText>
          </w:r>
        </w:del>
      </w:ins>
      <w:proofErr w:type="spellStart"/>
      <w:ins w:id="1452" w:author="Downs, Drew T" w:date="2024-08-08T09:52:00Z">
        <w:r w:rsidR="00836260">
          <w:rPr>
            <w:bCs/>
            <w:lang w:val="en-GB"/>
          </w:rPr>
          <w:t>colored</w:t>
        </w:r>
      </w:ins>
      <w:proofErr w:type="spellEnd"/>
      <w:ins w:id="1453" w:author="Charlotte Devitre" w:date="2024-08-07T15:38:00Z">
        <w:r w:rsidR="00B90F91" w:rsidRPr="007B522C">
          <w:rPr>
            <w:bCs/>
            <w:lang w:val="en-GB"/>
          </w:rPr>
          <w:t xml:space="preserve"> by tectonic setting. We stress the importance of considering </w:t>
        </w:r>
        <w:r w:rsidR="00F43CAF">
          <w:rPr>
            <w:bCs/>
            <w:lang w:val="en-GB"/>
          </w:rPr>
          <w:t xml:space="preserve">the possible range of </w:t>
        </w:r>
      </w:ins>
      <m:oMath>
        <m:sSub>
          <m:sSubPr>
            <m:ctrlPr>
              <w:ins w:id="1454" w:author="Charlotte Devitre" w:date="2024-08-07T15:38:00Z">
                <w:rPr>
                  <w:rFonts w:ascii="Cambria Math" w:hAnsi="Cambria Math"/>
                  <w:bCs/>
                  <w:iCs/>
                  <w:lang w:val="en-GB"/>
                </w:rPr>
              </w:ins>
            </m:ctrlPr>
          </m:sSubPr>
          <m:e>
            <m:r>
              <w:ins w:id="1455" w:author="Charlotte Devitre" w:date="2024-08-07T15:38:00Z">
                <m:rPr>
                  <m:sty m:val="p"/>
                </m:rPr>
                <w:rPr>
                  <w:rFonts w:ascii="Cambria Math" w:hAnsi="Cambria Math"/>
                  <w:lang w:val="en-GB"/>
                </w:rPr>
                <m:t>X</m:t>
              </w:ins>
            </m:r>
          </m:e>
          <m:sub>
            <m:sSub>
              <m:sSubPr>
                <m:ctrlPr>
                  <w:ins w:id="1456" w:author="Charlotte Devitre" w:date="2024-08-07T15:38:00Z">
                    <w:rPr>
                      <w:rFonts w:ascii="Cambria Math" w:hAnsi="Cambria Math"/>
                      <w:bCs/>
                      <w:iCs/>
                      <w:lang w:val="en-GB"/>
                    </w:rPr>
                  </w:ins>
                </m:ctrlPr>
              </m:sSubPr>
              <m:e>
                <m:r>
                  <w:ins w:id="1457" w:author="Charlotte Devitre" w:date="2024-08-07T15:38:00Z">
                    <m:rPr>
                      <m:sty m:val="p"/>
                    </m:rPr>
                    <w:rPr>
                      <w:rFonts w:ascii="Cambria Math" w:hAnsi="Cambria Math"/>
                      <w:lang w:val="en-GB"/>
                    </w:rPr>
                    <m:t>H</m:t>
                  </w:ins>
                </m:r>
              </m:e>
              <m:sub>
                <m:r>
                  <w:ins w:id="1458" w:author="Charlotte Devitre" w:date="2024-08-07T15:38:00Z">
                    <m:rPr>
                      <m:sty m:val="p"/>
                    </m:rPr>
                    <w:rPr>
                      <w:rFonts w:ascii="Cambria Math" w:hAnsi="Cambria Math"/>
                      <w:lang w:val="en-GB"/>
                    </w:rPr>
                    <m:t>2</m:t>
                  </w:ins>
                </m:r>
              </m:sub>
            </m:sSub>
            <m:r>
              <w:ins w:id="1459" w:author="Charlotte Devitre" w:date="2024-08-07T15:38:00Z">
                <m:rPr>
                  <m:sty m:val="p"/>
                </m:rPr>
                <w:rPr>
                  <w:rFonts w:ascii="Cambria Math" w:hAnsi="Cambria Math"/>
                  <w:lang w:val="en-GB"/>
                </w:rPr>
                <m:t>O</m:t>
              </w:ins>
            </m:r>
          </m:sub>
        </m:sSub>
        <m:r>
          <w:ins w:id="1460" w:author="Charlotte Devitre" w:date="2024-08-07T15:38:00Z">
            <w:rPr>
              <w:rFonts w:ascii="Cambria Math" w:hAnsi="Cambria Math"/>
              <w:lang w:val="en-GB"/>
            </w:rPr>
            <m:t xml:space="preserve"> </m:t>
          </w:ins>
        </m:r>
      </m:oMath>
      <w:ins w:id="1461" w:author="Charlotte Devitre" w:date="2024-08-07T15:38: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1462" w:author="Charlotte Devitre" w:date="2024-08-07T15:38:00Z">
                <w:rPr>
                  <w:rFonts w:ascii="Cambria Math" w:hAnsi="Cambria Math"/>
                  <w:bCs/>
                  <w:iCs/>
                  <w:lang w:val="en-GB"/>
                </w:rPr>
              </w:ins>
            </m:ctrlPr>
          </m:sSubPr>
          <m:e>
            <m:r>
              <w:ins w:id="1463" w:author="Charlotte Devitre" w:date="2024-08-07T15:38:00Z">
                <m:rPr>
                  <m:sty m:val="p"/>
                </m:rPr>
                <w:rPr>
                  <w:rFonts w:ascii="Cambria Math" w:hAnsi="Cambria Math"/>
                  <w:lang w:val="en-GB"/>
                </w:rPr>
                <m:t>X</m:t>
              </w:ins>
            </m:r>
          </m:e>
          <m:sub>
            <m:sSub>
              <m:sSubPr>
                <m:ctrlPr>
                  <w:ins w:id="1464" w:author="Charlotte Devitre" w:date="2024-08-07T15:38:00Z">
                    <w:rPr>
                      <w:rFonts w:ascii="Cambria Math" w:hAnsi="Cambria Math"/>
                      <w:bCs/>
                      <w:iCs/>
                      <w:lang w:val="en-GB"/>
                    </w:rPr>
                  </w:ins>
                </m:ctrlPr>
              </m:sSubPr>
              <m:e>
                <m:r>
                  <w:ins w:id="1465" w:author="Charlotte Devitre" w:date="2024-08-07T15:38:00Z">
                    <m:rPr>
                      <m:sty m:val="p"/>
                    </m:rPr>
                    <w:rPr>
                      <w:rFonts w:ascii="Cambria Math" w:hAnsi="Cambria Math"/>
                      <w:lang w:val="en-GB"/>
                    </w:rPr>
                    <m:t>H</m:t>
                  </w:ins>
                </m:r>
              </m:e>
              <m:sub>
                <m:r>
                  <w:ins w:id="1466" w:author="Charlotte Devitre" w:date="2024-08-07T15:38:00Z">
                    <m:rPr>
                      <m:sty m:val="p"/>
                    </m:rPr>
                    <w:rPr>
                      <w:rFonts w:ascii="Cambria Math" w:hAnsi="Cambria Math"/>
                      <w:lang w:val="en-GB"/>
                    </w:rPr>
                    <m:t>2</m:t>
                  </w:ins>
                </m:r>
              </m:sub>
            </m:sSub>
            <m:r>
              <w:ins w:id="1467" w:author="Charlotte Devitre" w:date="2024-08-07T15:38:00Z">
                <m:rPr>
                  <m:sty m:val="p"/>
                </m:rPr>
                <w:rPr>
                  <w:rFonts w:ascii="Cambria Math" w:hAnsi="Cambria Math"/>
                  <w:lang w:val="en-GB"/>
                </w:rPr>
                <m:t>O</m:t>
              </w:ins>
            </m:r>
          </m:sub>
        </m:sSub>
      </m:oMath>
      <w:ins w:id="1468" w:author="Charlotte Devitre" w:date="2024-08-07T15:38:00Z">
        <w:r w:rsidR="00B90F91" w:rsidRPr="007B522C">
          <w:rPr>
            <w:bCs/>
            <w:lang w:val="en-GB"/>
          </w:rPr>
          <w:t xml:space="preserve"> pressure correction tends to be more significant at higher entrapment pressures. For example, if we consider a </w:t>
        </w:r>
      </w:ins>
      <m:oMath>
        <m:sSub>
          <m:sSubPr>
            <m:ctrlPr>
              <w:ins w:id="1469" w:author="Charlotte Devitre" w:date="2024-08-07T15:38:00Z">
                <w:rPr>
                  <w:rFonts w:ascii="Cambria Math" w:hAnsi="Cambria Math"/>
                  <w:bCs/>
                  <w:iCs/>
                  <w:lang w:val="en-GB"/>
                </w:rPr>
              </w:ins>
            </m:ctrlPr>
          </m:sSubPr>
          <m:e>
            <m:r>
              <w:ins w:id="1470" w:author="Charlotte Devitre" w:date="2024-08-07T15:38:00Z">
                <m:rPr>
                  <m:sty m:val="p"/>
                </m:rPr>
                <w:rPr>
                  <w:rFonts w:ascii="Cambria Math" w:hAnsi="Cambria Math"/>
                  <w:lang w:val="en-GB"/>
                </w:rPr>
                <m:t>X</m:t>
              </w:ins>
            </m:r>
          </m:e>
          <m:sub>
            <m:sSub>
              <m:sSubPr>
                <m:ctrlPr>
                  <w:ins w:id="1471" w:author="Charlotte Devitre" w:date="2024-08-07T15:38:00Z">
                    <w:rPr>
                      <w:rFonts w:ascii="Cambria Math" w:hAnsi="Cambria Math"/>
                      <w:bCs/>
                      <w:iCs/>
                      <w:lang w:val="en-GB"/>
                    </w:rPr>
                  </w:ins>
                </m:ctrlPr>
              </m:sSubPr>
              <m:e>
                <m:r>
                  <w:ins w:id="1472" w:author="Charlotte Devitre" w:date="2024-08-07T15:38:00Z">
                    <m:rPr>
                      <m:sty m:val="p"/>
                    </m:rPr>
                    <w:rPr>
                      <w:rFonts w:ascii="Cambria Math" w:hAnsi="Cambria Math"/>
                      <w:lang w:val="en-GB"/>
                    </w:rPr>
                    <m:t>H</m:t>
                  </w:ins>
                </m:r>
              </m:e>
              <m:sub>
                <m:r>
                  <w:ins w:id="1473" w:author="Charlotte Devitre" w:date="2024-08-07T15:38:00Z">
                    <m:rPr>
                      <m:sty m:val="p"/>
                    </m:rPr>
                    <w:rPr>
                      <w:rFonts w:ascii="Cambria Math" w:hAnsi="Cambria Math"/>
                      <w:lang w:val="en-GB"/>
                    </w:rPr>
                    <m:t>2</m:t>
                  </w:ins>
                </m:r>
              </m:sub>
            </m:sSub>
            <m:r>
              <w:ins w:id="1474" w:author="Charlotte Devitre" w:date="2024-08-07T15:38:00Z">
                <m:rPr>
                  <m:sty m:val="p"/>
                </m:rPr>
                <w:rPr>
                  <w:rFonts w:ascii="Cambria Math" w:hAnsi="Cambria Math"/>
                  <w:lang w:val="en-GB"/>
                </w:rPr>
                <m:t>O</m:t>
              </w:ins>
            </m:r>
          </m:sub>
        </m:sSub>
      </m:oMath>
      <w:ins w:id="1475" w:author="Charlotte Devitre" w:date="2024-08-07T15:38: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1476" w:author="Charlotte Devitre" w:date="2024-08-07T15:38:00Z">
                <w:rPr>
                  <w:rFonts w:ascii="Cambria Math" w:hAnsi="Cambria Math"/>
                  <w:bCs/>
                  <w:iCs/>
                  <w:lang w:val="en-GB"/>
                </w:rPr>
              </w:ins>
            </m:ctrlPr>
          </m:sSubPr>
          <m:e>
            <m:r>
              <w:ins w:id="1477" w:author="Charlotte Devitre" w:date="2024-08-07T15:38:00Z">
                <m:rPr>
                  <m:sty m:val="p"/>
                </m:rPr>
                <w:rPr>
                  <w:rFonts w:ascii="Cambria Math" w:hAnsi="Cambria Math"/>
                  <w:lang w:val="en-GB"/>
                </w:rPr>
                <m:t>X</m:t>
              </w:ins>
            </m:r>
          </m:e>
          <m:sub>
            <m:sSub>
              <m:sSubPr>
                <m:ctrlPr>
                  <w:ins w:id="1478" w:author="Charlotte Devitre" w:date="2024-08-07T15:38:00Z">
                    <w:rPr>
                      <w:rFonts w:ascii="Cambria Math" w:hAnsi="Cambria Math"/>
                      <w:bCs/>
                      <w:iCs/>
                      <w:lang w:val="en-GB"/>
                    </w:rPr>
                  </w:ins>
                </m:ctrlPr>
              </m:sSubPr>
              <m:e>
                <m:r>
                  <w:ins w:id="1479" w:author="Charlotte Devitre" w:date="2024-08-07T15:38:00Z">
                    <m:rPr>
                      <m:sty m:val="p"/>
                    </m:rPr>
                    <w:rPr>
                      <w:rFonts w:ascii="Cambria Math" w:hAnsi="Cambria Math"/>
                      <w:lang w:val="en-GB"/>
                    </w:rPr>
                    <m:t>H</m:t>
                  </w:ins>
                </m:r>
              </m:e>
              <m:sub>
                <m:r>
                  <w:ins w:id="1480" w:author="Charlotte Devitre" w:date="2024-08-07T15:38:00Z">
                    <m:rPr>
                      <m:sty m:val="p"/>
                    </m:rPr>
                    <w:rPr>
                      <w:rFonts w:ascii="Cambria Math" w:hAnsi="Cambria Math"/>
                      <w:lang w:val="en-GB"/>
                    </w:rPr>
                    <m:t>2</m:t>
                  </w:ins>
                </m:r>
              </m:sub>
            </m:sSub>
            <m:r>
              <w:ins w:id="1481" w:author="Charlotte Devitre" w:date="2024-08-07T15:38:00Z">
                <m:rPr>
                  <m:sty m:val="p"/>
                </m:rPr>
                <w:rPr>
                  <w:rFonts w:ascii="Cambria Math" w:hAnsi="Cambria Math"/>
                  <w:lang w:val="en-GB"/>
                </w:rPr>
                <m:t>O</m:t>
              </w:ins>
            </m:r>
          </m:sub>
        </m:sSub>
      </m:oMath>
      <w:ins w:id="1482" w:author="Charlotte Devitre" w:date="2024-08-07T15:38: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w:t>
        </w:r>
        <w:r w:rsidR="00B90F91" w:rsidRPr="007B522C">
          <w:rPr>
            <w:bCs/>
            <w:lang w:val="en-GB"/>
          </w:rPr>
          <w:lastRenderedPageBreak/>
          <w:t xml:space="preserve">a commonly assumed </w:t>
        </w:r>
      </w:ins>
      <m:oMath>
        <m:sSub>
          <m:sSubPr>
            <m:ctrlPr>
              <w:ins w:id="1483" w:author="Charlotte Devitre" w:date="2024-08-07T15:38:00Z">
                <w:rPr>
                  <w:rFonts w:ascii="Cambria Math" w:hAnsi="Cambria Math"/>
                  <w:bCs/>
                  <w:iCs/>
                  <w:lang w:val="en-GB"/>
                </w:rPr>
              </w:ins>
            </m:ctrlPr>
          </m:sSubPr>
          <m:e>
            <m:r>
              <w:ins w:id="1484" w:author="Charlotte Devitre" w:date="2024-08-07T15:38:00Z">
                <m:rPr>
                  <m:sty m:val="p"/>
                </m:rPr>
                <w:rPr>
                  <w:rFonts w:ascii="Cambria Math" w:hAnsi="Cambria Math"/>
                  <w:lang w:val="en-GB"/>
                </w:rPr>
                <m:t>X</m:t>
              </w:ins>
            </m:r>
          </m:e>
          <m:sub>
            <m:sSub>
              <m:sSubPr>
                <m:ctrlPr>
                  <w:ins w:id="1485" w:author="Charlotte Devitre" w:date="2024-08-07T15:38:00Z">
                    <w:rPr>
                      <w:rFonts w:ascii="Cambria Math" w:hAnsi="Cambria Math"/>
                      <w:bCs/>
                      <w:iCs/>
                      <w:lang w:val="en-GB"/>
                    </w:rPr>
                  </w:ins>
                </m:ctrlPr>
              </m:sSubPr>
              <m:e>
                <m:r>
                  <w:ins w:id="1486" w:author="Charlotte Devitre" w:date="2024-08-07T15:38:00Z">
                    <m:rPr>
                      <m:sty m:val="p"/>
                    </m:rPr>
                    <w:rPr>
                      <w:rFonts w:ascii="Cambria Math" w:hAnsi="Cambria Math"/>
                      <w:lang w:val="en-GB"/>
                    </w:rPr>
                    <m:t>H</m:t>
                  </w:ins>
                </m:r>
              </m:e>
              <m:sub>
                <m:r>
                  <w:ins w:id="1487" w:author="Charlotte Devitre" w:date="2024-08-07T15:38:00Z">
                    <m:rPr>
                      <m:sty m:val="p"/>
                    </m:rPr>
                    <w:rPr>
                      <w:rFonts w:ascii="Cambria Math" w:hAnsi="Cambria Math"/>
                      <w:lang w:val="en-GB"/>
                    </w:rPr>
                    <m:t>2</m:t>
                  </w:ins>
                </m:r>
              </m:sub>
            </m:sSub>
            <m:r>
              <w:ins w:id="1488" w:author="Charlotte Devitre" w:date="2024-08-07T15:38:00Z">
                <m:rPr>
                  <m:sty m:val="p"/>
                </m:rPr>
                <w:rPr>
                  <w:rFonts w:ascii="Cambria Math" w:hAnsi="Cambria Math"/>
                  <w:lang w:val="en-GB"/>
                </w:rPr>
                <m:t>O</m:t>
              </w:ins>
            </m:r>
          </m:sub>
        </m:sSub>
      </m:oMath>
      <w:ins w:id="1489" w:author="Charlotte Devitre" w:date="2024-08-07T15:38:00Z">
        <w:r w:rsidR="00B90F91" w:rsidRPr="007B522C">
          <w:rPr>
            <w:bCs/>
            <w:lang w:val="en-GB"/>
          </w:rPr>
          <w:t xml:space="preserve"> in deep storage systems), the pressure correction goes from &lt;</w:t>
        </w:r>
        <w:del w:id="1490" w:author="Downs, Drew T" w:date="2024-08-08T09:53:00Z">
          <w:r w:rsidR="00EE7A65" w:rsidDel="00836260">
            <w:rPr>
              <w:bCs/>
              <w:lang w:val="en-GB"/>
            </w:rPr>
            <w:delText xml:space="preserve"> </w:delText>
          </w:r>
        </w:del>
        <w:r w:rsidR="00B90F91" w:rsidRPr="007B522C">
          <w:rPr>
            <w:bCs/>
            <w:lang w:val="en-GB"/>
          </w:rPr>
          <w:t xml:space="preserve">15% at pressures </w:t>
        </w:r>
      </w:ins>
      <w:ins w:id="1491" w:author="Downs, Drew T" w:date="2024-08-08T09:53:00Z">
        <w:r w:rsidR="00836260">
          <w:rPr>
            <w:bCs/>
            <w:lang w:val="en-GB"/>
          </w:rPr>
          <w:t xml:space="preserve">of </w:t>
        </w:r>
      </w:ins>
      <w:ins w:id="1492" w:author="Charlotte Devitre" w:date="2024-08-07T15:38:00Z">
        <w:r w:rsidR="00B90F91" w:rsidRPr="007B522C">
          <w:rPr>
            <w:bCs/>
            <w:lang w:val="en-GB"/>
          </w:rPr>
          <w:t>&lt;</w:t>
        </w:r>
        <w:del w:id="1493" w:author="Downs, Drew T" w:date="2024-08-08T09:53:00Z">
          <w:r w:rsidR="00B90F91" w:rsidRPr="007B522C" w:rsidDel="00836260">
            <w:rPr>
              <w:bCs/>
              <w:lang w:val="en-GB"/>
            </w:rPr>
            <w:delText xml:space="preserve"> </w:delText>
          </w:r>
        </w:del>
        <w:r w:rsidR="00B90F91" w:rsidRPr="007B522C">
          <w:rPr>
            <w:bCs/>
            <w:lang w:val="en-GB"/>
          </w:rPr>
          <w:t xml:space="preserve">220 MPa (~10 km) to ~20% at 700 MPa (~30 km). </w:t>
        </w:r>
        <w:del w:id="1494" w:author="Downs, Drew T" w:date="2024-08-08T09:53:00Z">
          <w:r w:rsidR="00B90F91" w:rsidRPr="007B522C" w:rsidDel="00836260">
            <w:rPr>
              <w:bCs/>
              <w:lang w:val="en-GB"/>
            </w:rPr>
            <w:delText>Naturally, the</w:delText>
          </w:r>
        </w:del>
      </w:ins>
      <w:ins w:id="1495" w:author="Downs, Drew T" w:date="2024-08-08T09:53:00Z">
        <w:r w:rsidR="00836260">
          <w:rPr>
            <w:bCs/>
            <w:lang w:val="en-GB"/>
          </w:rPr>
          <w:t>This</w:t>
        </w:r>
      </w:ins>
      <w:ins w:id="1496" w:author="Charlotte Devitre" w:date="2024-08-07T15:38:00Z">
        <w:r w:rsidR="00B90F91" w:rsidRPr="007B522C">
          <w:rPr>
            <w:bCs/>
            <w:lang w:val="en-GB"/>
          </w:rPr>
          <w:t xml:space="preserve"> correction is even more significant if </w:t>
        </w:r>
      </w:ins>
      <m:oMath>
        <m:sSub>
          <m:sSubPr>
            <m:ctrlPr>
              <w:ins w:id="1497" w:author="Charlotte Devitre" w:date="2024-08-07T15:38:00Z">
                <w:rPr>
                  <w:rFonts w:ascii="Cambria Math" w:hAnsi="Cambria Math"/>
                  <w:bCs/>
                  <w:iCs/>
                  <w:lang w:val="en-GB"/>
                </w:rPr>
              </w:ins>
            </m:ctrlPr>
          </m:sSubPr>
          <m:e>
            <m:r>
              <w:ins w:id="1498" w:author="Charlotte Devitre" w:date="2024-08-07T15:38:00Z">
                <m:rPr>
                  <m:sty m:val="p"/>
                </m:rPr>
                <w:rPr>
                  <w:rFonts w:ascii="Cambria Math" w:hAnsi="Cambria Math"/>
                  <w:lang w:val="en-GB"/>
                </w:rPr>
                <m:t>X</m:t>
              </w:ins>
            </m:r>
          </m:e>
          <m:sub>
            <m:sSub>
              <m:sSubPr>
                <m:ctrlPr>
                  <w:ins w:id="1499" w:author="Charlotte Devitre" w:date="2024-08-07T15:38:00Z">
                    <w:rPr>
                      <w:rFonts w:ascii="Cambria Math" w:hAnsi="Cambria Math"/>
                      <w:bCs/>
                      <w:iCs/>
                      <w:lang w:val="en-GB"/>
                    </w:rPr>
                  </w:ins>
                </m:ctrlPr>
              </m:sSubPr>
              <m:e>
                <m:r>
                  <w:ins w:id="1500" w:author="Charlotte Devitre" w:date="2024-08-07T15:38:00Z">
                    <m:rPr>
                      <m:sty m:val="p"/>
                    </m:rPr>
                    <w:rPr>
                      <w:rFonts w:ascii="Cambria Math" w:hAnsi="Cambria Math"/>
                      <w:lang w:val="en-GB"/>
                    </w:rPr>
                    <m:t>H</m:t>
                  </w:ins>
                </m:r>
              </m:e>
              <m:sub>
                <m:r>
                  <w:ins w:id="1501" w:author="Charlotte Devitre" w:date="2024-08-07T15:38:00Z">
                    <m:rPr>
                      <m:sty m:val="p"/>
                    </m:rPr>
                    <w:rPr>
                      <w:rFonts w:ascii="Cambria Math" w:hAnsi="Cambria Math"/>
                      <w:lang w:val="en-GB"/>
                    </w:rPr>
                    <m:t>2</m:t>
                  </w:ins>
                </m:r>
              </m:sub>
            </m:sSub>
            <m:r>
              <w:ins w:id="1502" w:author="Charlotte Devitre" w:date="2024-08-07T15:38:00Z">
                <m:rPr>
                  <m:sty m:val="p"/>
                </m:rPr>
                <w:rPr>
                  <w:rFonts w:ascii="Cambria Math" w:hAnsi="Cambria Math"/>
                  <w:lang w:val="en-GB"/>
                </w:rPr>
                <m:t>O</m:t>
              </w:ins>
            </m:r>
          </m:sub>
        </m:sSub>
      </m:oMath>
      <w:ins w:id="1503" w:author="Charlotte Devitre" w:date="2024-08-07T15:38:00Z">
        <w:r w:rsidR="00B90F91" w:rsidRPr="007B522C">
          <w:rPr>
            <w:bCs/>
            <w:lang w:val="en-GB"/>
          </w:rPr>
          <w:t xml:space="preserve"> is greater than 0.1 (e.g., for </w:t>
        </w:r>
      </w:ins>
      <m:oMath>
        <m:sSub>
          <m:sSubPr>
            <m:ctrlPr>
              <w:ins w:id="1504" w:author="Charlotte Devitre" w:date="2024-08-07T15:38:00Z">
                <w:rPr>
                  <w:rFonts w:ascii="Cambria Math" w:hAnsi="Cambria Math"/>
                  <w:bCs/>
                  <w:iCs/>
                  <w:lang w:val="en-GB"/>
                </w:rPr>
              </w:ins>
            </m:ctrlPr>
          </m:sSubPr>
          <m:e>
            <m:r>
              <w:ins w:id="1505" w:author="Charlotte Devitre" w:date="2024-08-07T15:38:00Z">
                <m:rPr>
                  <m:sty m:val="p"/>
                </m:rPr>
                <w:rPr>
                  <w:rFonts w:ascii="Cambria Math" w:hAnsi="Cambria Math"/>
                  <w:lang w:val="en-GB"/>
                </w:rPr>
                <m:t>X</m:t>
              </w:ins>
            </m:r>
          </m:e>
          <m:sub>
            <m:sSub>
              <m:sSubPr>
                <m:ctrlPr>
                  <w:ins w:id="1506" w:author="Charlotte Devitre" w:date="2024-08-07T15:38:00Z">
                    <w:rPr>
                      <w:rFonts w:ascii="Cambria Math" w:hAnsi="Cambria Math"/>
                      <w:bCs/>
                      <w:iCs/>
                      <w:lang w:val="en-GB"/>
                    </w:rPr>
                  </w:ins>
                </m:ctrlPr>
              </m:sSubPr>
              <m:e>
                <m:r>
                  <w:ins w:id="1507" w:author="Charlotte Devitre" w:date="2024-08-07T15:38:00Z">
                    <m:rPr>
                      <m:sty m:val="p"/>
                    </m:rPr>
                    <w:rPr>
                      <w:rFonts w:ascii="Cambria Math" w:hAnsi="Cambria Math"/>
                      <w:lang w:val="en-GB"/>
                    </w:rPr>
                    <m:t>H</m:t>
                  </w:ins>
                </m:r>
              </m:e>
              <m:sub>
                <m:r>
                  <w:ins w:id="1508" w:author="Charlotte Devitre" w:date="2024-08-07T15:38:00Z">
                    <m:rPr>
                      <m:sty m:val="p"/>
                    </m:rPr>
                    <w:rPr>
                      <w:rFonts w:ascii="Cambria Math" w:hAnsi="Cambria Math"/>
                      <w:lang w:val="en-GB"/>
                    </w:rPr>
                    <m:t>2</m:t>
                  </w:ins>
                </m:r>
              </m:sub>
            </m:sSub>
            <m:r>
              <w:ins w:id="1509" w:author="Charlotte Devitre" w:date="2024-08-07T15:38:00Z">
                <m:rPr>
                  <m:sty m:val="p"/>
                </m:rPr>
                <w:rPr>
                  <w:rFonts w:ascii="Cambria Math" w:hAnsi="Cambria Math"/>
                  <w:lang w:val="en-GB"/>
                </w:rPr>
                <m:t>O</m:t>
              </w:ins>
            </m:r>
          </m:sub>
        </m:sSub>
      </m:oMath>
      <w:ins w:id="1510" w:author="Charlotte Devitre" w:date="2024-08-07T15:38:00Z">
        <w:r w:rsidR="00B90F91" w:rsidRPr="007B522C">
          <w:rPr>
            <w:bCs/>
            <w:lang w:val="en-GB"/>
          </w:rPr>
          <w:t>=0.2, the correction is 25</w:t>
        </w:r>
        <w:del w:id="1511" w:author="Downs, Drew T" w:date="2024-08-08T09:53:00Z">
          <w:r w:rsidR="00B90F91" w:rsidRPr="007B522C" w:rsidDel="00836260">
            <w:rPr>
              <w:bCs/>
              <w:lang w:val="en-GB"/>
            </w:rPr>
            <w:delText>-</w:delText>
          </w:r>
        </w:del>
      </w:ins>
      <w:ins w:id="1512" w:author="Downs, Drew T" w:date="2024-08-08T09:53:00Z">
        <w:r w:rsidR="00836260">
          <w:rPr>
            <w:bCs/>
            <w:lang w:val="en-GB"/>
          </w:rPr>
          <w:t>–</w:t>
        </w:r>
      </w:ins>
      <w:ins w:id="1513" w:author="Charlotte Devitre" w:date="2024-08-07T15:38:00Z">
        <w:r w:rsidR="00B90F91" w:rsidRPr="007B522C">
          <w:rPr>
            <w:bCs/>
            <w:lang w:val="en-GB"/>
          </w:rPr>
          <w:t>30% at P</w:t>
        </w:r>
      </w:ins>
      <w:ins w:id="1514" w:author="Downs, Drew T" w:date="2024-08-08T09:53:00Z">
        <w:r w:rsidR="00836260">
          <w:rPr>
            <w:bCs/>
            <w:lang w:val="en-GB"/>
          </w:rPr>
          <w:t xml:space="preserve"> </w:t>
        </w:r>
      </w:ins>
      <w:ins w:id="1515" w:author="Charlotte Devitre" w:date="2024-08-07T15:38:00Z">
        <w:r w:rsidR="00B90F91" w:rsidRPr="007B522C">
          <w:rPr>
            <w:bCs/>
            <w:lang w:val="en-GB"/>
          </w:rPr>
          <w:t xml:space="preserve">&lt;150 MPa and ~50% at P = 700 MPa; </w:t>
        </w:r>
        <w:r w:rsidR="006C21B3">
          <w:rPr>
            <w:bCs/>
            <w:lang w:val="en-GB"/>
          </w:rPr>
          <w:t>Fig. 2</w:t>
        </w:r>
        <w:r w:rsidR="00B90F91" w:rsidRPr="007B522C">
          <w:rPr>
            <w:bCs/>
            <w:lang w:val="en-GB"/>
          </w:rPr>
          <w:t xml:space="preserve">). </w:t>
        </w:r>
      </w:ins>
    </w:p>
    <w:p w14:paraId="32689816" w14:textId="3BB464D2" w:rsidR="00970C92" w:rsidRDefault="00E440FF" w:rsidP="00880D3F">
      <w:pPr>
        <w:pStyle w:val="Text"/>
        <w:spacing w:line="480" w:lineRule="auto"/>
        <w:ind w:firstLine="0"/>
        <w:jc w:val="both"/>
        <w:rPr>
          <w:ins w:id="1516" w:author="Charlotte Devitre" w:date="2024-08-07T15:38:00Z"/>
          <w:bCs/>
          <w:lang w:val="en-GB"/>
        </w:rPr>
      </w:pPr>
      <w:ins w:id="1517" w:author="Charlotte Devitre" w:date="2024-08-07T15:38:00Z">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CC3C92F" w14:textId="6688B8FC" w:rsidR="00880D3F" w:rsidRDefault="00880D3F" w:rsidP="00880D3F">
      <w:pPr>
        <w:pStyle w:val="Text"/>
        <w:spacing w:line="480" w:lineRule="auto"/>
        <w:ind w:firstLine="0"/>
        <w:jc w:val="both"/>
        <w:rPr>
          <w:ins w:id="1518" w:author="Charlotte Devitre" w:date="2024-08-07T15:38:00Z"/>
          <w:bCs/>
          <w:lang w:val="en-GB"/>
        </w:rPr>
      </w:pPr>
      <w:ins w:id="1519" w:author="Charlotte Devitre" w:date="2024-08-07T15:38: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1520" w:author="Charlotte Devitre" w:date="2024-08-07T15:38:00Z">
                <w:rPr>
                  <w:rFonts w:ascii="Cambria Math" w:hAnsi="Cambria Math"/>
                  <w:b/>
                  <w:i/>
                  <w:iCs/>
                  <w:lang w:val="en-GB"/>
                </w:rPr>
              </w:ins>
            </m:ctrlPr>
          </m:sSubPr>
          <m:e>
            <m:r>
              <w:ins w:id="1521" w:author="Charlotte Devitre" w:date="2024-08-07T15:38:00Z">
                <m:rPr>
                  <m:sty m:val="bi"/>
                </m:rPr>
                <w:rPr>
                  <w:rFonts w:ascii="Cambria Math" w:hAnsi="Cambria Math"/>
                  <w:lang w:val="en-GB"/>
                </w:rPr>
                <m:t>X</m:t>
              </w:ins>
            </m:r>
          </m:e>
          <m:sub>
            <m:sSub>
              <m:sSubPr>
                <m:ctrlPr>
                  <w:ins w:id="1522" w:author="Charlotte Devitre" w:date="2024-08-07T15:38:00Z">
                    <w:rPr>
                      <w:rFonts w:ascii="Cambria Math" w:hAnsi="Cambria Math"/>
                      <w:b/>
                      <w:i/>
                      <w:iCs/>
                      <w:lang w:val="en-GB"/>
                    </w:rPr>
                  </w:ins>
                </m:ctrlPr>
              </m:sSubPr>
              <m:e>
                <m:r>
                  <w:ins w:id="1523" w:author="Charlotte Devitre" w:date="2024-08-07T15:38:00Z">
                    <m:rPr>
                      <m:sty m:val="bi"/>
                    </m:rPr>
                    <w:rPr>
                      <w:rFonts w:ascii="Cambria Math" w:hAnsi="Cambria Math"/>
                      <w:lang w:val="en-GB"/>
                    </w:rPr>
                    <m:t>H</m:t>
                  </w:ins>
                </m:r>
              </m:e>
              <m:sub>
                <m:r>
                  <w:ins w:id="1524" w:author="Charlotte Devitre" w:date="2024-08-07T15:38:00Z">
                    <m:rPr>
                      <m:sty m:val="bi"/>
                    </m:rPr>
                    <w:rPr>
                      <w:rFonts w:ascii="Cambria Math" w:hAnsi="Cambria Math"/>
                      <w:lang w:val="en-GB"/>
                    </w:rPr>
                    <m:t>2</m:t>
                  </w:ins>
                </m:r>
              </m:sub>
            </m:sSub>
            <m:r>
              <w:ins w:id="1525" w:author="Charlotte Devitre" w:date="2024-08-07T15:38:00Z">
                <m:rPr>
                  <m:sty m:val="bi"/>
                </m:rPr>
                <w:rPr>
                  <w:rFonts w:ascii="Cambria Math" w:hAnsi="Cambria Math"/>
                  <w:lang w:val="en-GB"/>
                </w:rPr>
                <m:t>O</m:t>
              </w:ins>
            </m:r>
          </m:sub>
        </m:sSub>
      </m:oMath>
      <w:ins w:id="1526" w:author="Charlotte Devitre" w:date="2024-08-07T15:38:00Z">
        <w:r w:rsidRPr="00855626">
          <w:rPr>
            <w:b/>
            <w:i/>
            <w:iCs/>
            <w:lang w:val="en-GB"/>
          </w:rPr>
          <w:t xml:space="preserve"> </w:t>
        </w:r>
        <w:r w:rsidRPr="00855626">
          <w:rPr>
            <w:b/>
            <w:i/>
            <w:iCs/>
          </w:rPr>
          <w:t xml:space="preserve"> for some recently active mafic volcanic systems (a</w:t>
        </w:r>
        <w:del w:id="1527" w:author="Downs, Drew T" w:date="2024-08-08T09:54:00Z">
          <w:r w:rsidRPr="00855626" w:rsidDel="00FA0237">
            <w:rPr>
              <w:b/>
              <w:i/>
              <w:iCs/>
            </w:rPr>
            <w:delText>-</w:delText>
          </w:r>
        </w:del>
      </w:ins>
      <w:ins w:id="1528" w:author="Downs, Drew T" w:date="2024-08-08T09:54:00Z">
        <w:r w:rsidR="00FA0237">
          <w:rPr>
            <w:b/>
            <w:i/>
            <w:iCs/>
          </w:rPr>
          <w:t>–</w:t>
        </w:r>
      </w:ins>
      <w:ins w:id="1529" w:author="Charlotte Devitre" w:date="2024-08-07T15:38:00Z">
        <w:r w:rsidRPr="00855626">
          <w:rPr>
            <w:b/>
            <w:i/>
            <w:iCs/>
          </w:rPr>
          <w:t>c) and the East</w:t>
        </w:r>
      </w:ins>
      <w:ins w:id="1530" w:author="Downs, Drew T" w:date="2024-08-08T09:55:00Z">
        <w:r w:rsidR="00FA0237">
          <w:rPr>
            <w:b/>
            <w:i/>
            <w:iCs/>
          </w:rPr>
          <w:t xml:space="preserve"> </w:t>
        </w:r>
      </w:ins>
      <w:ins w:id="1531" w:author="Charlotte Devitre" w:date="2024-08-07T15:38:00Z">
        <w:del w:id="1532" w:author="Downs, Drew T" w:date="2024-08-08T09:55:00Z">
          <w:r w:rsidRPr="00855626" w:rsidDel="00FA0237">
            <w:rPr>
              <w:b/>
              <w:i/>
              <w:iCs/>
            </w:rPr>
            <w:delText>-</w:delText>
          </w:r>
        </w:del>
        <w:r w:rsidRPr="00855626">
          <w:rPr>
            <w:b/>
            <w:i/>
            <w:iCs/>
          </w:rPr>
          <w:t xml:space="preserve">African </w:t>
        </w:r>
        <w:del w:id="1533" w:author="Downs, Drew T" w:date="2024-08-08T09:55:00Z">
          <w:r w:rsidRPr="00855626" w:rsidDel="00FA0237">
            <w:rPr>
              <w:b/>
              <w:i/>
              <w:iCs/>
            </w:rPr>
            <w:delText>r</w:delText>
          </w:r>
        </w:del>
      </w:ins>
      <w:ins w:id="1534" w:author="Downs, Drew T" w:date="2024-08-08T09:55:00Z">
        <w:r w:rsidR="00FA0237">
          <w:rPr>
            <w:b/>
            <w:i/>
            <w:iCs/>
          </w:rPr>
          <w:t>R</w:t>
        </w:r>
      </w:ins>
      <w:ins w:id="1535" w:author="Charlotte Devitre" w:date="2024-08-07T15:38:00Z">
        <w:r w:rsidRPr="00855626">
          <w:rPr>
            <w:b/>
            <w:i/>
            <w:iCs/>
          </w:rPr>
          <w:t>ift (d)</w:t>
        </w:r>
      </w:ins>
      <w:ins w:id="1536" w:author="Downs, Drew T" w:date="2024-08-08T09:55:00Z">
        <w:r w:rsidR="00FA0237">
          <w:rPr>
            <w:b/>
            <w:i/>
            <w:iCs/>
          </w:rPr>
          <w:t>,</w:t>
        </w:r>
      </w:ins>
      <w:ins w:id="1537" w:author="Charlotte Devitre" w:date="2024-08-07T15:38:00Z">
        <w:r w:rsidRPr="00855626">
          <w:rPr>
            <w:b/>
            <w:i/>
            <w:iCs/>
          </w:rPr>
          <w:t xml:space="preserve"> where fluid inclusion barometry could be used as a </w:t>
        </w:r>
      </w:ins>
      <w:ins w:id="1538" w:author="Downs, Drew T" w:date="2024-08-08T09:55:00Z">
        <w:r w:rsidR="00FA0237">
          <w:rPr>
            <w:b/>
            <w:i/>
            <w:iCs/>
          </w:rPr>
          <w:t xml:space="preserve">near-real-time </w:t>
        </w:r>
      </w:ins>
      <w:ins w:id="1539" w:author="Charlotte Devitre" w:date="2024-08-07T15:38:00Z">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ins>
      <w:ins w:id="1540" w:author="Downs, Drew T" w:date="2024-08-08T09:55:00Z">
        <w:r w:rsidR="00FA0237">
          <w:rPr>
            <w:bCs/>
            <w:i/>
            <w:iCs/>
          </w:rPr>
          <w:t xml:space="preserve">see </w:t>
        </w:r>
      </w:ins>
      <w:ins w:id="1541" w:author="Charlotte Devitre" w:date="2024-08-07T15:38:00Z">
        <w:r w:rsidR="0070185F">
          <w:rPr>
            <w:bCs/>
            <w:i/>
            <w:iCs/>
          </w:rPr>
          <w:t>supplement</w:t>
        </w:r>
      </w:ins>
      <w:ins w:id="1542" w:author="Downs, Drew T" w:date="2024-08-08T09:55:00Z">
        <w:r w:rsidR="00FA0237">
          <w:rPr>
            <w:bCs/>
            <w:i/>
            <w:iCs/>
          </w:rPr>
          <w:t>a</w:t>
        </w:r>
      </w:ins>
      <w:ins w:id="1543" w:author="Downs, Drew T" w:date="2024-08-08T09:56:00Z">
        <w:r w:rsidR="00FA0237">
          <w:rPr>
            <w:bCs/>
            <w:i/>
            <w:iCs/>
          </w:rPr>
          <w:t>ry</w:t>
        </w:r>
      </w:ins>
      <w:ins w:id="1544" w:author="Charlotte Devitre" w:date="2024-08-07T15:38:00Z">
        <w:r w:rsidR="0070185F">
          <w:rPr>
            <w:bCs/>
            <w:i/>
            <w:iCs/>
          </w:rPr>
          <w:t xml:space="preserve"> information for extended details on the compilation). </w:t>
        </w:r>
        <w:r w:rsidR="00855626" w:rsidRPr="00B45E0C">
          <w:rPr>
            <w:bCs/>
            <w:i/>
            <w:iCs/>
          </w:rPr>
          <w:t xml:space="preserve">Outlined symbols represent data collected using a Raman </w:t>
        </w:r>
      </w:ins>
      <w:ins w:id="1545" w:author="Downs, Drew T" w:date="2024-08-08T09:56:00Z">
        <w:r w:rsidR="00FA0237">
          <w:rPr>
            <w:bCs/>
            <w:i/>
            <w:iCs/>
          </w:rPr>
          <w:t xml:space="preserve">spectrometer </w:t>
        </w:r>
      </w:ins>
      <w:ins w:id="1546" w:author="Charlotte Devitre" w:date="2024-08-07T15:38:00Z">
        <w:r w:rsidR="00855626" w:rsidRPr="00B45E0C">
          <w:rPr>
            <w:bCs/>
            <w:i/>
            <w:iCs/>
          </w:rPr>
          <w:t xml:space="preserve">with </w:t>
        </w:r>
        <w:r w:rsidR="00855626" w:rsidRPr="00B45E0C">
          <w:rPr>
            <w:bCs/>
            <w:i/>
            <w:iCs/>
          </w:rPr>
          <w:lastRenderedPageBreak/>
          <w:t>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del w:id="1547" w:author="Downs, Drew T" w:date="2024-08-08T09:56:00Z">
          <w:r w:rsidR="00855626" w:rsidDel="00FA0237">
            <w:rPr>
              <w:bCs/>
              <w:i/>
              <w:iCs/>
            </w:rPr>
            <w:delText>-</w:delText>
          </w:r>
        </w:del>
      </w:ins>
      <w:ins w:id="1548" w:author="Downs, Drew T" w:date="2024-08-08T09:56:00Z">
        <w:r w:rsidR="00FA0237">
          <w:rPr>
            <w:bCs/>
            <w:i/>
            <w:iCs/>
          </w:rPr>
          <w:t>–</w:t>
        </w:r>
      </w:ins>
      <w:proofErr w:type="spellStart"/>
      <w:ins w:id="1549" w:author="Charlotte Devitre" w:date="2024-08-07T15:38:00Z">
        <w:r w:rsidR="00855626">
          <w:rPr>
            <w:bCs/>
            <w:i/>
            <w:iCs/>
          </w:rPr>
          <w:t>i</w:t>
        </w:r>
        <w:proofErr w:type="spellEnd"/>
        <w:r w:rsidR="00855626">
          <w:rPr>
            <w:bCs/>
            <w:i/>
            <w:iCs/>
          </w:rPr>
          <w:t>).</w:t>
        </w:r>
      </w:ins>
    </w:p>
    <w:p w14:paraId="696439CD" w14:textId="77777777" w:rsidR="00880D3F" w:rsidRPr="007B522C" w:rsidRDefault="00880D3F" w:rsidP="00622163">
      <w:pPr>
        <w:pStyle w:val="Text"/>
        <w:spacing w:line="480" w:lineRule="auto"/>
        <w:ind w:firstLine="0"/>
        <w:jc w:val="both"/>
        <w:rPr>
          <w:ins w:id="1550" w:author="Charlotte Devitre" w:date="2024-08-07T15:38:00Z"/>
          <w:bCs/>
          <w:lang w:val="en-GB"/>
        </w:rPr>
      </w:pPr>
    </w:p>
    <w:p w14:paraId="5CC638E1" w14:textId="0D676F12" w:rsidR="00B90F91" w:rsidRPr="007B522C" w:rsidRDefault="00E440FF" w:rsidP="00B90F91">
      <w:pPr>
        <w:pStyle w:val="Text"/>
        <w:spacing w:line="480" w:lineRule="auto"/>
        <w:ind w:firstLine="0"/>
        <w:jc w:val="both"/>
        <w:rPr>
          <w:ins w:id="1551" w:author="Charlotte Devitre" w:date="2024-08-07T15:38:00Z"/>
          <w:bCs/>
          <w:lang w:val="en-GB"/>
        </w:rPr>
      </w:pPr>
      <w:ins w:id="1552" w:author="Charlotte Devitre" w:date="2024-08-07T15:38:00Z">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ins>
    </w:p>
    <w:p w14:paraId="3B80E8FA" w14:textId="7F7F281D" w:rsidR="00B90F91" w:rsidRPr="007B522C" w:rsidRDefault="00B90F91" w:rsidP="00B90F91">
      <w:pPr>
        <w:pStyle w:val="Text"/>
        <w:spacing w:line="480" w:lineRule="auto"/>
        <w:jc w:val="both"/>
        <w:rPr>
          <w:bCs/>
          <w:i/>
          <w:iCs/>
          <w:lang w:val="en-GB"/>
        </w:rPr>
      </w:pPr>
      <w:ins w:id="1553" w:author="Charlotte Devitre" w:date="2024-08-07T15:38:00Z">
        <w:r w:rsidRPr="00FA0237">
          <w:rPr>
            <w:b/>
            <w:i/>
            <w:iCs/>
            <w:lang w:val="en-GB"/>
            <w:rPrChange w:id="1554" w:author="Downs, Drew T" w:date="2024-08-08T09:56:00Z">
              <w:rPr>
                <w:bCs/>
                <w:i/>
                <w:iCs/>
                <w:lang w:val="en-GB"/>
              </w:rPr>
            </w:rPrChange>
          </w:rPr>
          <w:t xml:space="preserve">Figure </w:t>
        </w:r>
        <w:r w:rsidR="006C21B3" w:rsidRPr="00FA0237">
          <w:rPr>
            <w:b/>
            <w:i/>
            <w:iCs/>
            <w:lang w:val="en-GB"/>
            <w:rPrChange w:id="1555" w:author="Downs, Drew T" w:date="2024-08-08T09:56:00Z">
              <w:rPr>
                <w:bCs/>
                <w:i/>
                <w:iCs/>
                <w:lang w:val="en-GB"/>
              </w:rPr>
            </w:rPrChange>
          </w:rPr>
          <w:t>4</w:t>
        </w:r>
        <w:r w:rsidRPr="00FA0237">
          <w:rPr>
            <w:b/>
            <w:i/>
            <w:iCs/>
            <w:lang w:val="en-GB"/>
            <w:rPrChange w:id="1556" w:author="Downs, Drew T" w:date="2024-08-08T09:56:00Z">
              <w:rPr>
                <w:bCs/>
                <w:i/>
                <w:iCs/>
                <w:lang w:val="en-GB"/>
              </w:rPr>
            </w:rPrChange>
          </w:rPr>
          <w:t>.</w:t>
        </w:r>
      </w:ins>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ins w:id="1557" w:author="Downs, Drew T" w:date="2024-08-08T09:56:00Z">
        <w:r w:rsidR="00BB663B">
          <w:rPr>
            <w:b/>
            <w:i/>
            <w:iCs/>
            <w:lang w:val="en-GB"/>
          </w:rPr>
          <w:t xml:space="preserve"> </w:t>
        </w:r>
      </w:ins>
      <w:del w:id="1558" w:author="Downs, Drew T" w:date="2024-08-08T09:56:00Z">
        <w:r w:rsidR="00834561" w:rsidDel="00BB663B">
          <w:rPr>
            <w:b/>
            <w:i/>
            <w:iCs/>
            <w:lang w:val="en-GB"/>
          </w:rPr>
          <w:delText>-</w:delText>
        </w:r>
      </w:del>
      <w:ins w:id="1559" w:author="Charlotte Devitre" w:date="2024-08-07T15:38:00Z">
        <w:r w:rsidR="004F2B3A">
          <w:rPr>
            <w:b/>
            <w:i/>
            <w:iCs/>
            <w:lang w:val="en-GB"/>
          </w:rPr>
          <w:t xml:space="preserve"> </w:t>
        </w:r>
      </w:ins>
      <w:r w:rsidR="00834561">
        <w:rPr>
          <w:b/>
          <w:i/>
          <w:iCs/>
          <w:lang w:val="en-GB"/>
        </w:rPr>
        <w:t>inclusion</w:t>
      </w:r>
      <w:r w:rsidRPr="007B522C">
        <w:rPr>
          <w:b/>
          <w:i/>
          <w:iCs/>
          <w:lang w:val="en-GB"/>
        </w:rPr>
        <w:t xml:space="preserve"> data for </w:t>
      </w:r>
      <w:del w:id="1560" w:author="Charlotte Devitre" w:date="2024-08-07T15:38:00Z">
        <w:r w:rsidRPr="007B522C">
          <w:rPr>
            <w:b/>
            <w:i/>
            <w:iCs/>
            <w:lang w:val="en-GB"/>
          </w:rPr>
          <w:delText>Continental Rift, Continental Intraplate, Alkaline</w:delText>
        </w:r>
      </w:del>
      <w:ins w:id="1561" w:author="Charlotte Devitre" w:date="2024-08-07T15:38: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r w:rsidRPr="007B522C">
        <w:rPr>
          <w:b/>
          <w:i/>
          <w:iCs/>
          <w:lang w:val="en-GB"/>
        </w:rPr>
        <w:t xml:space="preserve"> and </w:t>
      </w:r>
      <w:del w:id="1562" w:author="Charlotte Devitre" w:date="2024-08-07T15:38:00Z">
        <w:r w:rsidRPr="007B522C">
          <w:rPr>
            <w:b/>
            <w:i/>
            <w:iCs/>
            <w:lang w:val="en-GB"/>
          </w:rPr>
          <w:delText>Tholeiitic Ocean Island Basalt</w:delText>
        </w:r>
      </w:del>
      <w:ins w:id="1563" w:author="Charlotte Devitre" w:date="2024-08-07T15:38: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r w:rsidRPr="007B522C">
        <w:rPr>
          <w:b/>
          <w:i/>
          <w:iCs/>
          <w:lang w:val="en-GB"/>
        </w:rPr>
        <w:t xml:space="preserve"> (OIB, see Fig S7</w:t>
      </w:r>
      <w:del w:id="1564" w:author="Charlotte Devitre" w:date="2024-08-07T15:38:00Z">
        <w:r w:rsidRPr="007B522C">
          <w:rPr>
            <w:b/>
            <w:i/>
            <w:iCs/>
            <w:lang w:val="en-GB"/>
          </w:rPr>
          <w:delText>) Mid-Ocean Ridge</w:delText>
        </w:r>
      </w:del>
      <w:ins w:id="1565" w:author="Charlotte Devitre" w:date="2024-08-07T15:38: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r w:rsidRPr="007B522C">
        <w:rPr>
          <w:b/>
          <w:i/>
          <w:iCs/>
          <w:lang w:val="en-GB"/>
        </w:rPr>
        <w:t xml:space="preserve"> and </w:t>
      </w:r>
      <w:del w:id="1566" w:author="Charlotte Devitre" w:date="2024-08-07T15:38:00Z">
        <w:r w:rsidRPr="007B522C">
          <w:rPr>
            <w:b/>
            <w:i/>
            <w:iCs/>
            <w:lang w:val="en-GB"/>
          </w:rPr>
          <w:delText>Subduction Zone</w:delText>
        </w:r>
      </w:del>
      <w:ins w:id="1567" w:author="Charlotte Devitre" w:date="2024-08-07T15:38: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r w:rsidRPr="007B522C">
        <w:rPr>
          <w:b/>
          <w:i/>
          <w:iCs/>
          <w:lang w:val="en-GB"/>
        </w:rPr>
        <w:t xml:space="preserve"> volcanoes (details </w:t>
      </w:r>
      <w:r w:rsidRPr="007B522C">
        <w:rPr>
          <w:b/>
          <w:i/>
          <w:iCs/>
          <w:lang w:val="en-GB"/>
        </w:rPr>
        <w:lastRenderedPageBreak/>
        <w:t>and references in the supplement</w:t>
      </w:r>
      <w:ins w:id="1568" w:author="Downs, Drew T" w:date="2024-08-08T09:57:00Z">
        <w:r w:rsidR="00BB663B">
          <w:rPr>
            <w:b/>
            <w:i/>
            <w:iCs/>
            <w:lang w:val="en-GB"/>
          </w:rPr>
          <w:t>ary information)</w:t>
        </w:r>
      </w:ins>
      <w:del w:id="1569" w:author="Charlotte Devitre" w:date="2024-08-07T15:38:00Z">
        <w:r w:rsidRPr="007B522C">
          <w:rPr>
            <w:b/>
            <w:i/>
            <w:iCs/>
            <w:lang w:val="en-GB"/>
          </w:rPr>
          <w:delTex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r w:rsidRPr="007B522C">
          <w:rPr>
            <w:bCs/>
            <w:i/>
            <w:iCs/>
            <w:lang w:val="en-GB"/>
          </w:rPr>
          <w:delText xml:space="preserve"> </w:delText>
        </w:r>
      </w:del>
      <w:ins w:id="1570" w:author="Charlotte Devitre" w:date="2024-08-07T15:38:00Z">
        <w:r w:rsidRPr="007B522C">
          <w:rPr>
            <w:bCs/>
            <w:i/>
            <w:iCs/>
            <w:lang w:val="en-GB"/>
          </w:rPr>
          <w:t xml:space="preserve"> </w:t>
        </w:r>
      </w:ins>
      <w:r w:rsidRPr="007B522C">
        <w:rPr>
          <w:bCs/>
          <w:i/>
          <w:iCs/>
          <w:lang w:val="en-GB"/>
        </w:rPr>
        <w:t xml:space="preserve">(a) World map </w:t>
      </w:r>
      <w:ins w:id="1571" w:author="Downs, Drew T" w:date="2024-08-08T09:57:00Z">
        <w:r w:rsidR="00BB663B">
          <w:rPr>
            <w:bCs/>
            <w:i/>
            <w:iCs/>
            <w:lang w:val="en-GB"/>
          </w:rPr>
          <w:t xml:space="preserve">with symbols </w:t>
        </w:r>
      </w:ins>
      <w:del w:id="1572" w:author="Downs, Drew T" w:date="2024-08-08T09:57:00Z">
        <w:r w:rsidRPr="007B522C" w:rsidDel="00BB663B">
          <w:rPr>
            <w:bCs/>
            <w:i/>
            <w:iCs/>
            <w:lang w:val="en-GB"/>
          </w:rPr>
          <w:delText>coloured</w:delText>
        </w:r>
      </w:del>
      <w:proofErr w:type="spellStart"/>
      <w:ins w:id="1573" w:author="Downs, Drew T" w:date="2024-08-08T09:57:00Z">
        <w:r w:rsidR="00BB663B">
          <w:rPr>
            <w:bCs/>
            <w:i/>
            <w:iCs/>
            <w:lang w:val="en-GB"/>
          </w:rPr>
          <w:t>colored</w:t>
        </w:r>
      </w:ins>
      <w:proofErr w:type="spellEnd"/>
      <w:r w:rsidRPr="007B522C">
        <w:rPr>
          <w:bCs/>
          <w:i/>
          <w:iCs/>
          <w:lang w:val="en-GB"/>
        </w:rPr>
        <w:t xml:space="preserve"> by </w:t>
      </w:r>
      <w:del w:id="1574" w:author="Charlotte Devitre" w:date="2024-08-07T15:38:00Z">
        <w:r w:rsidRPr="007B522C">
          <w:rPr>
            <w:bCs/>
            <w:i/>
            <w:iCs/>
            <w:lang w:val="en-GB"/>
          </w:rPr>
          <w:delText>Median</w:delText>
        </w:r>
      </w:del>
      <w:ins w:id="1575" w:author="Charlotte Devitre" w:date="2024-08-07T15:38:00Z">
        <w:r w:rsidR="00EA6185">
          <w:rPr>
            <w:bCs/>
            <w:i/>
            <w:iCs/>
            <w:lang w:val="en-GB"/>
          </w:rPr>
          <w:t>m</w:t>
        </w:r>
        <w:r w:rsidRPr="007B522C">
          <w:rPr>
            <w:bCs/>
            <w:i/>
            <w:iCs/>
            <w:lang w:val="en-GB"/>
          </w:rPr>
          <w:t>edian</w:t>
        </w:r>
      </w:ins>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del w:id="1576" w:author="Downs, Drew T" w:date="2024-08-08T09:58:00Z">
        <w:r w:rsidR="00834561" w:rsidDel="00BB663B">
          <w:rPr>
            <w:bCs/>
            <w:i/>
            <w:iCs/>
            <w:lang w:val="en-GB"/>
          </w:rPr>
          <w:delText>-</w:delText>
        </w:r>
      </w:del>
      <w:ins w:id="1577" w:author="Charlotte Devitre" w:date="2024-08-07T15:38:00Z">
        <w:r w:rsidR="004F2B3A">
          <w:rPr>
            <w:bCs/>
            <w:i/>
            <w:iCs/>
            <w:lang w:val="en-GB"/>
          </w:rPr>
          <w:t xml:space="preserve"> </w:t>
        </w:r>
      </w:ins>
      <w:r w:rsidR="00834561">
        <w:rPr>
          <w:bCs/>
          <w:i/>
          <w:iCs/>
          <w:lang w:val="en-GB"/>
        </w:rPr>
        <w:t>inclusion</w:t>
      </w:r>
      <w:r w:rsidRPr="007B522C">
        <w:rPr>
          <w:bCs/>
          <w:i/>
          <w:iCs/>
          <w:lang w:val="en-GB"/>
        </w:rPr>
        <w:t xml:space="preserve"> suites</w:t>
      </w:r>
      <w:del w:id="1578" w:author="Charlotte Devitre" w:date="2024-08-07T15:38:00Z">
        <w:r w:rsidRPr="007B522C">
          <w:rPr>
            <w:bCs/>
            <w:i/>
            <w:iCs/>
            <w:lang w:val="en-GB"/>
          </w:rPr>
          <w:delText>, circles</w:delText>
        </w:r>
      </w:del>
      <w:ins w:id="1579" w:author="Charlotte Devitre" w:date="2024-08-07T15:38: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r w:rsidRPr="007B522C">
        <w:rPr>
          <w:bCs/>
          <w:i/>
          <w:iCs/>
          <w:lang w:val="en-GB"/>
        </w:rPr>
        <w:t xml:space="preserve"> indicate </w:t>
      </w:r>
      <w:del w:id="1580" w:author="Charlotte Devitre" w:date="2024-08-07T15:38:00Z">
        <w:r w:rsidRPr="007B522C">
          <w:rPr>
            <w:bCs/>
            <w:i/>
            <w:iCs/>
            <w:lang w:val="en-GB"/>
          </w:rPr>
          <w:delText>Glass</w:delText>
        </w:r>
      </w:del>
      <w:ins w:id="1581" w:author="Charlotte Devitre" w:date="2024-08-07T15:38:00Z">
        <w:r w:rsidR="00EA6185">
          <w:rPr>
            <w:bCs/>
            <w:i/>
            <w:iCs/>
            <w:lang w:val="en-GB"/>
          </w:rPr>
          <w:t>g</w:t>
        </w:r>
        <w:r w:rsidRPr="007B522C">
          <w:rPr>
            <w:bCs/>
            <w:i/>
            <w:iCs/>
            <w:lang w:val="en-GB"/>
          </w:rPr>
          <w:t>lass</w:t>
        </w:r>
      </w:ins>
      <w:r w:rsidRPr="007B522C">
        <w:rPr>
          <w:bCs/>
          <w:i/>
          <w:iCs/>
          <w:lang w:val="en-GB"/>
        </w:rPr>
        <w:t xml:space="preserve">-only </w:t>
      </w:r>
      <w:del w:id="1582" w:author="Downs, Drew T" w:date="2024-08-08T09:58:00Z">
        <w:r w:rsidRPr="007B522C" w:rsidDel="00BB663B">
          <w:rPr>
            <w:bCs/>
            <w:i/>
            <w:iCs/>
            <w:lang w:val="en-GB"/>
          </w:rPr>
          <w:delText>MI</w:delText>
        </w:r>
      </w:del>
      <w:ins w:id="1583" w:author="Downs, Drew T" w:date="2024-08-08T09:58:00Z">
        <w:r w:rsidR="00BB663B">
          <w:rPr>
            <w:bCs/>
            <w:i/>
            <w:iCs/>
            <w:lang w:val="en-GB"/>
          </w:rPr>
          <w:t>melt inclusion</w:t>
        </w:r>
      </w:ins>
      <w:r w:rsidRPr="007B522C">
        <w:rPr>
          <w:bCs/>
          <w:i/>
          <w:iCs/>
          <w:lang w:val="en-GB"/>
        </w:rPr>
        <w:t xml:space="preserve"> data and stars </w:t>
      </w:r>
      <w:ins w:id="1584" w:author="Downs, Drew T" w:date="2024-08-08T09:58:00Z">
        <w:r w:rsidR="00BB663B">
          <w:rPr>
            <w:bCs/>
            <w:i/>
            <w:iCs/>
            <w:lang w:val="en-GB"/>
          </w:rPr>
          <w:t xml:space="preserve">show </w:t>
        </w:r>
      </w:ins>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ins w:id="1585" w:author="Downs, Drew T" w:date="2024-08-08T09:58:00Z">
        <w:r w:rsidR="00BB663B">
          <w:rPr>
            <w:bCs/>
            <w:i/>
            <w:iCs/>
            <w:lang w:val="en-GB"/>
          </w:rPr>
          <w:t xml:space="preserve"> spectroscopy</w:t>
        </w:r>
      </w:ins>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del w:id="1586" w:author="Downs, Drew T" w:date="2024-08-08T09:58:00Z">
        <w:r w:rsidR="00834561" w:rsidDel="00BB663B">
          <w:rPr>
            <w:bCs/>
            <w:i/>
            <w:iCs/>
            <w:lang w:val="en-GB"/>
          </w:rPr>
          <w:delText>-</w:delText>
        </w:r>
      </w:del>
      <w:ins w:id="1587" w:author="Charlotte Devitre" w:date="2024-08-07T15:38:00Z">
        <w:r w:rsidR="004F2B3A">
          <w:rPr>
            <w:bCs/>
            <w:i/>
            <w:iCs/>
            <w:lang w:val="en-GB"/>
          </w:rPr>
          <w:t xml:space="preserve"> </w:t>
        </w:r>
      </w:ins>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del w:id="1588" w:author="Charlotte Devitre" w:date="2024-08-07T15:38:00Z">
        <w:r w:rsidRPr="007B522C">
          <w:rPr>
            <w:bCs/>
            <w:i/>
            <w:iCs/>
            <w:lang w:val="en-GB"/>
          </w:rPr>
          <w:delText>quartile</w:delText>
        </w:r>
      </w:del>
      <w:ins w:id="1589" w:author="Charlotte Devitre" w:date="2024-08-07T15:38:00Z">
        <w:r w:rsidR="00EA6185">
          <w:rPr>
            <w:bCs/>
            <w:i/>
            <w:iCs/>
            <w:lang w:val="en-GB"/>
          </w:rPr>
          <w:t>percentile</w:t>
        </w:r>
      </w:ins>
      <w:r w:rsidRPr="007B522C">
        <w:rPr>
          <w:bCs/>
          <w:i/>
          <w:iCs/>
          <w:lang w:val="en-GB"/>
        </w:rPr>
        <w:t>), Q3 (75</w:t>
      </w:r>
      <w:r w:rsidRPr="007B522C">
        <w:rPr>
          <w:bCs/>
          <w:i/>
          <w:iCs/>
          <w:vertAlign w:val="superscript"/>
          <w:lang w:val="en-GB"/>
        </w:rPr>
        <w:t>th</w:t>
      </w:r>
      <w:r w:rsidRPr="007B522C">
        <w:rPr>
          <w:bCs/>
          <w:i/>
          <w:iCs/>
          <w:lang w:val="en-GB"/>
        </w:rPr>
        <w:t xml:space="preserve"> </w:t>
      </w:r>
      <w:del w:id="1590" w:author="Charlotte Devitre" w:date="2024-08-07T15:38:00Z">
        <w:r w:rsidRPr="007B522C">
          <w:rPr>
            <w:bCs/>
            <w:i/>
            <w:iCs/>
            <w:lang w:val="en-GB"/>
          </w:rPr>
          <w:delText>quartile</w:delText>
        </w:r>
      </w:del>
      <w:ins w:id="1591" w:author="Charlotte Devitre" w:date="2024-08-07T15:38:00Z">
        <w:r w:rsidR="00EA6185">
          <w:rPr>
            <w:bCs/>
            <w:i/>
            <w:iCs/>
            <w:lang w:val="en-GB"/>
          </w:rPr>
          <w:t>percentile</w:t>
        </w:r>
      </w:ins>
      <w:r w:rsidRPr="007B522C">
        <w:rPr>
          <w:bCs/>
          <w:i/>
          <w:iCs/>
          <w:lang w:val="en-GB"/>
        </w:rPr>
        <w:t>)</w:t>
      </w:r>
      <w:ins w:id="1592" w:author="Downs, Drew T" w:date="2024-08-08T09:58:00Z">
        <w:r w:rsidR="00BB663B">
          <w:rPr>
            <w:bCs/>
            <w:i/>
            <w:iCs/>
            <w:lang w:val="en-GB"/>
          </w:rPr>
          <w:t>,</w:t>
        </w:r>
      </w:ins>
      <w:r w:rsidRPr="007B522C">
        <w:rPr>
          <w:bCs/>
          <w:i/>
          <w:iCs/>
          <w:lang w:val="en-GB"/>
        </w:rPr>
        <w:t xml:space="preserve"> and whiskers mark the last datapoint before Q3+1.5* (Q3-Q1) and the first datapoint after Q1-1.5*(Q3-Q1). Violin plots show the density distribution of all </w:t>
      </w:r>
      <w:del w:id="1593" w:author="Downs, Drew T" w:date="2024-08-08T09:59:00Z">
        <w:r w:rsidRPr="007B522C" w:rsidDel="00F919A4">
          <w:rPr>
            <w:bCs/>
            <w:i/>
            <w:iCs/>
            <w:lang w:val="en-GB"/>
          </w:rPr>
          <w:delText xml:space="preserve">the </w:delText>
        </w:r>
      </w:del>
      <w:r w:rsidRPr="007B522C">
        <w:rPr>
          <w:bCs/>
          <w:i/>
          <w:iCs/>
          <w:lang w:val="en-GB"/>
        </w:rPr>
        <w:t xml:space="preserve">data and are </w:t>
      </w:r>
      <w:del w:id="1594" w:author="Downs, Drew T" w:date="2024-08-08T09:59:00Z">
        <w:r w:rsidRPr="007B522C" w:rsidDel="00F919A4">
          <w:rPr>
            <w:bCs/>
            <w:i/>
            <w:iCs/>
            <w:lang w:val="en-GB"/>
          </w:rPr>
          <w:delText>coloured</w:delText>
        </w:r>
      </w:del>
      <w:proofErr w:type="spellStart"/>
      <w:ins w:id="1595" w:author="Downs, Drew T" w:date="2024-08-08T09:59:00Z">
        <w:r w:rsidR="00F919A4">
          <w:rPr>
            <w:bCs/>
            <w:i/>
            <w:iCs/>
            <w:lang w:val="en-GB"/>
          </w:rPr>
          <w:t>colored</w:t>
        </w:r>
      </w:ins>
      <w:proofErr w:type="spellEnd"/>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del w:id="1596" w:author="Downs, Drew T" w:date="2024-08-08T09:59:00Z">
        <w:r w:rsidRPr="007B522C" w:rsidDel="00F919A4">
          <w:rPr>
            <w:bCs/>
            <w:i/>
            <w:iCs/>
            <w:lang w:val="en-GB"/>
          </w:rPr>
          <w:delText>MI</w:delText>
        </w:r>
      </w:del>
      <w:ins w:id="1597" w:author="Downs, Drew T" w:date="2024-08-08T09:59:00Z">
        <w:r w:rsidR="00F919A4">
          <w:rPr>
            <w:bCs/>
            <w:i/>
            <w:iCs/>
            <w:lang w:val="en-GB"/>
          </w:rPr>
          <w:t>melt inclusion</w:t>
        </w:r>
      </w:ins>
      <w:r w:rsidRPr="007B522C">
        <w:rPr>
          <w:bCs/>
          <w:i/>
          <w:iCs/>
          <w:lang w:val="en-GB"/>
        </w:rPr>
        <w:t xml:space="preserve"> </w:t>
      </w:r>
      <w:proofErr w:type="spellStart"/>
      <w:r w:rsidRPr="007B522C">
        <w:rPr>
          <w:bCs/>
          <w:i/>
          <w:iCs/>
          <w:lang w:val="en-GB"/>
        </w:rPr>
        <w:t>suites</w:t>
      </w:r>
      <w:del w:id="1598" w:author="Downs, Drew T" w:date="2024-08-08T09:59:00Z">
        <w:r w:rsidRPr="007B522C" w:rsidDel="00F919A4">
          <w:rPr>
            <w:bCs/>
            <w:i/>
            <w:iCs/>
            <w:lang w:val="en-GB"/>
          </w:rPr>
          <w:delText xml:space="preserve"> which</w:delText>
        </w:r>
      </w:del>
      <w:ins w:id="1599" w:author="Downs, Drew T" w:date="2024-08-08T09:59:00Z">
        <w:r w:rsidR="00F919A4">
          <w:rPr>
            <w:bCs/>
            <w:i/>
            <w:iCs/>
            <w:lang w:val="en-GB"/>
          </w:rPr>
          <w:t>with</w:t>
        </w:r>
      </w:ins>
      <w:proofErr w:type="spellEnd"/>
      <w:r w:rsidRPr="007B522C">
        <w:rPr>
          <w:bCs/>
          <w:i/>
          <w:iCs/>
          <w:lang w:val="en-GB"/>
        </w:rPr>
        <w:t xml:space="preserve"> constrained </w:t>
      </w:r>
      <w:del w:id="1600" w:author="Charlotte Devitre" w:date="2024-08-07T15:38:00Z">
        <w:r w:rsidRPr="007B522C">
          <w:rPr>
            <w:bCs/>
            <w:i/>
            <w:iCs/>
            <w:lang w:val="en-GB"/>
          </w:rPr>
          <w:delText>Total</w:delText>
        </w:r>
      </w:del>
      <w:ins w:id="1601" w:author="Charlotte Devitre" w:date="2024-08-07T15:38:00Z">
        <w:r w:rsidR="00EA6185">
          <w:rPr>
            <w:bCs/>
            <w:i/>
            <w:iCs/>
            <w:lang w:val="en-GB"/>
          </w:rPr>
          <w:t>t</w:t>
        </w:r>
        <w:r w:rsidRPr="007B522C">
          <w:rPr>
            <w:bCs/>
            <w:i/>
            <w:iCs/>
            <w:lang w:val="en-GB"/>
          </w:rPr>
          <w:t>otal</w:t>
        </w:r>
      </w:ins>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del w:id="1602" w:author="Charlotte Devitre" w:date="2024-08-07T15:38:00Z">
        <w:r w:rsidRPr="007B522C">
          <w:rPr>
            <w:bCs/>
            <w:i/>
            <w:iCs/>
            <w:lang w:val="en-GB"/>
          </w:rPr>
          <w:delText xml:space="preserve">  -</w:delText>
        </w:r>
      </w:del>
      <w:ins w:id="1603" w:author="Charlotte Devitre" w:date="2024-08-07T15:38:00Z">
        <w:r w:rsidR="00EA6185" w:rsidRPr="007B522C">
          <w:rPr>
            <w:bCs/>
            <w:i/>
            <w:iCs/>
            <w:lang w:val="en-GB"/>
          </w:rPr>
          <w:t>–</w:t>
        </w:r>
      </w:ins>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ins w:id="1604" w:author="Downs, Drew T" w:date="2024-08-08T10:00:00Z">
        <w:r w:rsidR="00F919A4">
          <w:rPr>
            <w:bCs/>
            <w:i/>
            <w:iCs/>
            <w:lang w:val="en-GB"/>
          </w:rPr>
          <w:t>-</w:t>
        </w:r>
      </w:ins>
      <w:del w:id="1605" w:author="Downs, Drew T" w:date="2024-08-08T10:00:00Z">
        <w:r w:rsidRPr="007B522C" w:rsidDel="00F919A4">
          <w:rPr>
            <w:bCs/>
            <w:i/>
            <w:iCs/>
            <w:lang w:val="en-GB"/>
          </w:rPr>
          <w:delText xml:space="preserve"> </w:delText>
        </w:r>
      </w:del>
      <w:r w:rsidRPr="007B522C">
        <w:rPr>
          <w:bCs/>
          <w:i/>
          <w:iCs/>
          <w:lang w:val="en-GB"/>
        </w:rPr>
        <w:t>Bonin Mariana.</w:t>
      </w:r>
      <w:ins w:id="1606" w:author="Charlotte Devitre" w:date="2024-08-07T15:38: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ins>
      <w:ins w:id="1607" w:author="Downs, Drew T" w:date="2024-08-08T10:00:00Z">
        <w:r w:rsidR="00F919A4">
          <w:rPr>
            <w:bCs/>
            <w:i/>
            <w:iCs/>
            <w:lang w:val="en-GB"/>
          </w:rPr>
          <w:t xml:space="preserve">of </w:t>
        </w:r>
      </w:ins>
      <w:ins w:id="1608" w:author="Charlotte Devitre" w:date="2024-08-07T15:38:00Z">
        <w:r w:rsidR="005D2B24" w:rsidRPr="00107BBF">
          <w:rPr>
            <w:bCs/>
            <w:i/>
            <w:iCs/>
            <w:lang w:val="en-GB"/>
          </w:rPr>
          <w:t>&lt;</w:t>
        </w:r>
        <w:del w:id="1609" w:author="Downs, Drew T" w:date="2024-08-08T10:00:00Z">
          <w:r w:rsidR="005D2B24" w:rsidRPr="00107BBF" w:rsidDel="00F919A4">
            <w:rPr>
              <w:bCs/>
              <w:i/>
              <w:iCs/>
              <w:lang w:val="en-GB"/>
            </w:rPr>
            <w:delText xml:space="preserve"> </w:delText>
          </w:r>
        </w:del>
        <w:r w:rsidR="005D2B24" w:rsidRPr="00107BBF">
          <w:rPr>
            <w:bCs/>
            <w:i/>
            <w:iCs/>
            <w:lang w:val="en-GB"/>
          </w:rPr>
          <w:t>57 wt</w:t>
        </w:r>
      </w:ins>
      <w:ins w:id="1610" w:author="Downs, Drew T" w:date="2024-08-08T10:00:00Z">
        <w:r w:rsidR="00F919A4">
          <w:rPr>
            <w:bCs/>
            <w:i/>
            <w:iCs/>
            <w:lang w:val="en-GB"/>
          </w:rPr>
          <w:t xml:space="preserve">. </w:t>
        </w:r>
      </w:ins>
      <w:ins w:id="1611" w:author="Charlotte Devitre" w:date="2024-08-07T15:38:00Z">
        <w:r w:rsidR="005D2B24" w:rsidRPr="00107BBF">
          <w:rPr>
            <w:bCs/>
            <w:i/>
            <w:iCs/>
            <w:lang w:val="en-GB"/>
          </w:rPr>
          <w:t xml:space="preserve">%, MgO </w:t>
        </w:r>
      </w:ins>
      <w:ins w:id="1612" w:author="Downs, Drew T" w:date="2024-08-08T10:00:00Z">
        <w:r w:rsidR="00F919A4">
          <w:rPr>
            <w:bCs/>
            <w:i/>
            <w:iCs/>
            <w:lang w:val="en-GB"/>
          </w:rPr>
          <w:t xml:space="preserve">of </w:t>
        </w:r>
      </w:ins>
      <w:ins w:id="1613" w:author="Charlotte Devitre" w:date="2024-08-07T15:38:00Z">
        <w:r w:rsidR="005D2B24" w:rsidRPr="00107BBF">
          <w:rPr>
            <w:bCs/>
            <w:i/>
            <w:iCs/>
            <w:lang w:val="en-GB"/>
          </w:rPr>
          <w:t>&lt;</w:t>
        </w:r>
        <w:del w:id="1614" w:author="Downs, Drew T" w:date="2024-08-08T10:00:00Z">
          <w:r w:rsidR="005D2B24" w:rsidRPr="00107BBF" w:rsidDel="00F919A4">
            <w:rPr>
              <w:bCs/>
              <w:i/>
              <w:iCs/>
              <w:lang w:val="en-GB"/>
            </w:rPr>
            <w:delText xml:space="preserve"> </w:delText>
          </w:r>
        </w:del>
        <w:r w:rsidR="005D2B24" w:rsidRPr="00107BBF">
          <w:rPr>
            <w:bCs/>
            <w:i/>
            <w:iCs/>
            <w:lang w:val="en-GB"/>
          </w:rPr>
          <w:t>16 wt</w:t>
        </w:r>
      </w:ins>
      <w:ins w:id="1615" w:author="Downs, Drew T" w:date="2024-08-08T10:00:00Z">
        <w:r w:rsidR="00F919A4">
          <w:rPr>
            <w:bCs/>
            <w:i/>
            <w:iCs/>
            <w:lang w:val="en-GB"/>
          </w:rPr>
          <w:t xml:space="preserve">. </w:t>
        </w:r>
      </w:ins>
      <w:ins w:id="1616" w:author="Charlotte Devitre" w:date="2024-08-07T15:38:00Z">
        <w:r w:rsidR="005D2B24" w:rsidRPr="00107BBF">
          <w:rPr>
            <w:bCs/>
            <w:i/>
            <w:iCs/>
            <w:lang w:val="en-GB"/>
          </w:rPr>
          <w:t>%</w:t>
        </w:r>
      </w:ins>
      <w:ins w:id="1617" w:author="Downs, Drew T" w:date="2024-08-08T10:00:00Z">
        <w:r w:rsidR="00F919A4">
          <w:rPr>
            <w:bCs/>
            <w:i/>
            <w:iCs/>
            <w:lang w:val="en-GB"/>
          </w:rPr>
          <w:t>,</w:t>
        </w:r>
      </w:ins>
      <w:ins w:id="1618" w:author="Charlotte Devitre" w:date="2024-08-07T15:38:00Z">
        <w:r w:rsidR="005D2B24" w:rsidRPr="00107BBF">
          <w:rPr>
            <w:bCs/>
            <w:i/>
            <w:iCs/>
            <w:lang w:val="en-GB"/>
          </w:rPr>
          <w:t xml:space="preserve"> and saturation pressure &gt;20 MPa (</w:t>
        </w:r>
      </w:ins>
      <w:ins w:id="1619" w:author="Downs, Drew T" w:date="2024-08-08T10:00:00Z">
        <w:r w:rsidR="00F919A4">
          <w:rPr>
            <w:bCs/>
            <w:i/>
            <w:iCs/>
            <w:lang w:val="en-GB"/>
          </w:rPr>
          <w:t xml:space="preserve">see </w:t>
        </w:r>
      </w:ins>
      <w:ins w:id="1620" w:author="Charlotte Devitre" w:date="2024-08-07T15:38:00Z">
        <w:r w:rsidR="005D2B24" w:rsidRPr="00107BBF">
          <w:rPr>
            <w:bCs/>
            <w:i/>
            <w:iCs/>
            <w:lang w:val="en-GB"/>
          </w:rPr>
          <w:t>supplement</w:t>
        </w:r>
      </w:ins>
      <w:ins w:id="1621" w:author="Downs, Drew T" w:date="2024-08-08T10:00:00Z">
        <w:r w:rsidR="00F919A4">
          <w:rPr>
            <w:bCs/>
            <w:i/>
            <w:iCs/>
            <w:lang w:val="en-GB"/>
          </w:rPr>
          <w:t>ary information</w:t>
        </w:r>
      </w:ins>
      <w:ins w:id="1622" w:author="Charlotte Devitre" w:date="2024-08-07T15:38:00Z">
        <w:r w:rsidR="005D2B24" w:rsidRPr="00107BBF">
          <w:rPr>
            <w:bCs/>
            <w:i/>
            <w:iCs/>
            <w:lang w:val="en-GB"/>
          </w:rPr>
          <w:t xml:space="preserve"> for details).</w:t>
        </w:r>
      </w:ins>
    </w:p>
    <w:p w14:paraId="456397E0" w14:textId="0C60203A" w:rsidR="00B204A3" w:rsidRDefault="00EE7A65" w:rsidP="00A172D6">
      <w:pPr>
        <w:pStyle w:val="Text"/>
        <w:spacing w:line="480" w:lineRule="auto"/>
        <w:jc w:val="both"/>
        <w:rPr>
          <w:ins w:id="1623" w:author="Charlotte Devitre" w:date="2024-08-07T15:38:00Z"/>
          <w:bCs/>
          <w:lang w:val="en-GB"/>
        </w:rPr>
      </w:pPr>
      <w:ins w:id="1624" w:author="Charlotte Devitre" w:date="2024-08-07T15:38:00Z">
        <w:del w:id="1625" w:author="Downs, Drew T" w:date="2024-08-08T10:04:00Z">
          <w:r w:rsidDel="00DC459B">
            <w:rPr>
              <w:bCs/>
              <w:lang w:val="en-GB"/>
            </w:rPr>
            <w:delText>No</w:delText>
          </w:r>
          <w:r w:rsidR="00E27685" w:rsidDel="00DC459B">
            <w:rPr>
              <w:bCs/>
              <w:lang w:val="en-GB"/>
            </w:rPr>
            <w:delText>tably</w:delText>
          </w:r>
          <w:r w:rsidDel="00DC459B">
            <w:rPr>
              <w:bCs/>
              <w:lang w:val="en-GB"/>
            </w:rPr>
            <w:delText>,</w:delText>
          </w:r>
          <w:r w:rsidR="00B90F91" w:rsidRPr="007B522C" w:rsidDel="00DC459B">
            <w:rPr>
              <w:bCs/>
              <w:lang w:val="en-GB"/>
            </w:rPr>
            <w:delText xml:space="preserve"> </w:delText>
          </w:r>
          <w:r w:rsidRPr="007B522C" w:rsidDel="00DC459B">
            <w:rPr>
              <w:bCs/>
              <w:lang w:val="en-GB"/>
            </w:rPr>
            <w:delText>m</w:delText>
          </w:r>
        </w:del>
      </w:ins>
      <w:ins w:id="1626" w:author="Downs, Drew T" w:date="2024-08-08T10:04:00Z">
        <w:r w:rsidR="00DC459B">
          <w:rPr>
            <w:bCs/>
            <w:lang w:val="en-GB"/>
          </w:rPr>
          <w:t>M</w:t>
        </w:r>
      </w:ins>
      <w:ins w:id="1627" w:author="Charlotte Devitre" w:date="2024-08-07T15:38:00Z">
        <w:r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ins>
      <w:moveToRangeStart w:id="1628" w:author="Charlotte Devitre" w:date="2024-08-07T15:38:00Z" w:name="move173937528"/>
      <w:moveTo w:id="1629" w:author="Charlotte Devitre" w:date="2024-08-07T15:38:00Z">
        <w:r w:rsidR="00B90F91" w:rsidRPr="007B522C">
          <w:rPr>
            <w:bCs/>
            <w:lang w:val="en-GB"/>
          </w:rPr>
          <w:t xml:space="preserve"> compilation did not </w:t>
        </w:r>
      </w:moveTo>
      <w:ins w:id="1630" w:author="Downs, Drew T" w:date="2024-08-08T10:04:00Z">
        <w:r w:rsidR="00DC459B">
          <w:rPr>
            <w:bCs/>
            <w:lang w:val="en-GB"/>
          </w:rPr>
          <w:t xml:space="preserve">have </w:t>
        </w:r>
      </w:ins>
      <w:moveTo w:id="1631" w:author="Charlotte Devitre" w:date="2024-08-07T15:38:00Z">
        <w:r w:rsidR="00B90F91" w:rsidRPr="007B522C">
          <w:rPr>
            <w:bCs/>
            <w:lang w:val="en-GB"/>
          </w:rPr>
          <w:t>measure</w:t>
        </w:r>
      </w:moveTo>
      <w:ins w:id="1632" w:author="Downs, Drew T" w:date="2024-08-08T10:04:00Z">
        <w:r w:rsidR="00DC459B">
          <w:rPr>
            <w:bCs/>
            <w:lang w:val="en-GB"/>
          </w:rPr>
          <w:t>ments of</w:t>
        </w:r>
      </w:ins>
      <w:moveTo w:id="1633" w:author="Charlotte Devitre" w:date="2024-08-07T15:38:00Z">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del w:id="1634" w:author="Downs, Drew T" w:date="2024-08-08T10:04:00Z">
          <w:r w:rsidR="00B90F91" w:rsidRPr="007B522C" w:rsidDel="00DC459B">
            <w:rPr>
              <w:bCs/>
              <w:lang w:val="en-GB"/>
            </w:rPr>
            <w:delText>vapour</w:delText>
          </w:r>
        </w:del>
      </w:moveTo>
      <w:ins w:id="1635" w:author="Downs, Drew T" w:date="2024-08-08T10:04:00Z">
        <w:r w:rsidR="00DC459B">
          <w:rPr>
            <w:bCs/>
            <w:lang w:val="en-GB"/>
          </w:rPr>
          <w:t>vapor</w:t>
        </w:r>
      </w:ins>
      <w:moveTo w:id="1636" w:author="Charlotte Devitre" w:date="2024-08-07T15:38:00Z">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w:t>
        </w:r>
        <w:del w:id="1637" w:author="Downs, Drew T" w:date="2024-08-08T10:04:00Z">
          <w:r w:rsidR="00B90F91" w:rsidRPr="007B522C" w:rsidDel="00DC459B">
            <w:rPr>
              <w:bCs/>
              <w:lang w:val="en-GB"/>
            </w:rPr>
            <w:delText>,</w:delText>
          </w:r>
        </w:del>
        <w:r w:rsidR="00B90F91" w:rsidRPr="007B522C">
          <w:rPr>
            <w:bCs/>
            <w:lang w:val="en-GB"/>
          </w:rPr>
          <w:t xml:space="preserve">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38" w:author="Charlotte Devitre" w:date="2024-08-07T15: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39" w:author="Charlotte Devitre" w:date="2024-08-07T15:38:00Z">
            <w:r w:rsidR="00B90F91" w:rsidRPr="007B522C">
              <w:rPr>
                <w:bCs/>
                <w:lang w:val="en-GB"/>
              </w:rPr>
              <w:t xml:space="preserve"> </w:t>
            </w:r>
          </w:moveTo>
          <w:moveToRangeEnd w:id="1628"/>
          <w:ins w:id="1640" w:author="Charlotte Devitre" w:date="2024-08-07T15:38:00Z">
            <w:r w:rsidR="00B90F91" w:rsidRPr="007B522C">
              <w:rPr>
                <w:bCs/>
                <w:lang w:val="en-GB"/>
              </w:rPr>
              <w:t xml:space="preserve">values at volcanoes where there </w:t>
            </w:r>
            <w:r w:rsidR="00E27685">
              <w:rPr>
                <w:bCs/>
                <w:lang w:val="en-GB"/>
              </w:rPr>
              <w:t>are</w:t>
            </w:r>
            <w:r w:rsidR="00B90F91" w:rsidRPr="007B522C">
              <w:rPr>
                <w:bCs/>
                <w:lang w:val="en-GB"/>
              </w:rPr>
              <w:t xml:space="preserve"> some studies with Raman </w:t>
            </w:r>
          </w:ins>
          <w:ins w:id="1641" w:author="Downs, Drew T" w:date="2024-08-08T10:04:00Z">
            <w:r w:rsidR="00DC459B">
              <w:rPr>
                <w:bCs/>
                <w:lang w:val="en-GB"/>
              </w:rPr>
              <w:t xml:space="preserve">spectrometry </w:t>
            </w:r>
          </w:ins>
          <w:ins w:id="1642" w:author="Charlotte Devitre" w:date="2024-08-07T15:38:00Z">
            <w:r w:rsidR="00B90F91" w:rsidRPr="007B522C">
              <w:rPr>
                <w:bCs/>
                <w:lang w:val="en-GB"/>
              </w:rPr>
              <w:t xml:space="preserve">measurements and some without (Fig. </w:t>
            </w:r>
          </w:ins>
          <w:moveToRangeStart w:id="1643" w:author="Charlotte Devitre" w:date="2024-08-07T15:38:00Z" w:name="move173937529"/>
          <w:moveTo w:id="1644" w:author="Charlotte Devitre" w:date="2024-08-07T15:38:00Z">
            <w:r w:rsidR="00B90F91" w:rsidRPr="007B522C">
              <w:rPr>
                <w:bCs/>
                <w:lang w:val="en-GB"/>
              </w:rPr>
              <w:t>S9c E</w:t>
            </w:r>
          </w:moveTo>
          <w:ins w:id="1645" w:author="Downs, Drew T" w:date="2024-08-08T10:05:00Z">
            <w:r w:rsidR="00DC459B">
              <w:rPr>
                <w:bCs/>
                <w:lang w:val="en-GB"/>
              </w:rPr>
              <w:t xml:space="preserve">ast </w:t>
            </w:r>
          </w:ins>
          <w:moveTo w:id="1646" w:author="Charlotte Devitre" w:date="2024-08-07T15:38:00Z">
            <w:r w:rsidR="00B90F91" w:rsidRPr="007B522C">
              <w:rPr>
                <w:bCs/>
                <w:lang w:val="en-GB"/>
              </w:rPr>
              <w:t>A</w:t>
            </w:r>
          </w:moveTo>
          <w:ins w:id="1647" w:author="Downs, Drew T" w:date="2024-08-08T10:05:00Z">
            <w:r w:rsidR="00DC459B">
              <w:rPr>
                <w:bCs/>
                <w:lang w:val="en-GB"/>
              </w:rPr>
              <w:t xml:space="preserve">frican </w:t>
            </w:r>
          </w:ins>
          <w:moveTo w:id="1648" w:author="Charlotte Devitre" w:date="2024-08-07T15:38:00Z">
            <w:r w:rsidR="00B90F91" w:rsidRPr="007B522C">
              <w:rPr>
                <w:bCs/>
                <w:lang w:val="en-GB"/>
              </w:rPr>
              <w:t>R</w:t>
            </w:r>
          </w:moveTo>
          <w:ins w:id="1649" w:author="Downs, Drew T" w:date="2024-08-08T10:05:00Z">
            <w:r w:rsidR="00DC459B">
              <w:rPr>
                <w:bCs/>
                <w:lang w:val="en-GB"/>
              </w:rPr>
              <w:t>ift</w:t>
            </w:r>
          </w:ins>
          <w:moveTo w:id="1650" w:author="Charlotte Devitre" w:date="2024-08-07T15:38:00Z">
            <w:r>
              <w:rPr>
                <w:bCs/>
                <w:lang w:val="en-GB"/>
              </w:rPr>
              <w:t>;</w:t>
            </w:r>
            <w:r w:rsidR="00B90F91" w:rsidRPr="007B522C">
              <w:rPr>
                <w:bCs/>
                <w:lang w:val="en-GB"/>
              </w:rPr>
              <w:t xml:space="preserve"> Fig. S9h Kamchatka</w:t>
            </w:r>
            <w:del w:id="1651" w:author="Downs, Drew T" w:date="2024-08-08T10:17:00Z">
              <w:r w:rsidR="00B90F91" w:rsidRPr="007B522C" w:rsidDel="00610C08">
                <w:rPr>
                  <w:bCs/>
                  <w:lang w:val="en-GB"/>
                </w:rPr>
                <w:delText>,</w:delText>
              </w:r>
            </w:del>
            <w:r w:rsidR="00B90F91" w:rsidRPr="007B522C">
              <w:rPr>
                <w:bCs/>
                <w:lang w:val="en-GB"/>
              </w:rPr>
              <w:t xml:space="preserve"> and Cascades</w:t>
            </w:r>
          </w:moveTo>
          <w:ins w:id="1652" w:author="Downs, Drew T" w:date="2024-08-08T10:17:00Z">
            <w:r w:rsidR="00610C08">
              <w:rPr>
                <w:bCs/>
                <w:lang w:val="en-GB"/>
              </w:rPr>
              <w:t xml:space="preserve"> arc systems</w:t>
            </w:r>
          </w:ins>
          <w:moveTo w:id="1653" w:author="Charlotte Devitre" w:date="2024-08-07T15:38:00Z">
            <w:r w:rsidR="00B90F91" w:rsidRPr="007B522C">
              <w:rPr>
                <w:bCs/>
                <w:lang w:val="en-GB"/>
              </w:rPr>
              <w:t xml:space="preserve">). </w:t>
            </w:r>
          </w:moveTo>
          <w:moveToRangeEnd w:id="1643"/>
          <w:ins w:id="1654" w:author="Charlotte Devitre" w:date="2024-08-07T15:38:00Z">
            <w:del w:id="1655" w:author="Downs, Drew T" w:date="2024-08-08T10:18:00Z">
              <w:r w:rsidR="00B90F91" w:rsidRPr="007B522C" w:rsidDel="00610C08">
                <w:rPr>
                  <w:bCs/>
                  <w:lang w:val="en-GB"/>
                </w:rPr>
                <w:delText xml:space="preserve">Thus, </w:delText>
              </w:r>
            </w:del>
            <w:r w:rsidR="00B90F91">
              <w:rPr>
                <w:bCs/>
                <w:lang w:val="en-GB"/>
              </w:rPr>
              <w:t>Fig</w:t>
            </w:r>
          </w:ins>
          <w:ins w:id="1656" w:author="Downs, Drew T" w:date="2024-08-08T10:18:00Z">
            <w:r w:rsidR="00610C08">
              <w:rPr>
                <w:bCs/>
                <w:lang w:val="en-GB"/>
              </w:rPr>
              <w:t>ure</w:t>
            </w:r>
          </w:ins>
          <w:ins w:id="1657" w:author="Charlotte Devitre" w:date="2024-08-07T15:38:00Z">
            <w:del w:id="1658" w:author="Downs, Drew T" w:date="2024-08-08T10:18:00Z">
              <w:r w:rsidR="00B90F91" w:rsidDel="00610C08">
                <w:rPr>
                  <w:bCs/>
                  <w:lang w:val="en-GB"/>
                </w:rPr>
                <w:delText>.</w:delText>
              </w:r>
            </w:del>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ins>
          <w:moveToRangeStart w:id="1659" w:author="Charlotte Devitre" w:date="2024-08-07T15:38:00Z" w:name="move173937530"/>
          <w:moveTo w:id="1660" w:author="Charlotte Devitre" w:date="2024-08-07T15:38:00Z">
            <w:r w:rsidR="00B90F91"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61" w:author="Charlotte Devitre" w:date="2024-08-07T15:38:00Z">
              <w:r w:rsidR="00B90F91" w:rsidRPr="007B522C">
                <w:rPr>
                  <w:bCs/>
                  <w:lang w:val="en-GB"/>
                </w:rPr>
                <w:t xml:space="preserve"> globally than </w:t>
              </w:r>
            </w:moveTo>
            <w:moveToRangeEnd w:id="1659"/>
            <w:ins w:id="1662" w:author="Charlotte Devitre" w:date="2024-08-07T15:38:00Z">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w:t>
              </w:r>
              <w:del w:id="1663" w:author="Downs, Drew T" w:date="2024-08-08T10:18:00Z">
                <w:r w:rsidR="00B90F91" w:rsidRPr="007B522C" w:rsidDel="00610C08">
                  <w:rPr>
                    <w:bCs/>
                    <w:lang w:val="en-GB"/>
                  </w:rPr>
                  <w:delText>s</w:delText>
                </w:r>
              </w:del>
              <w:r w:rsidR="00B90F91" w:rsidRPr="007B522C">
                <w:rPr>
                  <w:bCs/>
                  <w:lang w:val="en-GB"/>
                </w:rPr>
                <w:t xml:space="preserve"> and intraplate volcanoes. </w:t>
              </w:r>
            </w:ins>
            <w:moveToRangeStart w:id="1664" w:author="Charlotte Devitre" w:date="2024-08-07T15:38:00Z" w:name="move173937531"/>
            <w:moveTo w:id="1665" w:author="Charlotte Devitre" w:date="2024-08-07T15:38:00Z">
              <w:r w:rsidR="00B90F91" w:rsidRPr="007B522C">
                <w:rPr>
                  <w:bCs/>
                  <w:lang w:val="en-GB"/>
                </w:rPr>
                <w:t>It is also interesting that within hotspot and intraplate settings, regions with tholeiitic compositions (e.g.</w:t>
              </w:r>
            </w:moveTo>
            <w:ins w:id="1666" w:author="Downs, Drew T" w:date="2024-08-08T10:18:00Z">
              <w:r w:rsidR="00610C08">
                <w:rPr>
                  <w:bCs/>
                  <w:lang w:val="en-GB"/>
                </w:rPr>
                <w:t>,</w:t>
              </w:r>
            </w:ins>
            <w:moveTo w:id="1667" w:author="Charlotte Devitre" w:date="2024-08-07T15:38:00Z">
              <w:r w:rsidR="00B90F91" w:rsidRPr="007B522C">
                <w:rPr>
                  <w:bCs/>
                  <w:lang w:val="en-GB"/>
                </w:rPr>
                <w:t xml:space="preserve"> Iceland, </w:t>
              </w:r>
            </w:moveTo>
            <w:proofErr w:type="spellStart"/>
            <w:ins w:id="1668" w:author="Downs, Drew T" w:date="2024-08-08T10:19:00Z">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ins>
            <w:proofErr w:type="spellEnd"/>
            <w:moveTo w:id="1669" w:author="Charlotte Devitre" w:date="2024-08-07T15:38:00Z">
              <w:del w:id="1670" w:author="Downs, Drew T" w:date="2024-08-08T10:19:00Z">
                <w:r w:rsidR="00B90F91" w:rsidRPr="007B522C" w:rsidDel="00AA6DE7">
                  <w:rPr>
                    <w:bCs/>
                    <w:lang w:val="en-GB"/>
                  </w:rPr>
                  <w:delText>Hawai’i</w:delText>
                </w:r>
              </w:del>
              <w:r w:rsidR="00B90F91" w:rsidRPr="007B522C">
                <w:rPr>
                  <w:bCs/>
                  <w:lang w:val="en-GB"/>
                </w:rPr>
                <w:t xml:space="preserve">, Galápagos, Réunion, Deccan </w:t>
              </w:r>
              <w:r w:rsidR="00B90F91" w:rsidRPr="007B522C">
                <w:rPr>
                  <w:bCs/>
                  <w:lang w:val="en-GB"/>
                </w:rPr>
                <w:lastRenderedPageBreak/>
                <w:t xml:space="preserve">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71" w:author="Charlotte Devitre" w:date="2024-08-07T15:38:00Z">
                <w:r w:rsidR="00B90F91" w:rsidRPr="007B522C">
                  <w:rPr>
                    <w:bCs/>
                    <w:lang w:val="en-GB"/>
                  </w:rPr>
                  <w:t xml:space="preserve"> values than regions with more </w:t>
                </w:r>
              </w:moveTo>
              <w:moveToRangeEnd w:id="1664"/>
              <w:ins w:id="1672" w:author="Charlotte Devitre" w:date="2024-08-07T15:38:00Z">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ins>
              <w:ins w:id="1673" w:author="Charlotte Devitre" w:date="2024-08-08T14:52:00Z" w16du:dateUtc="2024-08-08T21:52:00Z">
                <w:r w:rsidR="00260ECC">
                  <w:rPr>
                    <w:bCs/>
                    <w:lang w:val="en-GB"/>
                  </w:rPr>
                  <w:t xml:space="preserve"> lower degrees of partial melting</w:t>
                </w:r>
              </w:ins>
              <w:ins w:id="1674" w:author="Charlotte Devitre" w:date="2024-08-08T14:53:00Z" w16du:dateUtc="2024-08-08T21:53:00Z">
                <w:r w:rsidR="00260ECC">
                  <w:rPr>
                    <w:bCs/>
                    <w:lang w:val="en-GB"/>
                  </w:rPr>
                  <w:t xml:space="preserve"> </w:t>
                </w:r>
              </w:ins>
              <w:ins w:id="1675" w:author="Charlotte Devitre" w:date="2024-08-08T14:55:00Z" w16du:dateUtc="2024-08-08T21:55:00Z">
                <w:r w:rsidR="00260ECC">
                  <w:rPr>
                    <w:bCs/>
                    <w:lang w:val="en-GB"/>
                  </w:rPr>
                  <w:t>that produce</w:t>
                </w:r>
              </w:ins>
              <w:ins w:id="1676" w:author="Charlotte Devitre" w:date="2024-08-07T15:38:00Z">
                <w:r w:rsidR="00B90F91" w:rsidRPr="007B522C">
                  <w:rPr>
                    <w:bCs/>
                    <w:lang w:val="en-GB"/>
                  </w:rPr>
                  <w:t xml:space="preserve"> </w:t>
                </w:r>
                <w:r w:rsidR="000C1665">
                  <w:rPr>
                    <w:bCs/>
                    <w:lang w:val="en-GB"/>
                  </w:rPr>
                  <w:t>alkalic</w:t>
                </w:r>
                <w:r w:rsidR="00B90F91" w:rsidRPr="007B522C">
                  <w:rPr>
                    <w:bCs/>
                    <w:lang w:val="en-GB"/>
                  </w:rPr>
                  <w:t xml:space="preserve"> </w:t>
                </w:r>
              </w:ins>
              <w:ins w:id="1677" w:author="Charlotte Devitre" w:date="2024-08-08T14:55:00Z" w16du:dateUtc="2024-08-08T21:55:00Z">
                <w:r w:rsidR="00260ECC">
                  <w:rPr>
                    <w:bCs/>
                    <w:lang w:val="en-GB"/>
                  </w:rPr>
                  <w:t>magmas</w:t>
                </w:r>
              </w:ins>
              <w:ins w:id="1678" w:author="Charlotte Devitre" w:date="2024-08-07T15:38:00Z">
                <w:r w:rsidR="00B90F91" w:rsidRPr="007B522C">
                  <w:rPr>
                    <w:bCs/>
                    <w:lang w:val="en-GB"/>
                  </w:rPr>
                  <w:t>, and the possibility of more volatile-rich sources (e.g.,</w:t>
                </w:r>
                <w:r>
                  <w:rPr>
                    <w:bCs/>
                    <w:lang w:val="en-GB"/>
                  </w:rPr>
                  <w:t xml:space="preserve"> </w:t>
                </w:r>
                <w:r w:rsidR="00B90F91" w:rsidRPr="007B522C">
                  <w:rPr>
                    <w:bCs/>
                    <w:lang w:val="en-GB"/>
                  </w:rPr>
                  <w:fldChar w:fldCharType="begin"/>
                </w:r>
                <w:r w:rsidR="007F465D">
                  <w:rPr>
                    <w:bCs/>
                    <w:lang w:val="en-GB"/>
                  </w:rPr>
                  <w:instrText xml:space="preserve"> ADDIN ZOTERO_ITEM CSL_CITATION {"citationID":"k8KiwCCe","properties":{"formattedCitation":"(DeVitre {\\i{}et al.}, 2023)","plainCitation":"(DeVitre et al., 2023)","dontUpdate":true,"noteIndex":0},"citationItems":[{"id":"y1MsH9fC/R3XyIwOK","uris":["http://zotero.org/users/9451925/items/TVIH23G6"],"itemData":{"id":1949,"type":"article-journal","abstract":"Constraining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ins>
              <w:proofErr w:type="spellStart"/>
              <w:ins w:id="1679" w:author="Downs, Drew T" w:date="2024-08-08T10:19:00Z">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ins>
              <w:proofErr w:type="spellEnd"/>
              <w:ins w:id="1680" w:author="Charlotte Devitre" w:date="2024-08-07T15:38:00Z">
                <w:del w:id="1681" w:author="Downs, Drew T" w:date="2024-08-08T10:19:00Z">
                  <w:r w:rsidR="002C4D73" w:rsidRPr="007B522C" w:rsidDel="00AA6DE7">
                    <w:rPr>
                      <w:bCs/>
                      <w:lang w:val="en-GB"/>
                    </w:rPr>
                    <w:delText>Hawai’i</w:delText>
                  </w:r>
                </w:del>
                <w:r w:rsidR="002C4D73" w:rsidRPr="007B522C">
                  <w:rPr>
                    <w:bCs/>
                    <w:lang w:val="en-GB"/>
                  </w:rPr>
                  <w:t xml:space="preserve">, Iceland, </w:t>
                </w:r>
              </w:ins>
              <w:ins w:id="1682" w:author="Downs, Drew T" w:date="2024-08-08T10:22:00Z">
                <w:r w:rsidR="0029527E">
                  <w:rPr>
                    <w:bCs/>
                    <w:lang w:val="en-GB"/>
                  </w:rPr>
                  <w:t xml:space="preserve">the </w:t>
                </w:r>
              </w:ins>
              <w:ins w:id="1683" w:author="Charlotte Devitre" w:date="2024-08-07T15:38:00Z">
                <w:r w:rsidR="002C4D73" w:rsidRPr="007B522C">
                  <w:rPr>
                    <w:bCs/>
                    <w:lang w:val="en-GB"/>
                  </w:rPr>
                  <w:t xml:space="preserve">East African Rift, Galápagos, Réunion, Cabo Verde, and </w:t>
                </w:r>
                <w:del w:id="1684" w:author="Downs, Drew T" w:date="2024-08-08T10:22:00Z">
                  <w:r w:rsidR="002C4D73" w:rsidRPr="007B522C" w:rsidDel="0029527E">
                    <w:rPr>
                      <w:bCs/>
                      <w:lang w:val="en-GB"/>
                    </w:rPr>
                    <w:delText xml:space="preserve">the </w:delText>
                  </w:r>
                </w:del>
                <w:r w:rsidR="002C4D73" w:rsidRPr="007B522C">
                  <w:rPr>
                    <w:bCs/>
                    <w:lang w:val="en-GB"/>
                  </w:rPr>
                  <w:t>Canary Islands</w:t>
                </w:r>
                <w:r w:rsidR="002C4D73">
                  <w:rPr>
                    <w:bCs/>
                    <w:lang w:val="en-GB"/>
                  </w:rPr>
                  <w:t xml:space="preserve"> (Fig. 5). However,</w:t>
                </w:r>
                <w:r w:rsidR="002C4D73" w:rsidRPr="007B522C">
                  <w:rPr>
                    <w:bCs/>
                    <w:lang w:val="en-GB"/>
                  </w:rPr>
                  <w:t xml:space="preserve"> it is not appropriate in subduction zones such </w:t>
                </w:r>
                <w:del w:id="1685" w:author="Downs, Drew T" w:date="2024-08-08T10:22:00Z">
                  <w:r w:rsidR="002C4D73" w:rsidRPr="007B522C" w:rsidDel="0029527E">
                    <w:rPr>
                      <w:bCs/>
                      <w:lang w:val="en-GB"/>
                    </w:rPr>
                    <w:delText>as</w:delText>
                  </w:r>
                </w:del>
              </w:ins>
              <w:ins w:id="1686" w:author="Downs, Drew T" w:date="2024-08-08T10:22:00Z">
                <w:r w:rsidR="0029527E">
                  <w:rPr>
                    <w:bCs/>
                    <w:lang w:val="en-GB"/>
                  </w:rPr>
                  <w:t>in</w:t>
                </w:r>
              </w:ins>
              <w:ins w:id="1687" w:author="Charlotte Devitre" w:date="2024-08-07T15:38:00Z">
                <w:r w:rsidR="002C4D73" w:rsidRPr="007B522C">
                  <w:rPr>
                    <w:bCs/>
                    <w:lang w:val="en-GB"/>
                  </w:rPr>
                  <w:t xml:space="preserve"> Alaska, Kamchatka, or Central America</w:t>
                </w:r>
                <w:r w:rsidR="002C4D73">
                  <w:rPr>
                    <w:bCs/>
                    <w:lang w:val="en-GB"/>
                  </w:rPr>
                  <w:t xml:space="preserve"> where </w:t>
                </w:r>
              </w:ins>
              <m:oMath>
                <m:sSub>
                  <m:sSubPr>
                    <m:ctrlPr>
                      <w:ins w:id="1688" w:author="Charlotte Devitre" w:date="2024-08-07T15:38:00Z">
                        <w:rPr>
                          <w:rFonts w:ascii="Cambria Math" w:hAnsi="Cambria Math"/>
                          <w:bCs/>
                          <w:iCs/>
                          <w:lang w:val="en-GB"/>
                        </w:rPr>
                      </w:ins>
                    </m:ctrlPr>
                  </m:sSubPr>
                  <m:e>
                    <m:r>
                      <w:ins w:id="1689" w:author="Charlotte Devitre" w:date="2024-08-07T15:38:00Z">
                        <m:rPr>
                          <m:sty m:val="p"/>
                        </m:rPr>
                        <w:rPr>
                          <w:rFonts w:ascii="Cambria Math" w:hAnsi="Cambria Math"/>
                          <w:lang w:val="en-GB"/>
                        </w:rPr>
                        <m:t>X</m:t>
                      </w:ins>
                    </m:r>
                  </m:e>
                  <m:sub>
                    <m:sSub>
                      <m:sSubPr>
                        <m:ctrlPr>
                          <w:ins w:id="1690" w:author="Charlotte Devitre" w:date="2024-08-07T15:38:00Z">
                            <w:rPr>
                              <w:rFonts w:ascii="Cambria Math" w:hAnsi="Cambria Math"/>
                              <w:bCs/>
                              <w:iCs/>
                              <w:lang w:val="en-GB"/>
                            </w:rPr>
                          </w:ins>
                        </m:ctrlPr>
                      </m:sSubPr>
                      <m:e>
                        <m:r>
                          <w:ins w:id="1691" w:author="Charlotte Devitre" w:date="2024-08-07T15:38:00Z">
                            <m:rPr>
                              <m:sty m:val="p"/>
                            </m:rPr>
                            <w:rPr>
                              <w:rFonts w:ascii="Cambria Math" w:hAnsi="Cambria Math"/>
                              <w:lang w:val="en-GB"/>
                            </w:rPr>
                            <m:t>H</m:t>
                          </w:ins>
                        </m:r>
                      </m:e>
                      <m:sub>
                        <m:r>
                          <w:ins w:id="1692" w:author="Charlotte Devitre" w:date="2024-08-07T15:38:00Z">
                            <m:rPr>
                              <m:sty m:val="p"/>
                            </m:rPr>
                            <w:rPr>
                              <w:rFonts w:ascii="Cambria Math" w:hAnsi="Cambria Math"/>
                              <w:lang w:val="en-GB"/>
                            </w:rPr>
                            <m:t>2</m:t>
                          </w:ins>
                        </m:r>
                      </m:sub>
                    </m:sSub>
                    <m:r>
                      <w:ins w:id="1693" w:author="Charlotte Devitre" w:date="2024-08-07T15:38:00Z">
                        <m:rPr>
                          <m:sty m:val="p"/>
                        </m:rPr>
                        <w:rPr>
                          <w:rFonts w:ascii="Cambria Math" w:hAnsi="Cambria Math"/>
                          <w:lang w:val="en-GB"/>
                        </w:rPr>
                        <m:t>O</m:t>
                      </w:ins>
                    </m:r>
                  </m:sub>
                </m:sSub>
              </m:oMath>
              <w:ins w:id="1694" w:author="Charlotte Devitre" w:date="2024-08-07T15:38:00Z">
                <w:r w:rsidR="002C4D73">
                  <w:rPr>
                    <w:bCs/>
                    <w:lang w:val="en-GB"/>
                  </w:rPr>
                  <w:t xml:space="preserve"> is very high</w:t>
                </w:r>
                <w:r w:rsidR="002C4D73" w:rsidRPr="007B522C">
                  <w:rPr>
                    <w:bCs/>
                    <w:lang w:val="en-GB"/>
                  </w:rPr>
                  <w:t xml:space="preserve">. </w:t>
                </w:r>
                <w:del w:id="1695" w:author="Downs, Drew T" w:date="2024-08-08T10:22:00Z">
                  <w:r w:rsidR="002C4D73" w:rsidRPr="007B522C" w:rsidDel="0029527E">
                    <w:rPr>
                      <w:bCs/>
                      <w:lang w:val="en-GB"/>
                    </w:rPr>
                    <w:delText>Interestingly, a</w:delText>
                  </w:r>
                </w:del>
              </w:ins>
              <w:ins w:id="1696" w:author="Downs, Drew T" w:date="2024-08-08T10:22:00Z">
                <w:r w:rsidR="0029527E">
                  <w:rPr>
                    <w:bCs/>
                    <w:lang w:val="en-GB"/>
                  </w:rPr>
                  <w:t>A</w:t>
                </w:r>
              </w:ins>
              <w:ins w:id="1697" w:author="Charlotte Devitre" w:date="2024-08-07T15:38:00Z">
                <w:r w:rsidR="002C4D73" w:rsidRPr="007B522C">
                  <w:rPr>
                    <w:bCs/>
                    <w:lang w:val="en-GB"/>
                  </w:rPr>
                  <w:t xml:space="preserve">lthough there are only two studies </w:t>
                </w:r>
                <w:del w:id="1698" w:author="Downs, Drew T" w:date="2024-08-08T10:23:00Z">
                  <w:r w:rsidR="002C4D73" w:rsidRPr="007B522C" w:rsidDel="0029527E">
                    <w:rPr>
                      <w:bCs/>
                      <w:lang w:val="en-GB"/>
                    </w:rPr>
                    <w:delText>with</w:delText>
                  </w:r>
                </w:del>
              </w:ins>
              <w:ins w:id="1699" w:author="Downs, Drew T" w:date="2024-08-08T10:23:00Z">
                <w:r w:rsidR="0029527E">
                  <w:rPr>
                    <w:bCs/>
                    <w:lang w:val="en-GB"/>
                  </w:rPr>
                  <w:t>that use</w:t>
                </w:r>
              </w:ins>
              <w:ins w:id="1700" w:author="Charlotte Devitre" w:date="2024-08-07T15:38:00Z">
                <w:r w:rsidR="002C4D73" w:rsidRPr="007B522C">
                  <w:rPr>
                    <w:bCs/>
                    <w:lang w:val="en-GB"/>
                  </w:rPr>
                  <w:t xml:space="preserve"> Raman </w:t>
                </w:r>
              </w:ins>
              <w:ins w:id="1701" w:author="Downs, Drew T" w:date="2024-08-08T10:23:00Z">
                <w:r w:rsidR="0029527E">
                  <w:rPr>
                    <w:bCs/>
                    <w:lang w:val="en-GB"/>
                  </w:rPr>
                  <w:t xml:space="preserve">spectroscopy </w:t>
                </w:r>
              </w:ins>
              <w:ins w:id="1702" w:author="Charlotte Devitre" w:date="2024-08-07T15:38:00Z">
                <w:r w:rsidR="002C4D73" w:rsidRPr="007B522C">
                  <w:rPr>
                    <w:bCs/>
                    <w:lang w:val="en-GB"/>
                  </w:rPr>
                  <w:t>data in the Cascade</w:t>
                </w:r>
                <w:r w:rsidR="002C4D73">
                  <w:rPr>
                    <w:bCs/>
                    <w:lang w:val="en-GB"/>
                  </w:rPr>
                  <w:t>s</w:t>
                </w:r>
                <w:r w:rsidR="002C4D73" w:rsidRPr="007B522C">
                  <w:rPr>
                    <w:bCs/>
                    <w:lang w:val="en-GB"/>
                  </w:rPr>
                  <w:t xml:space="preserve"> </w:t>
                </w:r>
              </w:ins>
              <w:ins w:id="1703" w:author="Downs, Drew T" w:date="2024-08-08T10:23:00Z">
                <w:r w:rsidR="0029527E">
                  <w:rPr>
                    <w:bCs/>
                    <w:lang w:val="en-GB"/>
                  </w:rPr>
                  <w:t xml:space="preserve">arc system </w:t>
                </w:r>
              </w:ins>
              <w:ins w:id="1704" w:author="Charlotte Devitre" w:date="2024-08-07T15:38:00Z">
                <w:r w:rsidR="002C4D73" w:rsidRPr="007B522C">
                  <w:rPr>
                    <w:bCs/>
                    <w:lang w:val="en-GB"/>
                  </w:rPr>
                  <w:fldChar w:fldCharType="begin"/>
                </w:r>
                <w:r w:rsidR="007F465D">
                  <w:rPr>
                    <w:bCs/>
                    <w:lang w:val="en-GB"/>
                  </w:rPr>
                  <w:instrText xml:space="preserve"> ADDIN ZOTERO_ITEM CSL_CITATION {"citationID":"JfE1dbNN","properties":{"formattedCitation":"(Aster {\\i{}et al.}, 2016; Venugopal {\\i{}et al.}, 2020)","plainCitation":"(Aster et al., 2016; Venugopal et al., 2020)","noteIndex":0},"citationItems":[{"id":"y1MsH9fC/5lhRm6di","uris":["http://zotero.org/users/9451925/items/RZ5RHKZH"],"itemData":{"id":91,"type":"article-journal","abstract":"Melt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J."}],"issued":{"date-parts":[["2016",9,1]]}}},{"id":"y1MsH9fC/PPkMFd44","uris":["http://zotero.org/users/9451925/items/NKUQF4EE"],"itemData":{"id":296,"type":"article-journal","abstract":"The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del w:id="1705" w:author="Downs, Drew T" w:date="2024-08-08T10:23:00Z">
                  <w:r w:rsidR="00E440FF" w:rsidDel="0029527E">
                    <w:rPr>
                      <w:bCs/>
                      <w:lang w:val="en-GB"/>
                    </w:rPr>
                    <w:delText>in</w:delText>
                  </w:r>
                </w:del>
              </w:ins>
              <w:ins w:id="1706" w:author="Downs, Drew T" w:date="2024-08-08T10:23:00Z">
                <w:r w:rsidR="0029527E">
                  <w:rPr>
                    <w:bCs/>
                    <w:lang w:val="en-GB"/>
                  </w:rPr>
                  <w:t>for the</w:t>
                </w:r>
              </w:ins>
              <w:ins w:id="1707" w:author="Charlotte Devitre" w:date="2024-08-07T15:38:00Z">
                <w:r w:rsidR="00E440FF">
                  <w:rPr>
                    <w:bCs/>
                    <w:lang w:val="en-GB"/>
                  </w:rPr>
                  <w:t xml:space="preserve"> Kamchatka </w:t>
                </w:r>
              </w:ins>
              <w:ins w:id="1708" w:author="Downs, Drew T" w:date="2024-08-08T10:23:00Z">
                <w:r w:rsidR="0029527E">
                  <w:rPr>
                    <w:bCs/>
                    <w:lang w:val="en-GB"/>
                  </w:rPr>
                  <w:t xml:space="preserve">arc system </w:t>
                </w:r>
              </w:ins>
              <w:ins w:id="1709" w:author="Charlotte Devitre" w:date="2024-08-07T15:38:00Z">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del w:id="1710" w:author="Downs, Drew T" w:date="2024-08-08T10:23:00Z">
                  <w:r w:rsidR="002C4D73" w:rsidRPr="007B522C" w:rsidDel="0029527E">
                    <w:rPr>
                      <w:bCs/>
                      <w:lang w:val="en-GB"/>
                    </w:rPr>
                    <w:delText>the</w:delText>
                  </w:r>
                  <w:r w:rsidR="002C4D73" w:rsidDel="0029527E">
                    <w:rPr>
                      <w:bCs/>
                      <w:lang w:val="en-GB"/>
                    </w:rPr>
                    <w:delText xml:space="preserve"> </w:delText>
                  </w:r>
                </w:del>
              </w:ins>
              <w:ins w:id="1711" w:author="Downs, Drew T" w:date="2024-08-08T10:23:00Z">
                <w:r w:rsidR="0029527E">
                  <w:rPr>
                    <w:bCs/>
                    <w:lang w:val="en-GB"/>
                  </w:rPr>
                  <w:t xml:space="preserve">fluid </w:t>
                </w:r>
              </w:ins>
              <w:ins w:id="1712" w:author="Charlotte Devitre" w:date="2024-08-07T15:38:00Z">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w:ins>
              <m:oMath>
                <m:sSub>
                  <m:sSubPr>
                    <m:ctrlPr>
                      <w:ins w:id="1713" w:author="Charlotte Devitre" w:date="2024-08-07T15:38:00Z">
                        <w:rPr>
                          <w:rFonts w:ascii="Cambria Math" w:hAnsi="Cambria Math"/>
                          <w:bCs/>
                          <w:iCs/>
                          <w:lang w:val="en-GB"/>
                        </w:rPr>
                      </w:ins>
                    </m:ctrlPr>
                  </m:sSubPr>
                  <m:e>
                    <m:r>
                      <w:ins w:id="1714" w:author="Charlotte Devitre" w:date="2024-08-07T15:38:00Z">
                        <m:rPr>
                          <m:sty m:val="p"/>
                        </m:rPr>
                        <w:rPr>
                          <w:rFonts w:ascii="Cambria Math" w:hAnsi="Cambria Math"/>
                          <w:lang w:val="en-GB"/>
                        </w:rPr>
                        <m:t>X</m:t>
                      </w:ins>
                    </m:r>
                  </m:e>
                  <m:sub>
                    <m:sSub>
                      <m:sSubPr>
                        <m:ctrlPr>
                          <w:ins w:id="1715" w:author="Charlotte Devitre" w:date="2024-08-07T15:38:00Z">
                            <w:rPr>
                              <w:rFonts w:ascii="Cambria Math" w:hAnsi="Cambria Math"/>
                              <w:bCs/>
                              <w:iCs/>
                              <w:lang w:val="en-GB"/>
                            </w:rPr>
                          </w:ins>
                        </m:ctrlPr>
                      </m:sSubPr>
                      <m:e>
                        <m:r>
                          <w:ins w:id="1716" w:author="Charlotte Devitre" w:date="2024-08-07T15:38:00Z">
                            <m:rPr>
                              <m:sty m:val="p"/>
                            </m:rPr>
                            <w:rPr>
                              <w:rFonts w:ascii="Cambria Math" w:hAnsi="Cambria Math"/>
                              <w:lang w:val="en-GB"/>
                            </w:rPr>
                            <m:t>H</m:t>
                          </w:ins>
                        </m:r>
                      </m:e>
                      <m:sub>
                        <m:r>
                          <w:ins w:id="1717" w:author="Charlotte Devitre" w:date="2024-08-07T15:38:00Z">
                            <m:rPr>
                              <m:sty m:val="p"/>
                            </m:rPr>
                            <w:rPr>
                              <w:rFonts w:ascii="Cambria Math" w:hAnsi="Cambria Math"/>
                              <w:lang w:val="en-GB"/>
                            </w:rPr>
                            <m:t>2</m:t>
                          </w:ins>
                        </m:r>
                      </m:sub>
                    </m:sSub>
                    <m:r>
                      <w:ins w:id="1718" w:author="Charlotte Devitre" w:date="2024-08-07T15:38:00Z">
                        <m:rPr>
                          <m:sty m:val="p"/>
                        </m:rPr>
                        <w:rPr>
                          <w:rFonts w:ascii="Cambria Math" w:hAnsi="Cambria Math"/>
                          <w:lang w:val="en-GB"/>
                        </w:rPr>
                        <m:t>O</m:t>
                      </w:ins>
                    </m:r>
                  </m:sub>
                </m:sSub>
              </m:oMath>
              <w:ins w:id="1719" w:author="Charlotte Devitre" w:date="2024-08-07T15:38:00Z">
                <w:r w:rsidR="002C4D73" w:rsidRPr="007B522C">
                  <w:rPr>
                    <w:bCs/>
                    <w:lang w:val="en-GB"/>
                  </w:rPr>
                  <w:t xml:space="preserve"> values </w:t>
                </w:r>
              </w:ins>
              <w:ins w:id="1720" w:author="Downs, Drew T" w:date="2024-08-08T10:24:00Z">
                <w:r w:rsidR="0029527E">
                  <w:rPr>
                    <w:bCs/>
                    <w:lang w:val="en-GB"/>
                  </w:rPr>
                  <w:t xml:space="preserve">of </w:t>
                </w:r>
              </w:ins>
              <w:ins w:id="1721" w:author="Charlotte Devitre" w:date="2024-08-07T15:38:00Z">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ins>
            </w:moveTo>
          </w:moveTo>
        </w:moveTo>
      </w:moveTo>
    </w:p>
    <w:p w14:paraId="10C6E9DF" w14:textId="3988168E" w:rsidR="00B90F91" w:rsidRPr="007B522C" w:rsidRDefault="002C4D73" w:rsidP="00A172D6">
      <w:pPr>
        <w:pStyle w:val="Text"/>
        <w:spacing w:line="480" w:lineRule="auto"/>
        <w:jc w:val="both"/>
        <w:rPr>
          <w:ins w:id="1722" w:author="Charlotte Devitre" w:date="2024-08-07T15:38:00Z"/>
          <w:bCs/>
          <w:lang w:val="en-GB"/>
        </w:rPr>
      </w:pPr>
      <w:ins w:id="1723" w:author="Charlotte Devitre" w:date="2024-08-07T15:38:00Z">
        <w:r>
          <w:rPr>
            <w:bCs/>
            <w:lang w:val="en-GB"/>
          </w:rPr>
          <w:t xml:space="preserve">We acknowledge that many systems do not have detailed melt inclusion measurements to accurately calculate </w:t>
        </w:r>
      </w:ins>
      <m:oMath>
        <m:sSub>
          <m:sSubPr>
            <m:ctrlPr>
              <w:ins w:id="1724" w:author="Charlotte Devitre" w:date="2024-08-07T15:38:00Z">
                <w:rPr>
                  <w:rFonts w:ascii="Cambria Math" w:hAnsi="Cambria Math"/>
                  <w:bCs/>
                  <w:iCs/>
                  <w:lang w:val="en-GB"/>
                </w:rPr>
              </w:ins>
            </m:ctrlPr>
          </m:sSubPr>
          <m:e>
            <m:r>
              <w:ins w:id="1725" w:author="Charlotte Devitre" w:date="2024-08-07T15:38:00Z">
                <m:rPr>
                  <m:sty m:val="p"/>
                </m:rPr>
                <w:rPr>
                  <w:rFonts w:ascii="Cambria Math" w:hAnsi="Cambria Math"/>
                  <w:lang w:val="en-GB"/>
                </w:rPr>
                <m:t>X</m:t>
              </w:ins>
            </m:r>
          </m:e>
          <m:sub>
            <m:sSub>
              <m:sSubPr>
                <m:ctrlPr>
                  <w:ins w:id="1726" w:author="Charlotte Devitre" w:date="2024-08-07T15:38:00Z">
                    <w:rPr>
                      <w:rFonts w:ascii="Cambria Math" w:hAnsi="Cambria Math"/>
                      <w:bCs/>
                      <w:iCs/>
                      <w:lang w:val="en-GB"/>
                    </w:rPr>
                  </w:ins>
                </m:ctrlPr>
              </m:sSubPr>
              <m:e>
                <m:r>
                  <w:ins w:id="1727" w:author="Charlotte Devitre" w:date="2024-08-07T15:38:00Z">
                    <m:rPr>
                      <m:sty m:val="p"/>
                    </m:rPr>
                    <w:rPr>
                      <w:rFonts w:ascii="Cambria Math" w:hAnsi="Cambria Math"/>
                      <w:lang w:val="en-GB"/>
                    </w:rPr>
                    <m:t>H</m:t>
                  </w:ins>
                </m:r>
              </m:e>
              <m:sub>
                <m:r>
                  <w:ins w:id="1728" w:author="Charlotte Devitre" w:date="2024-08-07T15:38:00Z">
                    <m:rPr>
                      <m:sty m:val="p"/>
                    </m:rPr>
                    <w:rPr>
                      <w:rFonts w:ascii="Cambria Math" w:hAnsi="Cambria Math"/>
                      <w:lang w:val="en-GB"/>
                    </w:rPr>
                    <m:t>2</m:t>
                  </w:ins>
                </m:r>
              </m:sub>
            </m:sSub>
            <m:r>
              <w:ins w:id="1729" w:author="Charlotte Devitre" w:date="2024-08-07T15:38:00Z">
                <m:rPr>
                  <m:sty m:val="p"/>
                </m:rPr>
                <w:rPr>
                  <w:rFonts w:ascii="Cambria Math" w:hAnsi="Cambria Math"/>
                  <w:lang w:val="en-GB"/>
                </w:rPr>
                <m:t>O</m:t>
              </w:ins>
            </m:r>
          </m:sub>
        </m:sSub>
      </m:oMath>
      <w:ins w:id="1730" w:author="Charlotte Devitre" w:date="2024-08-07T15:38:00Z">
        <w:r>
          <w:rPr>
            <w:bCs/>
            <w:lang w:val="en-GB"/>
          </w:rPr>
          <w:t xml:space="preserve"> (particularly given the paucity of studies worldwide measuring both </w:t>
        </w:r>
        <w:del w:id="1731" w:author="Downs, Drew T" w:date="2024-08-08T10:24:00Z">
          <w:r w:rsidDel="00E05E10">
            <w:rPr>
              <w:bCs/>
              <w:lang w:val="en-GB"/>
            </w:rPr>
            <w:delText xml:space="preserve">the </w:delText>
          </w:r>
        </w:del>
        <w:r>
          <w:rPr>
            <w:bCs/>
            <w:lang w:val="en-GB"/>
          </w:rPr>
          <w:t>bubble and glass phase</w:t>
        </w:r>
      </w:ins>
      <w:ins w:id="1732" w:author="Downs, Drew T" w:date="2024-08-08T10:24:00Z">
        <w:r w:rsidR="00E05E10">
          <w:rPr>
            <w:bCs/>
            <w:lang w:val="en-GB"/>
          </w:rPr>
          <w:t>s</w:t>
        </w:r>
      </w:ins>
      <w:ins w:id="1733" w:author="Charlotte Devitre" w:date="2024-08-07T15:38:00Z">
        <w:r>
          <w:rPr>
            <w:bCs/>
            <w:lang w:val="en-GB"/>
          </w:rPr>
          <w:t xml:space="preserve"> of melt inclusions</w:t>
        </w:r>
      </w:ins>
      <w:ins w:id="1734" w:author="Downs, Drew T" w:date="2024-08-08T10:25:00Z">
        <w:r w:rsidR="00E05E10">
          <w:rPr>
            <w:bCs/>
            <w:lang w:val="en-GB"/>
          </w:rPr>
          <w:t>;</w:t>
        </w:r>
      </w:ins>
      <w:ins w:id="1735" w:author="Charlotte Devitre" w:date="2024-08-07T15:38:00Z">
        <w:del w:id="1736" w:author="Downs, Drew T" w:date="2024-08-08T10:25:00Z">
          <w:r w:rsidDel="00E05E10">
            <w:rPr>
              <w:bCs/>
              <w:lang w:val="en-GB"/>
            </w:rPr>
            <w:delText>,</w:delText>
          </w:r>
        </w:del>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we believe that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del w:id="1737" w:author="Downs, Drew T" w:date="2024-08-08T10:25:00Z">
          <w:r w:rsidRPr="002C4D73" w:rsidDel="00E05E10">
            <w:rPr>
              <w:bCs/>
              <w:lang w:val="en-GB"/>
            </w:rPr>
            <w:delText>Clearly, u</w:delText>
          </w:r>
        </w:del>
      </w:ins>
      <w:ins w:id="1738" w:author="Downs, Drew T" w:date="2024-08-08T10:25:00Z">
        <w:r w:rsidR="00E05E10">
          <w:rPr>
            <w:bCs/>
            <w:lang w:val="en-GB"/>
          </w:rPr>
          <w:t>U</w:t>
        </w:r>
      </w:ins>
      <w:ins w:id="1739" w:author="Charlotte Devitre" w:date="2024-08-07T15:38:00Z">
        <w:r w:rsidRPr="002C4D73">
          <w:rPr>
            <w:bCs/>
            <w:lang w:val="en-GB"/>
          </w:rPr>
          <w:t xml:space="preserve">nless detailed melt inclusion measurements have been performed </w:t>
        </w:r>
      </w:ins>
      <w:ins w:id="1740" w:author="Downs, Drew T" w:date="2024-08-08T10:25:00Z">
        <w:r w:rsidR="00E05E10">
          <w:rPr>
            <w:bCs/>
            <w:lang w:val="en-GB"/>
          </w:rPr>
          <w:t xml:space="preserve">to </w:t>
        </w:r>
      </w:ins>
      <w:ins w:id="1741" w:author="Charlotte Devitre" w:date="2024-08-07T15:38:00Z">
        <w:r w:rsidRPr="002C4D73">
          <w:rPr>
            <w:bCs/>
            <w:lang w:val="en-GB"/>
          </w:rPr>
          <w:t>demonstrat</w:t>
        </w:r>
      </w:ins>
      <w:ins w:id="1742" w:author="Downs, Drew T" w:date="2024-08-08T10:25:00Z">
        <w:r w:rsidR="00E05E10">
          <w:rPr>
            <w:bCs/>
            <w:lang w:val="en-GB"/>
          </w:rPr>
          <w:t>e</w:t>
        </w:r>
      </w:ins>
      <w:ins w:id="1743" w:author="Charlotte Devitre" w:date="2024-08-07T15:38:00Z">
        <w:del w:id="1744" w:author="Downs, Drew T" w:date="2024-08-08T10:25:00Z">
          <w:r w:rsidRPr="002C4D73" w:rsidDel="00E05E10">
            <w:rPr>
              <w:bCs/>
              <w:lang w:val="en-GB"/>
            </w:rPr>
            <w:delText>ing</w:delText>
          </w:r>
        </w:del>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ins>
      <w:ins w:id="1745" w:author="Downs, Drew T" w:date="2024-08-08T10:25:00Z">
        <w:r w:rsidR="00E05E10">
          <w:rPr>
            <w:bCs/>
            <w:lang w:val="en-GB"/>
          </w:rPr>
          <w:t xml:space="preserve">does not appear to be applicable </w:t>
        </w:r>
      </w:ins>
      <w:ins w:id="1746" w:author="Downs, Drew T" w:date="2024-08-08T10:26:00Z">
        <w:r w:rsidR="00E05E10">
          <w:rPr>
            <w:bCs/>
            <w:lang w:val="en-GB"/>
          </w:rPr>
          <w:t xml:space="preserve">for near-real-time monitoring of </w:t>
        </w:r>
      </w:ins>
      <w:ins w:id="1747" w:author="Charlotte Devitre" w:date="2024-08-07T15:38:00Z">
        <w:del w:id="1748" w:author="Downs, Drew T" w:date="2024-08-08T10:26:00Z">
          <w:r w:rsidRPr="002C4D73" w:rsidDel="00E05E10">
            <w:rPr>
              <w:bCs/>
              <w:lang w:val="en-GB"/>
            </w:rPr>
            <w:delText xml:space="preserve">should not be applied to </w:delText>
          </w:r>
        </w:del>
        <w:r w:rsidRPr="002C4D73">
          <w:rPr>
            <w:bCs/>
            <w:lang w:val="en-GB"/>
          </w:rPr>
          <w:t>arc volcanoes</w:t>
        </w:r>
      </w:ins>
      <w:ins w:id="1749" w:author="Downs, Drew T" w:date="2024-08-08T10:26:00Z">
        <w:r w:rsidR="00E05E10">
          <w:rPr>
            <w:bCs/>
            <w:lang w:val="en-GB"/>
          </w:rPr>
          <w:t>.</w:t>
        </w:r>
      </w:ins>
      <w:ins w:id="1750" w:author="Charlotte Devitre" w:date="2024-08-07T15:38:00Z">
        <w:del w:id="1751" w:author="Downs, Drew T" w:date="2024-08-08T10:26:00Z">
          <w:r w:rsidRPr="002C4D73" w:rsidDel="00E05E10">
            <w:rPr>
              <w:bCs/>
              <w:lang w:val="en-GB"/>
            </w:rPr>
            <w:delText xml:space="preserve"> during an eruptive crisis.</w:delText>
          </w:r>
        </w:del>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w:t>
        </w:r>
        <w:r>
          <w:rPr>
            <w:bCs/>
            <w:lang w:val="en-GB"/>
          </w:rPr>
          <w:lastRenderedPageBreak/>
          <w:t xml:space="preserve">dataset, including a generous error window, which would be propagated through to calculated pressures. </w:t>
        </w:r>
        <w:r w:rsidRPr="002C4D73">
          <w:rPr>
            <w:bCs/>
            <w:lang w:val="en-GB"/>
          </w:rPr>
          <w:t>As more data become available (e.g.</w:t>
        </w:r>
      </w:ins>
      <w:ins w:id="1752" w:author="Downs, Drew T" w:date="2024-08-08T10:28:00Z">
        <w:r w:rsidR="00E05E10">
          <w:rPr>
            <w:bCs/>
            <w:lang w:val="en-GB"/>
          </w:rPr>
          <w:t>,</w:t>
        </w:r>
      </w:ins>
      <w:ins w:id="1753" w:author="Charlotte Devitre" w:date="2024-08-07T15:38:00Z">
        <w:r w:rsidRPr="002C4D73">
          <w:rPr>
            <w:bCs/>
            <w:lang w:val="en-GB"/>
          </w:rPr>
          <w:t xml:space="preserve"> post eruption), these estimates could be revised </w:t>
        </w:r>
        <w:del w:id="1754" w:author="Downs, Drew T" w:date="2024-08-08T10:28:00Z">
          <w:r w:rsidRPr="002C4D73" w:rsidDel="00E05E10">
            <w:rPr>
              <w:bCs/>
              <w:lang w:val="en-GB"/>
            </w:rPr>
            <w:delText xml:space="preserve">within uncertainty </w:delText>
          </w:r>
        </w:del>
        <w:r w:rsidRPr="002C4D73">
          <w:rPr>
            <w:bCs/>
            <w:lang w:val="en-GB"/>
          </w:rPr>
          <w:t xml:space="preserve">to better </w:t>
        </w:r>
        <w:del w:id="1755" w:author="Downs, Drew T" w:date="2024-08-08T10:28:00Z">
          <w:r w:rsidRPr="002C4D73" w:rsidDel="00E05E10">
            <w:rPr>
              <w:bCs/>
              <w:lang w:val="en-GB"/>
            </w:rPr>
            <w:delText>pinpoint</w:delText>
          </w:r>
        </w:del>
      </w:ins>
      <w:ins w:id="1756" w:author="Downs, Drew T" w:date="2024-08-08T10:28:00Z">
        <w:r w:rsidR="00E05E10">
          <w:rPr>
            <w:bCs/>
            <w:lang w:val="en-GB"/>
          </w:rPr>
          <w:t>estimate</w:t>
        </w:r>
      </w:ins>
      <w:ins w:id="1757" w:author="Charlotte Devitre" w:date="2024-08-07T15:38:00Z">
        <w:r w:rsidRPr="002C4D73">
          <w:rPr>
            <w:bCs/>
            <w:lang w:val="en-GB"/>
          </w:rPr>
          <w:t xml:space="preserve"> magma storage </w:t>
        </w:r>
      </w:ins>
      <w:ins w:id="1758" w:author="Downs, Drew T" w:date="2024-08-08T10:28:00Z">
        <w:r w:rsidR="00E05E10">
          <w:rPr>
            <w:bCs/>
            <w:lang w:val="en-GB"/>
          </w:rPr>
          <w:t xml:space="preserve">pressures and </w:t>
        </w:r>
      </w:ins>
      <w:ins w:id="1759" w:author="Charlotte Devitre" w:date="2024-08-07T15:38:00Z">
        <w:r w:rsidRPr="002C4D73">
          <w:rPr>
            <w:bCs/>
            <w:lang w:val="en-GB"/>
          </w:rPr>
          <w:t xml:space="preserve">depths. For volcanoes that are not currently erupting but have had historic eruptions, an informed guess on a likely </w:t>
        </w:r>
      </w:ins>
      <m:oMath>
        <m:sSub>
          <m:sSubPr>
            <m:ctrlPr>
              <w:ins w:id="1760" w:author="Charlotte Devitre" w:date="2024-08-07T15:38:00Z">
                <w:rPr>
                  <w:rFonts w:ascii="Cambria Math" w:hAnsi="Cambria Math"/>
                  <w:bCs/>
                  <w:iCs/>
                  <w:lang w:val="en-GB"/>
                </w:rPr>
              </w:ins>
            </m:ctrlPr>
          </m:sSubPr>
          <m:e>
            <m:r>
              <w:ins w:id="1761" w:author="Charlotte Devitre" w:date="2024-08-07T15:38:00Z">
                <m:rPr>
                  <m:sty m:val="p"/>
                </m:rPr>
                <w:rPr>
                  <w:rFonts w:ascii="Cambria Math" w:hAnsi="Cambria Math"/>
                  <w:lang w:val="en-GB"/>
                </w:rPr>
                <m:t>X</m:t>
              </w:ins>
            </m:r>
          </m:e>
          <m:sub>
            <m:sSub>
              <m:sSubPr>
                <m:ctrlPr>
                  <w:ins w:id="1762" w:author="Charlotte Devitre" w:date="2024-08-07T15:38:00Z">
                    <w:rPr>
                      <w:rFonts w:ascii="Cambria Math" w:hAnsi="Cambria Math"/>
                      <w:bCs/>
                      <w:iCs/>
                      <w:lang w:val="en-GB"/>
                    </w:rPr>
                  </w:ins>
                </m:ctrlPr>
              </m:sSubPr>
              <m:e>
                <m:r>
                  <w:ins w:id="1763" w:author="Charlotte Devitre" w:date="2024-08-07T15:38:00Z">
                    <m:rPr>
                      <m:sty m:val="p"/>
                    </m:rPr>
                    <w:rPr>
                      <w:rFonts w:ascii="Cambria Math" w:hAnsi="Cambria Math"/>
                      <w:lang w:val="en-GB"/>
                    </w:rPr>
                    <m:t>H</m:t>
                  </w:ins>
                </m:r>
              </m:e>
              <m:sub>
                <m:r>
                  <w:ins w:id="1764" w:author="Charlotte Devitre" w:date="2024-08-07T15:38:00Z">
                    <m:rPr>
                      <m:sty m:val="p"/>
                    </m:rPr>
                    <w:rPr>
                      <w:rFonts w:ascii="Cambria Math" w:hAnsi="Cambria Math"/>
                      <w:lang w:val="en-GB"/>
                    </w:rPr>
                    <m:t>2</m:t>
                  </w:ins>
                </m:r>
              </m:sub>
            </m:sSub>
            <m:r>
              <w:ins w:id="1765" w:author="Charlotte Devitre" w:date="2024-08-07T15:38:00Z">
                <m:rPr>
                  <m:sty m:val="p"/>
                </m:rPr>
                <w:rPr>
                  <w:rFonts w:ascii="Cambria Math" w:hAnsi="Cambria Math"/>
                  <w:lang w:val="en-GB"/>
                </w:rPr>
                <m:t>O</m:t>
              </w:ins>
            </m:r>
          </m:sub>
        </m:sSub>
      </m:oMath>
      <w:ins w:id="1766" w:author="Charlotte Devitre" w:date="2024-08-07T15:38:00Z">
        <w:r w:rsidRPr="002C4D73">
          <w:rPr>
            <w:bCs/>
            <w:lang w:val="en-GB"/>
          </w:rPr>
          <w:t xml:space="preserve"> range can be made using chemical information from </w:t>
        </w:r>
        <w:del w:id="1767" w:author="Downs, Drew T" w:date="2024-08-08T10:29:00Z">
          <w:r w:rsidRPr="002C4D73" w:rsidDel="00E05E10">
            <w:rPr>
              <w:bCs/>
              <w:lang w:val="en-GB"/>
            </w:rPr>
            <w:delText xml:space="preserve">such </w:delText>
          </w:r>
        </w:del>
        <w:r w:rsidRPr="002C4D73">
          <w:rPr>
            <w:bCs/>
            <w:lang w:val="en-GB"/>
          </w:rPr>
          <w:t>previous eruptive events. For instance, one could easily determine the chemical tendency of a volcano from already existing major</w:t>
        </w:r>
      </w:ins>
      <w:ins w:id="1768" w:author="Downs, Drew T" w:date="2024-08-08T10:29:00Z">
        <w:r w:rsidR="00E05E10">
          <w:rPr>
            <w:bCs/>
            <w:lang w:val="en-GB"/>
          </w:rPr>
          <w:t>-</w:t>
        </w:r>
      </w:ins>
      <w:ins w:id="1769" w:author="Charlotte Devitre" w:date="2024-08-07T15:38:00Z">
        <w:del w:id="1770" w:author="Downs, Drew T" w:date="2024-08-08T10:29:00Z">
          <w:r w:rsidRPr="002C4D73" w:rsidDel="00E05E10">
            <w:rPr>
              <w:bCs/>
              <w:lang w:val="en-GB"/>
            </w:rPr>
            <w:delText xml:space="preserve"> </w:delText>
          </w:r>
        </w:del>
        <w:r w:rsidRPr="002C4D73">
          <w:rPr>
            <w:bCs/>
            <w:lang w:val="en-GB"/>
          </w:rPr>
          <w:t xml:space="preserve">element data (e.g., Fig. 4a). In many cases, even when no chemical data is available for a specific volcano, </w:t>
        </w:r>
      </w:ins>
      <w:ins w:id="1771" w:author="Downs, Drew T" w:date="2024-08-08T10:29:00Z">
        <w:r w:rsidR="00E05E10">
          <w:rPr>
            <w:bCs/>
            <w:lang w:val="en-GB"/>
          </w:rPr>
          <w:t xml:space="preserve">an </w:t>
        </w:r>
      </w:ins>
      <w:ins w:id="1772" w:author="Charlotte Devitre" w:date="2024-08-07T15:38:00Z">
        <w:r w:rsidRPr="002C4D73">
          <w:rPr>
            <w:bCs/>
            <w:lang w:val="en-GB"/>
          </w:rPr>
          <w:t>analog</w:t>
        </w:r>
        <w:del w:id="1773" w:author="Downs, Drew T" w:date="2024-08-08T10:29:00Z">
          <w:r w:rsidRPr="002C4D73" w:rsidDel="00E05E10">
            <w:rPr>
              <w:bCs/>
              <w:lang w:val="en-GB"/>
            </w:rPr>
            <w:delText>y</w:delText>
          </w:r>
        </w:del>
        <w:r w:rsidRPr="002C4D73">
          <w:rPr>
            <w:bCs/>
            <w:lang w:val="en-GB"/>
          </w:rPr>
          <w:t xml:space="preserve"> </w:t>
        </w:r>
      </w:ins>
      <w:ins w:id="1774" w:author="Downs, Drew T" w:date="2024-08-08T10:29:00Z">
        <w:r w:rsidR="00E05E10">
          <w:rPr>
            <w:bCs/>
            <w:lang w:val="en-GB"/>
          </w:rPr>
          <w:t xml:space="preserve">estimate </w:t>
        </w:r>
      </w:ins>
      <w:ins w:id="1775" w:author="Charlotte Devitre" w:date="2024-08-07T15:38:00Z">
        <w:r w:rsidRPr="002C4D73">
          <w:rPr>
            <w:bCs/>
            <w:lang w:val="en-GB"/>
          </w:rPr>
          <w:t xml:space="preserve">may be </w:t>
        </w:r>
        <w:del w:id="1776" w:author="Downs, Drew T" w:date="2024-08-08T10:29:00Z">
          <w:r w:rsidRPr="002C4D73" w:rsidDel="00E05E10">
            <w:rPr>
              <w:bCs/>
              <w:lang w:val="en-GB"/>
            </w:rPr>
            <w:delText xml:space="preserve">possible to </w:delText>
          </w:r>
        </w:del>
        <w:r w:rsidRPr="002C4D73">
          <w:rPr>
            <w:bCs/>
            <w:lang w:val="en-GB"/>
          </w:rPr>
          <w:t>draw</w:t>
        </w:r>
      </w:ins>
      <w:ins w:id="1777" w:author="Downs, Drew T" w:date="2024-08-08T10:29:00Z">
        <w:r w:rsidR="00E05E10">
          <w:rPr>
            <w:bCs/>
            <w:lang w:val="en-GB"/>
          </w:rPr>
          <w:t>n</w:t>
        </w:r>
      </w:ins>
      <w:ins w:id="1778" w:author="Charlotte Devitre" w:date="2024-08-07T15:38:00Z">
        <w:r w:rsidRPr="002C4D73">
          <w:rPr>
            <w:bCs/>
            <w:lang w:val="en-GB"/>
          </w:rPr>
          <w:t xml:space="preserve"> from </w:t>
        </w:r>
        <w:del w:id="1779" w:author="Downs, Drew T" w:date="2024-08-08T10:29:00Z">
          <w:r w:rsidRPr="002C4D73" w:rsidDel="00E05E10">
            <w:rPr>
              <w:bCs/>
              <w:lang w:val="en-GB"/>
            </w:rPr>
            <w:delText>neighbourin</w:delText>
          </w:r>
        </w:del>
        <w:del w:id="1780" w:author="Downs, Drew T" w:date="2024-08-08T10:30:00Z">
          <w:r w:rsidRPr="002C4D73" w:rsidDel="00E05E10">
            <w:rPr>
              <w:bCs/>
              <w:lang w:val="en-GB"/>
            </w:rPr>
            <w:delText>g</w:delText>
          </w:r>
        </w:del>
      </w:ins>
      <w:proofErr w:type="spellStart"/>
      <w:ins w:id="1781" w:author="Downs, Drew T" w:date="2024-08-08T10:30:00Z">
        <w:r w:rsidR="00E05E10">
          <w:rPr>
            <w:bCs/>
            <w:lang w:val="en-GB"/>
          </w:rPr>
          <w:t>neighboring</w:t>
        </w:r>
      </w:ins>
      <w:proofErr w:type="spellEnd"/>
      <w:ins w:id="1782" w:author="Charlotte Devitre" w:date="2024-08-07T15:38:00Z">
        <w:r w:rsidRPr="002C4D73">
          <w:rPr>
            <w:bCs/>
            <w:lang w:val="en-GB"/>
          </w:rPr>
          <w:t xml:space="preserve"> volcanoes. For example, during the 2022 eruption of Mauna Loa, no detailed melt inclusion measurements </w:t>
        </w:r>
        <w:del w:id="1783" w:author="Downs, Drew T" w:date="2024-08-08T10:30:00Z">
          <w:r w:rsidRPr="002C4D73" w:rsidDel="00E05E10">
            <w:rPr>
              <w:bCs/>
              <w:lang w:val="en-GB"/>
            </w:rPr>
            <w:delText>accounting for</w:delText>
          </w:r>
        </w:del>
      </w:ins>
      <w:ins w:id="1784" w:author="Downs, Drew T" w:date="2024-08-08T10:30:00Z">
        <w:r w:rsidR="00E05E10">
          <w:rPr>
            <w:bCs/>
            <w:lang w:val="en-GB"/>
          </w:rPr>
          <w:t>of</w:t>
        </w:r>
      </w:ins>
      <w:ins w:id="1785" w:author="Charlotte Devitre" w:date="2024-08-07T15:38:00Z">
        <w:r w:rsidRPr="002C4D73">
          <w:rPr>
            <w:bCs/>
            <w:lang w:val="en-GB"/>
          </w:rPr>
          <w:t xml:space="preserve"> </w:t>
        </w:r>
        <w:del w:id="1786" w:author="Downs, Drew T" w:date="2024-08-08T10:30:00Z">
          <w:r w:rsidRPr="002C4D73" w:rsidDel="00E05E10">
            <w:rPr>
              <w:bCs/>
              <w:lang w:val="en-GB"/>
            </w:rPr>
            <w:delText>the vapour</w:delText>
          </w:r>
        </w:del>
      </w:ins>
      <w:ins w:id="1787" w:author="Downs, Drew T" w:date="2024-08-08T10:30:00Z">
        <w:r w:rsidR="00E05E10">
          <w:rPr>
            <w:bCs/>
            <w:lang w:val="en-GB"/>
          </w:rPr>
          <w:t>vapor</w:t>
        </w:r>
      </w:ins>
      <w:ins w:id="1788" w:author="Charlotte Devitre" w:date="2024-08-07T15:38:00Z">
        <w:r w:rsidRPr="002C4D73">
          <w:rPr>
            <w:bCs/>
            <w:lang w:val="en-GB"/>
          </w:rPr>
          <w:t xml:space="preserve"> bubble</w:t>
        </w:r>
      </w:ins>
      <w:ins w:id="1789" w:author="Downs, Drew T" w:date="2024-08-08T10:30:00Z">
        <w:r w:rsidR="00E05E10">
          <w:rPr>
            <w:bCs/>
            <w:lang w:val="en-GB"/>
          </w:rPr>
          <w:t>s</w:t>
        </w:r>
      </w:ins>
      <w:ins w:id="1790" w:author="Charlotte Devitre" w:date="2024-08-07T15:38:00Z">
        <w:r w:rsidRPr="002C4D73">
          <w:rPr>
            <w:bCs/>
            <w:lang w:val="en-GB"/>
          </w:rPr>
          <w:t xml:space="preserve"> were available. However, as a first estimate, the P-</w:t>
        </w:r>
      </w:ins>
      <m:oMath>
        <m:sSub>
          <m:sSubPr>
            <m:ctrlPr>
              <w:ins w:id="1791" w:author="Charlotte Devitre" w:date="2024-08-07T15:38:00Z">
                <w:rPr>
                  <w:rFonts w:ascii="Cambria Math" w:hAnsi="Cambria Math"/>
                  <w:bCs/>
                  <w:iCs/>
                  <w:lang w:val="en-GB"/>
                </w:rPr>
              </w:ins>
            </m:ctrlPr>
          </m:sSubPr>
          <m:e>
            <m:r>
              <w:ins w:id="1792" w:author="Charlotte Devitre" w:date="2024-08-07T15:38:00Z">
                <m:rPr>
                  <m:sty m:val="p"/>
                </m:rPr>
                <w:rPr>
                  <w:rFonts w:ascii="Cambria Math" w:hAnsi="Cambria Math"/>
                  <w:lang w:val="en-GB"/>
                </w:rPr>
                <m:t>X</m:t>
              </w:ins>
            </m:r>
          </m:e>
          <m:sub>
            <m:sSub>
              <m:sSubPr>
                <m:ctrlPr>
                  <w:ins w:id="1793" w:author="Charlotte Devitre" w:date="2024-08-07T15:38:00Z">
                    <w:rPr>
                      <w:rFonts w:ascii="Cambria Math" w:hAnsi="Cambria Math"/>
                      <w:bCs/>
                      <w:iCs/>
                      <w:lang w:val="en-GB"/>
                    </w:rPr>
                  </w:ins>
                </m:ctrlPr>
              </m:sSubPr>
              <m:e>
                <m:r>
                  <w:ins w:id="1794" w:author="Charlotte Devitre" w:date="2024-08-07T15:38:00Z">
                    <m:rPr>
                      <m:sty m:val="p"/>
                    </m:rPr>
                    <w:rPr>
                      <w:rFonts w:ascii="Cambria Math" w:hAnsi="Cambria Math"/>
                      <w:lang w:val="en-GB"/>
                    </w:rPr>
                    <m:t>H</m:t>
                  </w:ins>
                </m:r>
              </m:e>
              <m:sub>
                <m:r>
                  <w:ins w:id="1795" w:author="Charlotte Devitre" w:date="2024-08-07T15:38:00Z">
                    <m:rPr>
                      <m:sty m:val="p"/>
                    </m:rPr>
                    <w:rPr>
                      <w:rFonts w:ascii="Cambria Math" w:hAnsi="Cambria Math"/>
                      <w:lang w:val="en-GB"/>
                    </w:rPr>
                    <m:t>2</m:t>
                  </w:ins>
                </m:r>
              </m:sub>
            </m:sSub>
            <m:r>
              <w:ins w:id="1796" w:author="Charlotte Devitre" w:date="2024-08-07T15:38:00Z">
                <m:rPr>
                  <m:sty m:val="p"/>
                </m:rPr>
                <w:rPr>
                  <w:rFonts w:ascii="Cambria Math" w:hAnsi="Cambria Math"/>
                  <w:lang w:val="en-GB"/>
                </w:rPr>
                <m:t>O</m:t>
              </w:ins>
            </m:r>
          </m:sub>
        </m:sSub>
      </m:oMath>
      <w:ins w:id="1797" w:author="Charlotte Devitre" w:date="2024-08-07T15:38:00Z">
        <w:r w:rsidRPr="002C4D73">
          <w:rPr>
            <w:bCs/>
            <w:lang w:val="en-GB"/>
          </w:rPr>
          <w:t xml:space="preserve"> relationships from </w:t>
        </w:r>
        <w:del w:id="1798" w:author="Downs, Drew T" w:date="2024-08-08T10:30:00Z">
          <w:r w:rsidRPr="002C4D73" w:rsidDel="00E05E10">
            <w:rPr>
              <w:bCs/>
              <w:lang w:val="en-GB"/>
            </w:rPr>
            <w:delText>neighbouring</w:delText>
          </w:r>
        </w:del>
      </w:ins>
      <w:proofErr w:type="spellStart"/>
      <w:ins w:id="1799" w:author="Downs, Drew T" w:date="2024-08-08T10:30:00Z">
        <w:r w:rsidR="00E05E10">
          <w:rPr>
            <w:bCs/>
            <w:lang w:val="en-GB"/>
          </w:rPr>
          <w:t>neighboring</w:t>
        </w:r>
      </w:ins>
      <w:proofErr w:type="spellEnd"/>
      <w:ins w:id="1800" w:author="Charlotte Devitre" w:date="2024-08-07T15:38:00Z">
        <w:r w:rsidRPr="002C4D73">
          <w:rPr>
            <w:bCs/>
            <w:lang w:val="en-GB"/>
          </w:rPr>
          <w:t xml:space="preserve"> Kīlauea could be used. </w:t>
        </w:r>
        <w:del w:id="1801" w:author="Downs, Drew T" w:date="2024-08-08T10:31:00Z">
          <w:r w:rsidRPr="002C4D73" w:rsidDel="00E05E10">
            <w:rPr>
              <w:bCs/>
              <w:lang w:val="en-GB"/>
            </w:rPr>
            <w:delText xml:space="preserve"> </w:delText>
          </w:r>
        </w:del>
      </w:ins>
      <w:moveToRangeStart w:id="1802" w:author="Charlotte Devitre" w:date="2024-08-07T15:38:00Z" w:name="move173937532"/>
      <w:moveTo w:id="1803" w:author="Charlotte Devitre" w:date="2024-08-07T15:38:00Z">
        <w:r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804" w:author="Charlotte Devitre" w:date="2024-08-07T15:38:00Z">
          <w:r w:rsidRPr="002C4D73">
            <w:rPr>
              <w:bCs/>
              <w:lang w:val="en-GB"/>
            </w:rPr>
            <w:t xml:space="preserve"> </w:t>
          </w:r>
        </w:moveTo>
        <w:moveToRangeEnd w:id="1802"/>
        <w:del w:id="1805" w:author="Charlotte Devitre" w:date="2024-08-07T15:38:00Z">
          <w:r w:rsidR="00EE7A65">
            <w:rPr>
              <w:bCs/>
              <w:lang w:val="en-GB"/>
            </w:rPr>
            <w:delText>Noteworthy,</w:delText>
          </w:r>
          <w:r w:rsidR="00B90F91" w:rsidRPr="007B522C">
            <w:rPr>
              <w:bCs/>
              <w:lang w:val="en-GB"/>
            </w:rPr>
            <w:delText xml:space="preserve"> </w:delText>
          </w:r>
          <w:r w:rsidR="00EE7A65" w:rsidRPr="007B522C">
            <w:rPr>
              <w:bCs/>
              <w:lang w:val="en-GB"/>
            </w:rPr>
            <w:delText>most</w:delText>
          </w:r>
          <w:r w:rsidR="00B90F91" w:rsidRPr="007B522C">
            <w:rPr>
              <w:bCs/>
              <w:lang w:val="en-GB"/>
            </w:rPr>
            <w:delText xml:space="preserve"> </w:delText>
          </w:r>
          <w:r w:rsidR="00834561">
            <w:rPr>
              <w:bCs/>
              <w:lang w:val="en-GB"/>
            </w:rPr>
            <w:delText>melt-inclusion</w:delText>
          </w:r>
          <w:r w:rsidR="00B90F91" w:rsidRPr="007B522C">
            <w:rPr>
              <w:bCs/>
              <w:lang w:val="en-GB"/>
            </w:rPr>
            <w:delText xml:space="preserve"> suites in this</w:delText>
          </w:r>
        </w:del>
        <w:ins w:id="1806" w:author="Charlotte Devitre" w:date="2024-08-07T15:38:00Z">
          <w:r w:rsidRPr="002C4D73">
            <w:rPr>
              <w:bCs/>
              <w:lang w:val="en-GB"/>
            </w:rPr>
            <w:t>is entirely unconstrained, fluid inclusion barometry is still more accurate than other methods</w:t>
          </w:r>
        </w:ins>
        <w:ins w:id="1807" w:author="Downs, Drew T" w:date="2024-08-08T10:31:00Z">
          <w:r w:rsidR="00E05E10">
            <w:rPr>
              <w:bCs/>
              <w:lang w:val="en-GB"/>
            </w:rPr>
            <w:t>,</w:t>
          </w:r>
        </w:ins>
        <w:ins w:id="1808" w:author="Charlotte Devitre" w:date="2024-08-07T15:38:00Z">
          <w:r w:rsidRPr="002C4D73">
            <w:rPr>
              <w:bCs/>
              <w:lang w:val="en-GB"/>
            </w:rPr>
            <w:t xml:space="preserve"> such as mineral-melt thermobarometry in </w:t>
          </w:r>
          <w:del w:id="1809" w:author="Downs, Drew T" w:date="2024-08-08T10:31:00Z">
            <w:r w:rsidRPr="002C4D73" w:rsidDel="00E05E10">
              <w:rPr>
                <w:bCs/>
                <w:lang w:val="en-GB"/>
              </w:rPr>
              <w:delText>recovering</w:delText>
            </w:r>
          </w:del>
        </w:ins>
        <w:ins w:id="1810" w:author="Downs, Drew T" w:date="2024-08-08T10:31:00Z">
          <w:r w:rsidR="00E05E10">
            <w:rPr>
              <w:bCs/>
              <w:lang w:val="en-GB"/>
            </w:rPr>
            <w:t>calculating</w:t>
          </w:r>
        </w:ins>
        <w:ins w:id="1811" w:author="Charlotte Devitre" w:date="2024-08-07T15:38:00Z">
          <w:r w:rsidRPr="002C4D73">
            <w:rPr>
              <w:bCs/>
              <w:lang w:val="en-GB"/>
            </w:rPr>
            <w:t xml:space="preserve"> magma storage pressures.</w:t>
          </w:r>
          <w:r>
            <w:rPr>
              <w:bCs/>
              <w:lang w:val="en-GB"/>
            </w:rPr>
            <w:t xml:space="preserve"> </w:t>
          </w:r>
        </w:ins>
      </w:moveTo>
    </w:p>
    <w:p w14:paraId="3AEDE879" w14:textId="2D6BFEFF" w:rsidR="000C1665" w:rsidRDefault="00E440FF" w:rsidP="000C1665">
      <w:pPr>
        <w:pStyle w:val="Text"/>
        <w:spacing w:line="480" w:lineRule="auto"/>
        <w:ind w:firstLine="0"/>
        <w:jc w:val="both"/>
        <w:rPr>
          <w:ins w:id="1812" w:author="Charlotte Devitre" w:date="2024-08-07T15:38:00Z"/>
          <w:bCs/>
          <w:lang w:val="en-GB"/>
        </w:rPr>
      </w:pPr>
      <w:ins w:id="1813" w:author="Charlotte Devitre" w:date="2024-08-07T15:38:00Z">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ins>
    </w:p>
    <w:p w14:paraId="593F2689" w14:textId="4E786E2F" w:rsidR="000C1665" w:rsidRDefault="000C1665" w:rsidP="000C1665">
      <w:pPr>
        <w:pStyle w:val="Text"/>
        <w:spacing w:line="480" w:lineRule="auto"/>
        <w:ind w:firstLine="0"/>
        <w:jc w:val="both"/>
        <w:rPr>
          <w:ins w:id="1814" w:author="Charlotte Devitre" w:date="2024-08-07T15:38:00Z"/>
          <w:bCs/>
          <w:lang w:val="en-GB"/>
        </w:rPr>
      </w:pPr>
      <w:ins w:id="1815" w:author="Charlotte Devitre" w:date="2024-08-07T15:38:00Z">
        <w:r w:rsidRPr="007D6237">
          <w:rPr>
            <w:b/>
            <w:i/>
            <w:iCs/>
            <w:lang w:val="en-GB"/>
            <w:rPrChange w:id="1816" w:author="Downs, Drew T" w:date="2024-08-08T10:31:00Z">
              <w:rPr>
                <w:bCs/>
                <w:i/>
                <w:iCs/>
                <w:lang w:val="en-GB"/>
              </w:rPr>
            </w:rPrChange>
          </w:rPr>
          <w:t>Figure</w:t>
        </w:r>
        <w:r w:rsidR="00082014" w:rsidRPr="007D6237">
          <w:rPr>
            <w:b/>
            <w:i/>
            <w:iCs/>
            <w:lang w:val="en-GB"/>
            <w:rPrChange w:id="1817" w:author="Downs, Drew T" w:date="2024-08-08T10:31:00Z">
              <w:rPr>
                <w:bCs/>
                <w:i/>
                <w:iCs/>
                <w:lang w:val="en-GB"/>
              </w:rPr>
            </w:rPrChange>
          </w:rPr>
          <w:t xml:space="preserve"> </w:t>
        </w:r>
        <w:r w:rsidR="006C21B3" w:rsidRPr="007D6237">
          <w:rPr>
            <w:b/>
            <w:i/>
            <w:iCs/>
            <w:lang w:val="en-GB"/>
            <w:rPrChange w:id="1818" w:author="Downs, Drew T" w:date="2024-08-08T10:31:00Z">
              <w:rPr>
                <w:bCs/>
                <w:i/>
                <w:iCs/>
                <w:lang w:val="en-GB"/>
              </w:rPr>
            </w:rPrChange>
          </w:rPr>
          <w:t>5</w:t>
        </w:r>
        <w:r w:rsidRPr="007D6237">
          <w:rPr>
            <w:b/>
            <w:i/>
            <w:iCs/>
            <w:lang w:val="en-GB"/>
            <w:rPrChange w:id="1819" w:author="Downs, Drew T" w:date="2024-08-08T10:31:00Z">
              <w:rPr>
                <w:bCs/>
                <w:i/>
                <w:iCs/>
                <w:lang w:val="en-GB"/>
              </w:rPr>
            </w:rPrChange>
          </w:rPr>
          <w:t>.</w:t>
        </w:r>
        <w:r w:rsidRPr="007B522C">
          <w:rPr>
            <w:bCs/>
            <w:i/>
            <w:iCs/>
            <w:lang w:val="en-GB"/>
          </w:rPr>
          <w:t xml:space="preserve"> </w:t>
        </w:r>
        <w:r w:rsidR="00F64280">
          <w:rPr>
            <w:b/>
            <w:i/>
            <w:iCs/>
          </w:rPr>
          <w:t>P</w:t>
        </w:r>
        <w:r w:rsidR="00F64280" w:rsidRPr="000C1665">
          <w:rPr>
            <w:b/>
            <w:i/>
            <w:iCs/>
          </w:rPr>
          <w:t xml:space="preserve">ressure vs </w:t>
        </w:r>
      </w:ins>
      <m:oMath>
        <m:sSub>
          <m:sSubPr>
            <m:ctrlPr>
              <w:ins w:id="1820" w:author="Charlotte Devitre" w:date="2024-08-07T15:38:00Z">
                <w:rPr>
                  <w:rFonts w:ascii="Cambria Math" w:hAnsi="Cambria Math"/>
                  <w:b/>
                  <w:i/>
                  <w:iCs/>
                  <w:lang w:val="en-GB"/>
                </w:rPr>
              </w:ins>
            </m:ctrlPr>
          </m:sSubPr>
          <m:e>
            <m:r>
              <w:ins w:id="1821" w:author="Charlotte Devitre" w:date="2024-08-07T15:38:00Z">
                <m:rPr>
                  <m:sty m:val="bi"/>
                </m:rPr>
                <w:rPr>
                  <w:rFonts w:ascii="Cambria Math" w:hAnsi="Cambria Math"/>
                  <w:lang w:val="en-GB"/>
                </w:rPr>
                <m:t>X</m:t>
              </w:ins>
            </m:r>
          </m:e>
          <m:sub>
            <m:sSub>
              <m:sSubPr>
                <m:ctrlPr>
                  <w:ins w:id="1822" w:author="Charlotte Devitre" w:date="2024-08-07T15:38:00Z">
                    <w:rPr>
                      <w:rFonts w:ascii="Cambria Math" w:hAnsi="Cambria Math"/>
                      <w:b/>
                      <w:i/>
                      <w:iCs/>
                      <w:lang w:val="en-GB"/>
                    </w:rPr>
                  </w:ins>
                </m:ctrlPr>
              </m:sSubPr>
              <m:e>
                <m:r>
                  <w:ins w:id="1823" w:author="Charlotte Devitre" w:date="2024-08-07T15:38:00Z">
                    <m:rPr>
                      <m:sty m:val="bi"/>
                    </m:rPr>
                    <w:rPr>
                      <w:rFonts w:ascii="Cambria Math" w:hAnsi="Cambria Math"/>
                      <w:lang w:val="en-GB"/>
                    </w:rPr>
                    <m:t>H</m:t>
                  </w:ins>
                </m:r>
              </m:e>
              <m:sub>
                <m:r>
                  <w:ins w:id="1824" w:author="Charlotte Devitre" w:date="2024-08-07T15:38:00Z">
                    <m:rPr>
                      <m:sty m:val="bi"/>
                    </m:rPr>
                    <w:rPr>
                      <w:rFonts w:ascii="Cambria Math" w:hAnsi="Cambria Math"/>
                      <w:lang w:val="en-GB"/>
                    </w:rPr>
                    <m:t>2</m:t>
                  </w:ins>
                </m:r>
              </m:sub>
            </m:sSub>
            <m:r>
              <w:ins w:id="1825" w:author="Charlotte Devitre" w:date="2024-08-07T15:38:00Z">
                <m:rPr>
                  <m:sty m:val="bi"/>
                </m:rPr>
                <w:rPr>
                  <w:rFonts w:ascii="Cambria Math" w:hAnsi="Cambria Math"/>
                  <w:lang w:val="en-GB"/>
                </w:rPr>
                <m:t>O</m:t>
              </w:ins>
            </m:r>
          </m:sub>
        </m:sSub>
      </m:oMath>
      <w:ins w:id="1826" w:author="Charlotte Devitre" w:date="2024-08-07T15:38:00Z">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ins>
      <w:ins w:id="1827" w:author="Downs, Drew T" w:date="2024-08-08T10:37:00Z">
        <w:r w:rsidR="00790AEC">
          <w:rPr>
            <w:bCs/>
            <w:i/>
            <w:iCs/>
          </w:rPr>
          <w:t>er</w:t>
        </w:r>
      </w:ins>
      <w:ins w:id="1828" w:author="Charlotte Devitre" w:date="2024-08-07T15:38:00Z">
        <w:r w:rsidR="00296CB2" w:rsidRPr="00A43893">
          <w:rPr>
            <w:bCs/>
            <w:i/>
            <w:iCs/>
          </w:rPr>
          <w:t>s</w:t>
        </w:r>
      </w:ins>
      <w:ins w:id="1829" w:author="Downs, Drew T" w:date="2024-08-08T10:37:00Z">
        <w:r w:rsidR="00790AEC">
          <w:rPr>
            <w:bCs/>
            <w:i/>
            <w:iCs/>
          </w:rPr>
          <w:t>us</w:t>
        </w:r>
      </w:ins>
      <w:ins w:id="1830" w:author="Charlotte Devitre" w:date="2024-08-07T15:38:00Z">
        <w:r w:rsidR="00296CB2" w:rsidRPr="00A43893">
          <w:rPr>
            <w:bCs/>
            <w:i/>
            <w:iCs/>
          </w:rPr>
          <w:t xml:space="preserve"> sub-alkalic trend is adapted from </w:t>
        </w:r>
        <w:r w:rsidR="00296CB2" w:rsidRPr="00A43893">
          <w:rPr>
            <w:bCs/>
            <w:i/>
            <w:iCs/>
          </w:rPr>
          <w:fldChar w:fldCharType="begin"/>
        </w:r>
        <w:r w:rsidR="00296CB2" w:rsidRPr="00A43893">
          <w:rPr>
            <w:bCs/>
            <w:i/>
            <w:iCs/>
          </w:rPr>
          <w:instrText xml:space="preserve"> ADDIN ZOTERO_ITEM CSL_CITATION {"citationID":"Hd2j1pLu","properties":{"formattedCitation":"(Miyashiro, 1974)","plainCitation":"(Miyashiro, 1974)","noteIndex":0},"citationItems":[{"id":1480,"uris":["http://zotero.org/users/local/qHue8ZtB/items/ERFXSX2V"],"itemData":{"id":1480,"type":"article-journal","abstract":"Compositional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del w:id="1831" w:author="Downs, Drew T" w:date="2024-08-08T10:37:00Z">
          <w:r w:rsidR="00A43893" w:rsidRPr="00A43893" w:rsidDel="00790AEC">
            <w:rPr>
              <w:bCs/>
              <w:i/>
              <w:iCs/>
            </w:rPr>
            <w:delText>-</w:delText>
          </w:r>
        </w:del>
      </w:ins>
      <w:ins w:id="1832" w:author="Downs, Drew T" w:date="2024-08-08T10:37:00Z">
        <w:r w:rsidR="00790AEC">
          <w:rPr>
            <w:bCs/>
            <w:i/>
            <w:iCs/>
          </w:rPr>
          <w:t>–</w:t>
        </w:r>
      </w:ins>
      <w:ins w:id="1833" w:author="Charlotte Devitre" w:date="2024-08-07T15:38:00Z">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w:ins>
      <m:oMath>
        <m:sSub>
          <m:sSubPr>
            <m:ctrlPr>
              <w:ins w:id="1834" w:author="Charlotte Devitre" w:date="2024-08-07T15:38:00Z">
                <w:rPr>
                  <w:rFonts w:ascii="Cambria Math" w:hAnsi="Cambria Math"/>
                  <w:bCs/>
                  <w:i/>
                  <w:iCs/>
                  <w:lang w:val="en-GB"/>
                </w:rPr>
              </w:ins>
            </m:ctrlPr>
          </m:sSubPr>
          <m:e>
            <m:r>
              <w:ins w:id="1835" w:author="Charlotte Devitre" w:date="2024-08-07T15:38:00Z">
                <w:rPr>
                  <w:rFonts w:ascii="Cambria Math" w:hAnsi="Cambria Math"/>
                  <w:lang w:val="en-GB"/>
                </w:rPr>
                <m:t>X</m:t>
              </w:ins>
            </m:r>
          </m:e>
          <m:sub>
            <m:sSub>
              <m:sSubPr>
                <m:ctrlPr>
                  <w:ins w:id="1836" w:author="Charlotte Devitre" w:date="2024-08-07T15:38:00Z">
                    <w:rPr>
                      <w:rFonts w:ascii="Cambria Math" w:hAnsi="Cambria Math"/>
                      <w:bCs/>
                      <w:i/>
                      <w:iCs/>
                      <w:lang w:val="en-GB"/>
                    </w:rPr>
                  </w:ins>
                </m:ctrlPr>
              </m:sSubPr>
              <m:e>
                <m:r>
                  <w:ins w:id="1837" w:author="Charlotte Devitre" w:date="2024-08-07T15:38:00Z">
                    <w:rPr>
                      <w:rFonts w:ascii="Cambria Math" w:hAnsi="Cambria Math"/>
                      <w:lang w:val="en-GB"/>
                    </w:rPr>
                    <m:t>H</m:t>
                  </w:ins>
                </m:r>
              </m:e>
              <m:sub>
                <m:r>
                  <w:ins w:id="1838" w:author="Charlotte Devitre" w:date="2024-08-07T15:38:00Z">
                    <w:rPr>
                      <w:rFonts w:ascii="Cambria Math" w:hAnsi="Cambria Math"/>
                      <w:lang w:val="en-GB"/>
                    </w:rPr>
                    <m:t>2</m:t>
                  </w:ins>
                </m:r>
              </m:sub>
            </m:sSub>
            <m:r>
              <w:ins w:id="1839" w:author="Charlotte Devitre" w:date="2024-08-07T15:38:00Z">
                <w:rPr>
                  <w:rFonts w:ascii="Cambria Math" w:hAnsi="Cambria Math"/>
                  <w:lang w:val="en-GB"/>
                </w:rPr>
                <m:t>O</m:t>
              </w:ins>
            </m:r>
          </m:sub>
        </m:sSub>
      </m:oMath>
      <w:ins w:id="1840" w:author="Charlotte Devitre" w:date="2024-08-07T15:38:00Z">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ins>
      <w:ins w:id="1841" w:author="Downs, Drew T" w:date="2024-08-08T10:37:00Z">
        <w:r w:rsidR="00790AEC">
          <w:rPr>
            <w:bCs/>
            <w:i/>
            <w:iCs/>
          </w:rPr>
          <w:t>s</w:t>
        </w:r>
      </w:ins>
      <w:ins w:id="1842" w:author="Charlotte Devitre" w:date="2024-08-07T15:38:00Z">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ins>
      <w:ins w:id="1843" w:author="Downs, Drew T" w:date="2024-08-08T10:37:00Z">
        <w:r w:rsidR="00790AEC">
          <w:rPr>
            <w:bCs/>
            <w:i/>
            <w:iCs/>
          </w:rPr>
          <w:t>,</w:t>
        </w:r>
      </w:ins>
      <w:ins w:id="1844" w:author="Charlotte Devitre" w:date="2024-08-07T15:38:00Z">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ins>
      <w:ins w:id="1845" w:author="Downs, Drew T" w:date="2024-08-08T10:37:00Z">
        <w:r w:rsidR="00790AEC">
          <w:rPr>
            <w:bCs/>
            <w:i/>
            <w:iCs/>
          </w:rPr>
          <w:t>s</w:t>
        </w:r>
      </w:ins>
      <w:ins w:id="1846" w:author="Charlotte Devitre" w:date="2024-08-07T15:38:00Z">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ins>
      <w:ins w:id="1847" w:author="Downs, Drew T" w:date="2024-08-08T10:37:00Z">
        <w:r w:rsidR="00790AEC">
          <w:rPr>
            <w:bCs/>
            <w:i/>
            <w:iCs/>
          </w:rPr>
          <w:t xml:space="preserve">the </w:t>
        </w:r>
      </w:ins>
      <w:ins w:id="1848" w:author="Charlotte Devitre" w:date="2024-08-07T15:38:00Z">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w:t>
        </w:r>
        <w:del w:id="1849" w:author="Downs, Drew T" w:date="2024-08-08T10:38:00Z">
          <w:r w:rsidR="00A43893" w:rsidRPr="00A43893" w:rsidDel="00790AEC">
            <w:rPr>
              <w:bCs/>
              <w:i/>
              <w:iCs/>
            </w:rPr>
            <w:delText>(</w:delText>
          </w:r>
        </w:del>
        <w:r w:rsidR="00A43893" w:rsidRPr="00A43893">
          <w:rPr>
            <w:bCs/>
            <w:i/>
            <w:iCs/>
          </w:rPr>
          <w:t>c</w:t>
        </w:r>
        <w:del w:id="1850" w:author="Downs, Drew T" w:date="2024-08-08T10:38:00Z">
          <w:r w:rsidR="00A43893" w:rsidRPr="00A43893" w:rsidDel="00790AEC">
            <w:rPr>
              <w:bCs/>
              <w:i/>
              <w:iCs/>
            </w:rPr>
            <w:delText>)</w:delText>
          </w:r>
        </w:del>
        <w:r w:rsidR="00A43893" w:rsidRPr="00A43893">
          <w:rPr>
            <w:bCs/>
            <w:i/>
            <w:iCs/>
          </w:rPr>
          <w:t>, symbols with an outline indicate that CO</w:t>
        </w:r>
        <w:r w:rsidR="00A43893" w:rsidRPr="00A43893">
          <w:rPr>
            <w:bCs/>
            <w:i/>
            <w:iCs/>
            <w:vertAlign w:val="subscript"/>
          </w:rPr>
          <w:t>2</w:t>
        </w:r>
        <w:r w:rsidR="00A43893" w:rsidRPr="00A43893">
          <w:rPr>
            <w:bCs/>
            <w:i/>
            <w:iCs/>
          </w:rPr>
          <w:t xml:space="preserve"> density from Raman </w:t>
        </w:r>
      </w:ins>
      <w:ins w:id="1851" w:author="Downs, Drew T" w:date="2024-08-08T10:38:00Z">
        <w:r w:rsidR="00790AEC">
          <w:rPr>
            <w:bCs/>
            <w:i/>
            <w:iCs/>
          </w:rPr>
          <w:t xml:space="preserve">spectroscopy </w:t>
        </w:r>
      </w:ins>
      <w:ins w:id="1852" w:author="Charlotte Devitre" w:date="2024-08-07T15:38:00Z">
        <w:r w:rsidR="00A43893" w:rsidRPr="00A43893">
          <w:rPr>
            <w:bCs/>
            <w:i/>
            <w:iCs/>
          </w:rPr>
          <w:t xml:space="preserve">was calculated using an instrument specific calibration while symbols with no outline were calculated without. </w:t>
        </w:r>
        <w:r w:rsidR="00A43893">
          <w:rPr>
            <w:bCs/>
            <w:i/>
            <w:iCs/>
          </w:rPr>
          <w:t>(d</w:t>
        </w:r>
        <w:del w:id="1853" w:author="Downs, Drew T" w:date="2024-08-08T10:38:00Z">
          <w:r w:rsidR="00A43893" w:rsidDel="00790AEC">
            <w:rPr>
              <w:bCs/>
              <w:i/>
              <w:iCs/>
            </w:rPr>
            <w:delText>-</w:delText>
          </w:r>
        </w:del>
      </w:ins>
      <w:ins w:id="1854" w:author="Downs, Drew T" w:date="2024-08-08T10:38:00Z">
        <w:r w:rsidR="00790AEC">
          <w:rPr>
            <w:bCs/>
            <w:i/>
            <w:iCs/>
          </w:rPr>
          <w:t>–</w:t>
        </w:r>
      </w:ins>
      <w:ins w:id="1855" w:author="Charlotte Devitre" w:date="2024-08-07T15:38:00Z">
        <w:r w:rsidR="00A43893">
          <w:rPr>
            <w:bCs/>
            <w:i/>
            <w:iCs/>
          </w:rPr>
          <w:t>e) Show</w:t>
        </w:r>
      </w:ins>
      <w:ins w:id="1856" w:author="Downs, Drew T" w:date="2024-08-08T10:38:00Z">
        <w:r w:rsidR="00790AEC">
          <w:rPr>
            <w:bCs/>
            <w:i/>
            <w:iCs/>
          </w:rPr>
          <w:t>s</w:t>
        </w:r>
      </w:ins>
      <w:ins w:id="1857" w:author="Charlotte Devitre" w:date="2024-08-07T15:38:00Z">
        <w:r w:rsidR="00A43893">
          <w:rPr>
            <w:bCs/>
            <w:i/>
            <w:iCs/>
          </w:rPr>
          <w:t xml:space="preserve"> the same as </w:t>
        </w:r>
      </w:ins>
      <w:ins w:id="1858" w:author="Downs, Drew T" w:date="2024-08-08T10:38:00Z">
        <w:r w:rsidR="00790AEC">
          <w:rPr>
            <w:bCs/>
            <w:i/>
            <w:iCs/>
          </w:rPr>
          <w:t xml:space="preserve">panels </w:t>
        </w:r>
      </w:ins>
      <w:ins w:id="1859" w:author="Charlotte Devitre" w:date="2024-08-07T15:38:00Z">
        <w:del w:id="1860" w:author="Downs, Drew T" w:date="2024-08-08T10:38:00Z">
          <w:r w:rsidR="00A43893" w:rsidDel="00790AEC">
            <w:rPr>
              <w:bCs/>
              <w:i/>
              <w:iCs/>
            </w:rPr>
            <w:delText>(</w:delText>
          </w:r>
        </w:del>
        <w:r w:rsidR="00A43893">
          <w:rPr>
            <w:bCs/>
            <w:i/>
            <w:iCs/>
          </w:rPr>
          <w:t>b</w:t>
        </w:r>
        <w:del w:id="1861" w:author="Downs, Drew T" w:date="2024-08-08T10:38:00Z">
          <w:r w:rsidR="00A43893" w:rsidDel="00790AEC">
            <w:rPr>
              <w:bCs/>
              <w:i/>
              <w:iCs/>
            </w:rPr>
            <w:delText>-</w:delText>
          </w:r>
        </w:del>
      </w:ins>
      <w:ins w:id="1862" w:author="Downs, Drew T" w:date="2024-08-08T10:38:00Z">
        <w:r w:rsidR="00790AEC">
          <w:rPr>
            <w:bCs/>
            <w:i/>
            <w:iCs/>
          </w:rPr>
          <w:t>–</w:t>
        </w:r>
      </w:ins>
      <w:ins w:id="1863" w:author="Charlotte Devitre" w:date="2024-08-07T15:38:00Z">
        <w:r w:rsidR="00A43893">
          <w:rPr>
            <w:bCs/>
            <w:i/>
            <w:iCs/>
          </w:rPr>
          <w:t>c</w:t>
        </w:r>
        <w:del w:id="1864" w:author="Downs, Drew T" w:date="2024-08-08T10:38:00Z">
          <w:r w:rsidR="00A43893" w:rsidDel="00790AEC">
            <w:rPr>
              <w:bCs/>
              <w:i/>
              <w:iCs/>
            </w:rPr>
            <w:delText>)</w:delText>
          </w:r>
        </w:del>
        <w:r w:rsidR="00A43893">
          <w:rPr>
            <w:bCs/>
            <w:i/>
            <w:iCs/>
          </w:rPr>
          <w:t xml:space="preserve"> but for alkalic ocean island volcanoes. </w:t>
        </w:r>
      </w:ins>
    </w:p>
    <w:p w14:paraId="57A5DDB7" w14:textId="77777777" w:rsidR="00B90F91" w:rsidRPr="007B522C" w:rsidRDefault="00664C4A" w:rsidP="00B90F91">
      <w:pPr>
        <w:pStyle w:val="Text"/>
        <w:spacing w:line="480" w:lineRule="auto"/>
        <w:jc w:val="both"/>
        <w:rPr>
          <w:del w:id="1865" w:author="Charlotte Devitre" w:date="2024-08-07T15:38:00Z"/>
          <w:bCs/>
          <w:lang w:val="en-GB"/>
        </w:rPr>
      </w:pPr>
      <w:ins w:id="1866" w:author="Charlotte Devitre" w:date="2024-08-07T15:38:00Z">
        <w:r>
          <w:rPr>
            <w:bCs/>
            <w:lang w:val="en-GB"/>
          </w:rPr>
          <w:t>Looking forward, t</w:t>
        </w:r>
        <w:r w:rsidR="00B90F91" w:rsidRPr="007B522C">
          <w:rPr>
            <w:bCs/>
            <w:lang w:val="en-GB"/>
          </w:rPr>
          <w:t>o</w:t>
        </w:r>
      </w:ins>
      <w:moveFromRangeStart w:id="1867" w:author="Charlotte Devitre" w:date="2024-08-07T15:38:00Z" w:name="move173937528"/>
      <w:moveFrom w:id="1868" w:author="Charlotte Devitre" w:date="2024-08-07T15:38:00Z">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69" w:author="Charlotte Devitre" w:date="2024-08-07T15: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70" w:author="Charlotte Devitre" w:date="2024-08-07T15:38:00Z">
            <w:r w:rsidR="00B90F91" w:rsidRPr="007B522C">
              <w:rPr>
                <w:bCs/>
                <w:lang w:val="en-GB"/>
              </w:rPr>
              <w:t xml:space="preserve"> </w:t>
            </w:r>
          </w:moveFrom>
          <w:moveFromRangeEnd w:id="1867"/>
          <w:del w:id="1871" w:author="Charlotte Devitre" w:date="2024-08-07T15:38:00Z">
            <w:r w:rsidR="00B90F91" w:rsidRPr="007B522C">
              <w:rPr>
                <w:bCs/>
                <w:lang w:val="en-GB"/>
              </w:rPr>
              <w:delText xml:space="preserve">values at volcanoes where there some studies with Raman measurements and some without (Fig. </w:delText>
            </w:r>
          </w:del>
          <w:moveFromRangeStart w:id="1872" w:author="Charlotte Devitre" w:date="2024-08-07T15:38:00Z" w:name="move173937529"/>
          <w:moveFrom w:id="1873" w:author="Charlotte Devitre" w:date="2024-08-07T15:38:00Z">
            <w:r w:rsidR="00B90F91" w:rsidRPr="007B522C">
              <w:rPr>
                <w:bCs/>
                <w:lang w:val="en-GB"/>
              </w:rPr>
              <w:t>S9c EAR</w:t>
            </w:r>
            <w:r w:rsidR="00EE7A65">
              <w:rPr>
                <w:bCs/>
                <w:lang w:val="en-GB"/>
              </w:rPr>
              <w:t>;</w:t>
            </w:r>
            <w:r w:rsidR="00B90F91" w:rsidRPr="007B522C">
              <w:rPr>
                <w:bCs/>
                <w:lang w:val="en-GB"/>
              </w:rPr>
              <w:t xml:space="preserve"> Fig. S9h Kamchatka, and Cascades). </w:t>
            </w:r>
          </w:moveFrom>
          <w:moveFromRangeEnd w:id="1872"/>
          <w:del w:id="1874" w:author="Charlotte Devitre" w:date="2024-08-07T15:38:00Z">
            <w:r w:rsidR="00B90F91" w:rsidRPr="007B522C">
              <w:rPr>
                <w:bCs/>
                <w:lang w:val="en-GB"/>
              </w:rPr>
              <w:delText xml:space="preserve"> Thus, </w:delText>
            </w:r>
            <w:r w:rsidR="00B90F91">
              <w:rPr>
                <w:bCs/>
                <w:lang w:val="en-GB"/>
              </w:rPr>
              <w:delText>Fig. 3</w:delText>
            </w:r>
            <w:r w:rsidR="00B90F91" w:rsidRPr="007B522C">
              <w:rPr>
                <w:bCs/>
                <w:lang w:val="en-GB"/>
              </w:rPr>
              <w:delText xml:space="preserve">c shows a compilation only using </w:delText>
            </w:r>
            <w:r w:rsidR="00834561">
              <w:rPr>
                <w:bCs/>
                <w:lang w:val="en-GB"/>
              </w:rPr>
              <w:delText>melt-inclusion</w:delText>
            </w:r>
            <w:r w:rsidR="00B90F91" w:rsidRPr="007B522C">
              <w:rPr>
                <w:bCs/>
                <w:lang w:val="en-GB"/>
              </w:rPr>
              <w:delText>s where bubble CO</w:delText>
            </w:r>
            <w:r w:rsidR="00B90F91" w:rsidRPr="007B522C">
              <w:rPr>
                <w:bCs/>
                <w:vertAlign w:val="subscript"/>
                <w:lang w:val="en-GB"/>
              </w:rPr>
              <w:delText>2</w:delText>
            </w:r>
            <w:r w:rsidR="00B90F91" w:rsidRPr="007B522C">
              <w:rPr>
                <w:bCs/>
                <w:lang w:val="en-GB"/>
              </w:rPr>
              <w:delText xml:space="preserve"> was </w:delText>
            </w:r>
            <w:r w:rsidR="00EE7A65">
              <w:rPr>
                <w:bCs/>
                <w:lang w:val="en-GB"/>
              </w:rPr>
              <w:delText xml:space="preserve">measured </w:delText>
            </w:r>
            <w:r w:rsidR="00B90F91" w:rsidRPr="007B522C">
              <w:rPr>
                <w:bCs/>
                <w:lang w:val="en-GB"/>
              </w:rPr>
              <w:delText xml:space="preserve">by Raman spectroscopy. </w:delText>
            </w:r>
          </w:del>
        </w:moveFrom>
      </w:moveFrom>
    </w:p>
    <w:p w14:paraId="541CBCD1" w14:textId="77777777" w:rsidR="00B90F91" w:rsidRPr="007B522C" w:rsidRDefault="00B90F91" w:rsidP="00B90F91">
      <w:pPr>
        <w:pStyle w:val="Text"/>
        <w:spacing w:line="480" w:lineRule="auto"/>
        <w:jc w:val="both"/>
        <w:rPr>
          <w:del w:id="1875" w:author="Charlotte Devitre" w:date="2024-08-07T15:38:00Z"/>
          <w:bCs/>
          <w:lang w:val="en-GB"/>
        </w:rPr>
      </w:pPr>
      <w:moveFromRangeStart w:id="1876" w:author="Charlotte Devitre" w:date="2024-08-07T15:38:00Z" w:name="move173937530"/>
      <w:moveFrom w:id="1877" w:author="Charlotte Devitre" w:date="2024-08-07T15:38:00Z">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78" w:author="Charlotte Devitre" w:date="2024-08-07T15:38:00Z">
          <w:r w:rsidRPr="007B522C">
            <w:rPr>
              <w:bCs/>
              <w:lang w:val="en-GB"/>
            </w:rPr>
            <w:t xml:space="preserve"> globally than </w:t>
          </w:r>
        </w:moveFrom>
        <w:moveFromRangeEnd w:id="1876"/>
        <w:del w:id="1879" w:author="Charlotte Devitre" w:date="2024-08-07T15:38:00Z">
          <w:r w:rsidRPr="007B522C">
            <w:rPr>
              <w:bCs/>
              <w:lang w:val="en-GB"/>
            </w:rPr>
            <w:delText xml:space="preserve">Mid-Ocean Ridge basalts, ocean island basalts, continental rifts and intraplate volcanoes. </w:delText>
          </w:r>
        </w:del>
        <w:moveFromRangeStart w:id="1880" w:author="Charlotte Devitre" w:date="2024-08-07T15:38:00Z" w:name="move173937531"/>
        <w:moveFrom w:id="1881" w:author="Charlotte Devitre" w:date="2024-08-07T15:38:00Z">
          <w:r w:rsidRPr="007B522C">
            <w:rPr>
              <w:bCs/>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82" w:author="Charlotte Devitre" w:date="2024-08-07T15:38:00Z">
            <w:r w:rsidRPr="007B522C">
              <w:rPr>
                <w:bCs/>
                <w:lang w:val="en-GB"/>
              </w:rPr>
              <w:t xml:space="preserve"> values than regions with more </w:t>
            </w:r>
          </w:moveFrom>
          <w:moveFromRangeEnd w:id="1880"/>
          <w:del w:id="1883" w:author="Charlotte Devitre" w:date="2024-08-07T15:38:00Z">
            <w:r w:rsidRPr="007B522C">
              <w:rPr>
                <w:bCs/>
                <w:lang w:val="en-GB"/>
              </w:rPr>
              <w:delText>alkaline magmas (e.g., Canary Islands, Azores, Cabo Verde, Supporting Fig. S9). This likely represents the lower melt extents in alkaline settings, and the possibility of more volatile-rich sources (e.g.,</w:delText>
            </w:r>
            <w:r w:rsidR="00EE7A65">
              <w:rPr>
                <w:bCs/>
                <w:lang w:val="en-GB"/>
              </w:rPr>
              <w:delText xml:space="preserve"> </w:delText>
            </w:r>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r w:rsidRPr="007B522C">
              <w:rPr>
                <w:bCs/>
                <w:lang w:val="en-GB"/>
              </w:rPr>
              <w:delText xml:space="preserve">.  </w:delText>
            </w:r>
          </w:del>
        </w:moveFrom>
      </w:moveFrom>
    </w:p>
    <w:p w14:paraId="6D846FF8" w14:textId="77777777" w:rsidR="00B90F91" w:rsidRPr="007B522C" w:rsidRDefault="00B90F91" w:rsidP="00B90F91">
      <w:pPr>
        <w:pStyle w:val="Text"/>
        <w:spacing w:line="480" w:lineRule="auto"/>
        <w:jc w:val="both"/>
        <w:rPr>
          <w:del w:id="1884" w:author="Charlotte Devitre" w:date="2024-08-07T15:38:00Z"/>
          <w:bCs/>
          <w:lang w:val="en-GB"/>
        </w:rPr>
      </w:pPr>
      <w:del w:id="1885" w:author="Charlotte Devitre" w:date="2024-08-07T15:38:00Z">
        <w:r w:rsidRPr="007B522C">
          <w:rPr>
            <w:bCs/>
            <w:lang w:val="en-GB"/>
          </w:rPr>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 </w:delText>
        </w:r>
      </w:del>
      <m:oMath>
        <m:sSub>
          <m:sSubPr>
            <m:ctrlPr>
              <w:del w:id="1886" w:author="Charlotte Devitre" w:date="2024-08-07T15:38:00Z">
                <w:rPr>
                  <w:rFonts w:ascii="Cambria Math" w:hAnsi="Cambria Math"/>
                  <w:bCs/>
                  <w:iCs/>
                  <w:lang w:val="en-GB"/>
                </w:rPr>
              </w:del>
            </m:ctrlPr>
          </m:sSubPr>
          <m:e>
            <m:r>
              <w:del w:id="1887" w:author="Charlotte Devitre" w:date="2024-08-07T15:38:00Z">
                <m:rPr>
                  <m:sty m:val="p"/>
                </m:rPr>
                <w:rPr>
                  <w:rFonts w:ascii="Cambria Math" w:hAnsi="Cambria Math"/>
                  <w:lang w:val="en-GB"/>
                </w:rPr>
                <m:t>X</m:t>
              </w:del>
            </m:r>
          </m:e>
          <m:sub>
            <m:sSub>
              <m:sSubPr>
                <m:ctrlPr>
                  <w:del w:id="1888" w:author="Charlotte Devitre" w:date="2024-08-07T15:38:00Z">
                    <w:rPr>
                      <w:rFonts w:ascii="Cambria Math" w:hAnsi="Cambria Math"/>
                      <w:bCs/>
                      <w:iCs/>
                      <w:lang w:val="en-GB"/>
                    </w:rPr>
                  </w:del>
                </m:ctrlPr>
              </m:sSubPr>
              <m:e>
                <m:r>
                  <w:del w:id="1889" w:author="Charlotte Devitre" w:date="2024-08-07T15:38:00Z">
                    <m:rPr>
                      <m:sty m:val="p"/>
                    </m:rPr>
                    <w:rPr>
                      <w:rFonts w:ascii="Cambria Math" w:hAnsi="Cambria Math"/>
                      <w:lang w:val="en-GB"/>
                    </w:rPr>
                    <m:t>H</m:t>
                  </w:del>
                </m:r>
              </m:e>
              <m:sub>
                <m:r>
                  <w:del w:id="1890" w:author="Charlotte Devitre" w:date="2024-08-07T15:38:00Z">
                    <m:rPr>
                      <m:sty m:val="p"/>
                    </m:rPr>
                    <w:rPr>
                      <w:rFonts w:ascii="Cambria Math" w:hAnsi="Cambria Math"/>
                      <w:lang w:val="en-GB"/>
                    </w:rPr>
                    <m:t>2</m:t>
                  </w:del>
                </m:r>
              </m:sub>
            </m:sSub>
            <m:r>
              <w:del w:id="1891" w:author="Charlotte Devitre" w:date="2024-08-07T15:38:00Z">
                <m:rPr>
                  <m:sty m:val="p"/>
                </m:rPr>
                <w:rPr>
                  <w:rFonts w:ascii="Cambria Math" w:hAnsi="Cambria Math"/>
                  <w:lang w:val="en-GB"/>
                </w:rPr>
                <m:t>O</m:t>
              </w:del>
            </m:r>
          </m:sub>
        </m:sSub>
      </m:oMath>
      <w:del w:id="1892" w:author="Charlotte Devitre" w:date="2024-08-07T15:38:00Z">
        <w:r w:rsidRPr="007B522C">
          <w:rPr>
            <w:bCs/>
            <w:lang w:val="en-GB"/>
          </w:rPr>
          <w:delText xml:space="preserve"> values &lt;0.2. This may indicate that in dryer subduction zones, </w:delText>
        </w:r>
        <w:r w:rsidR="00834561">
          <w:rPr>
            <w:bCs/>
            <w:lang w:val="en-GB"/>
          </w:rPr>
          <w:delText>fluid-inclusion</w:delText>
        </w:r>
        <w:r w:rsidRPr="007B522C">
          <w:rPr>
            <w:bCs/>
            <w:lang w:val="en-GB"/>
          </w:rPr>
          <w:delText>s may have some utility for the most mafic, CO</w:delText>
        </w:r>
        <w:r w:rsidRPr="007B522C">
          <w:rPr>
            <w:bCs/>
            <w:vertAlign w:val="subscript"/>
            <w:lang w:val="en-GB"/>
          </w:rPr>
          <w:delText>2</w:delText>
        </w:r>
        <w:r w:rsidRPr="007B522C">
          <w:rPr>
            <w:bCs/>
            <w:lang w:val="en-GB"/>
          </w:rPr>
          <w:delText xml:space="preserve">-rich magmas. </w:delText>
        </w:r>
      </w:del>
    </w:p>
    <w:p w14:paraId="35538918" w14:textId="28A60A77" w:rsidR="002C4D73" w:rsidRDefault="00B90F91" w:rsidP="002C4D73">
      <w:pPr>
        <w:pStyle w:val="Text"/>
        <w:spacing w:line="480" w:lineRule="auto"/>
        <w:jc w:val="both"/>
        <w:rPr>
          <w:bCs/>
          <w:lang w:val="en-GB"/>
        </w:rPr>
      </w:pPr>
      <w:del w:id="1893" w:author="Charlotte Devitre" w:date="2024-08-07T15:38:00Z">
        <w:r w:rsidRPr="007B522C">
          <w:rPr>
            <w:bCs/>
            <w:lang w:val="en-GB"/>
          </w:rPr>
          <w:delText>To</w:delText>
        </w:r>
      </w:del>
      <w:r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1894" w:author="Charlotte Devitre" w:date="2024-08-07T15:38:00Z">
        <w:r w:rsidR="0061717B">
          <w:rPr>
            <w:bCs/>
            <w:lang w:val="en-GB"/>
          </w:rPr>
          <w:delText>-</w:delText>
        </w:r>
      </w:del>
      <w:ins w:id="1895" w:author="Charlotte Devitre" w:date="2024-08-07T15:38:00Z">
        <w:r w:rsidR="004F2B3A">
          <w:rPr>
            <w:bCs/>
            <w:lang w:val="en-GB"/>
          </w:rPr>
          <w:t xml:space="preserve"> </w:t>
        </w:r>
      </w:ins>
      <w:r w:rsidR="0061717B">
        <w:rPr>
          <w:bCs/>
          <w:lang w:val="en-GB"/>
        </w:rPr>
        <w:t>inclusion</w:t>
      </w:r>
      <w:r w:rsidR="0061717B" w:rsidRPr="007B522C">
        <w:rPr>
          <w:bCs/>
          <w:lang w:val="en-GB"/>
        </w:rPr>
        <w:t xml:space="preserve"> studies accounting for </w:t>
      </w:r>
      <w:del w:id="1896" w:author="Downs, Drew T" w:date="2024-08-08T10:40:00Z">
        <w:r w:rsidR="0061717B" w:rsidRPr="007B522C" w:rsidDel="008704F7">
          <w:rPr>
            <w:bCs/>
            <w:lang w:val="en-GB"/>
          </w:rPr>
          <w:delText>vapour</w:delText>
        </w:r>
      </w:del>
      <w:ins w:id="1897" w:author="Downs, Drew T" w:date="2024-08-08T10:40:00Z">
        <w:r w:rsidR="008704F7">
          <w:rPr>
            <w:bCs/>
            <w:lang w:val="en-GB"/>
          </w:rPr>
          <w:t>vapor</w:t>
        </w:r>
      </w:ins>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1898" w:author="Charlotte Devitre" w:date="2024-08-07T15:38:00Z">
        <w:r w:rsidR="00E27685">
          <w:rPr>
            <w:bCs/>
            <w:lang w:val="en-GB"/>
          </w:rPr>
          <w:t xml:space="preserve">for </w:t>
        </w:r>
      </w:ins>
      <w:r w:rsidR="0061717B" w:rsidRPr="007B522C">
        <w:rPr>
          <w:bCs/>
          <w:lang w:val="en-GB"/>
        </w:rPr>
        <w:t xml:space="preserve">bubbles and those which do not in </w:t>
      </w:r>
      <w:del w:id="1899" w:author="Charlotte Devitre" w:date="2024-08-07T15:38: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del w:id="1900" w:author="Charlotte Devitre" w:date="2024-08-07T15:38:00Z">
        <w:r w:rsidR="0061717B">
          <w:rPr>
            <w:bCs/>
            <w:lang w:val="en-GB"/>
          </w:rPr>
          <w:delText>3</w:delText>
        </w:r>
      </w:del>
      <w:ins w:id="1901" w:author="Charlotte Devitre" w:date="2024-08-07T15:38:00Z">
        <w:r w:rsidR="006C21B3">
          <w:rPr>
            <w:bCs/>
            <w:lang w:val="en-GB"/>
          </w:rPr>
          <w:t>4</w:t>
        </w:r>
      </w:ins>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Pr="007B522C">
        <w:rPr>
          <w:bCs/>
          <w:lang w:val="en-GB"/>
        </w:rPr>
        <w:t xml:space="preserve">. This will allow assessment of the suitability of the </w:t>
      </w:r>
      <w:r w:rsidR="00834561">
        <w:rPr>
          <w:bCs/>
          <w:lang w:val="en-GB"/>
        </w:rPr>
        <w:t>fluid</w:t>
      </w:r>
      <w:del w:id="1902" w:author="Charlotte Devitre" w:date="2024-08-07T15:38:00Z">
        <w:r w:rsidR="00834561">
          <w:rPr>
            <w:bCs/>
            <w:lang w:val="en-GB"/>
          </w:rPr>
          <w:delText>-</w:delText>
        </w:r>
      </w:del>
      <w:ins w:id="1903" w:author="Charlotte Devitre" w:date="2024-08-07T15:38:00Z">
        <w:r w:rsidR="004F2B3A">
          <w:rPr>
            <w:bCs/>
            <w:lang w:val="en-GB"/>
          </w:rPr>
          <w:t xml:space="preserve"> </w:t>
        </w:r>
      </w:ins>
      <w:r w:rsidR="00834561">
        <w:rPr>
          <w:bCs/>
          <w:lang w:val="en-GB"/>
        </w:rPr>
        <w:t>inclusion</w:t>
      </w:r>
      <w:r w:rsidRPr="007B522C">
        <w:rPr>
          <w:bCs/>
          <w:lang w:val="en-GB"/>
        </w:rPr>
        <w:t xml:space="preserve"> method </w:t>
      </w:r>
      <w:ins w:id="1904" w:author="Charlotte Devitre" w:date="2024-08-07T15:38:00Z">
        <w:r w:rsidR="00E27685">
          <w:rPr>
            <w:bCs/>
            <w:lang w:val="en-GB"/>
          </w:rPr>
          <w:t>for a given volcano</w:t>
        </w:r>
        <w:r w:rsidRPr="007B522C">
          <w:rPr>
            <w:bCs/>
            <w:lang w:val="en-GB"/>
          </w:rPr>
          <w:t xml:space="preserve"> </w:t>
        </w:r>
      </w:ins>
      <w:r w:rsidRPr="007B522C">
        <w:rPr>
          <w:bCs/>
          <w:lang w:val="en-GB"/>
        </w:rPr>
        <w:t xml:space="preserve">and permit appropriate corrections for the complexities of mixed fluids without requiring </w:t>
      </w:r>
      <w:r w:rsidR="00834561">
        <w:rPr>
          <w:bCs/>
          <w:lang w:val="en-GB"/>
        </w:rPr>
        <w:t>melt</w:t>
      </w:r>
      <w:del w:id="1905" w:author="Charlotte Devitre" w:date="2024-08-07T15:38:00Z">
        <w:r w:rsidR="00834561">
          <w:rPr>
            <w:bCs/>
            <w:lang w:val="en-GB"/>
          </w:rPr>
          <w:delText>-</w:delText>
        </w:r>
      </w:del>
      <w:ins w:id="1906" w:author="Charlotte Devitre" w:date="2024-08-07T15:38:00Z">
        <w:r w:rsidR="004F2B3A">
          <w:rPr>
            <w:bCs/>
            <w:lang w:val="en-GB"/>
          </w:rPr>
          <w:t xml:space="preserve"> </w:t>
        </w:r>
      </w:ins>
      <w:r w:rsidR="00834561">
        <w:rPr>
          <w:bCs/>
          <w:lang w:val="en-GB"/>
        </w:rPr>
        <w:t>inclusion</w:t>
      </w:r>
      <w:r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values</w:t>
      </w:r>
      <w:ins w:id="1907" w:author="Downs, Drew T" w:date="2024-08-08T10:41:00Z">
        <w:r w:rsidR="008704F7">
          <w:rPr>
            <w:bCs/>
            <w:lang w:val="en-GB"/>
          </w:rPr>
          <w:t>.</w:t>
        </w:r>
      </w:ins>
      <w:del w:id="1908" w:author="Downs, Drew T" w:date="2024-08-08T10:41:00Z">
        <w:r w:rsidRPr="007B522C" w:rsidDel="008704F7">
          <w:rPr>
            <w:bCs/>
            <w:lang w:val="en-GB"/>
          </w:rPr>
          <w:delText xml:space="preserve"> to use.</w:delText>
        </w:r>
      </w:del>
      <w:r w:rsidRPr="007B522C">
        <w:rPr>
          <w:bCs/>
          <w:lang w:val="en-GB"/>
        </w:rPr>
        <w:t xml:space="preserve"> </w:t>
      </w:r>
      <w:ins w:id="1909" w:author="Charlotte Devitre" w:date="2024-08-07T15:38:00Z">
        <w:r w:rsidR="00664C4A" w:rsidRPr="00622163">
          <w:rPr>
            <w:bCs/>
            <w:lang w:val="en-GB"/>
          </w:rPr>
          <w:t>Better constrain</w:t>
        </w:r>
      </w:ins>
      <w:ins w:id="1910" w:author="Downs, Drew T" w:date="2024-08-08T10:41:00Z">
        <w:r w:rsidR="008704F7">
          <w:rPr>
            <w:bCs/>
            <w:lang w:val="en-GB"/>
          </w:rPr>
          <w:t>ts</w:t>
        </w:r>
      </w:ins>
      <w:ins w:id="1911" w:author="Charlotte Devitre" w:date="2024-08-07T15:38:00Z">
        <w:del w:id="1912" w:author="Downs, Drew T" w:date="2024-08-08T10:41:00Z">
          <w:r w:rsidR="00664C4A" w:rsidRPr="00622163" w:rsidDel="008704F7">
            <w:rPr>
              <w:bCs/>
              <w:lang w:val="en-GB"/>
            </w:rPr>
            <w:delText>ing</w:delText>
          </w:r>
        </w:del>
      </w:ins>
      <w:ins w:id="1913" w:author="Downs, Drew T" w:date="2024-08-08T10:41:00Z">
        <w:r w:rsidR="008704F7">
          <w:rPr>
            <w:bCs/>
            <w:lang w:val="en-GB"/>
          </w:rPr>
          <w:t xml:space="preserve"> of</w:t>
        </w:r>
      </w:ins>
      <w:ins w:id="1914" w:author="Charlotte Devitre" w:date="2024-08-07T15:38:00Z">
        <w:r w:rsidR="00664C4A">
          <w:rPr>
            <w:bCs/>
            <w:lang w:val="en-GB"/>
          </w:rPr>
          <w:t xml:space="preserve"> </w:t>
        </w:r>
      </w:ins>
      <m:oMath>
        <m:sSub>
          <m:sSubPr>
            <m:ctrlPr>
              <w:ins w:id="1915" w:author="Charlotte Devitre" w:date="2024-08-07T15:38:00Z">
                <w:rPr>
                  <w:rFonts w:ascii="Cambria Math" w:hAnsi="Cambria Math"/>
                  <w:bCs/>
                  <w:iCs/>
                  <w:lang w:val="en-GB"/>
                </w:rPr>
              </w:ins>
            </m:ctrlPr>
          </m:sSubPr>
          <m:e>
            <m:r>
              <w:ins w:id="1916" w:author="Charlotte Devitre" w:date="2024-08-07T15:38:00Z">
                <m:rPr>
                  <m:sty m:val="p"/>
                </m:rPr>
                <w:rPr>
                  <w:rFonts w:ascii="Cambria Math" w:hAnsi="Cambria Math"/>
                  <w:lang w:val="en-GB"/>
                </w:rPr>
                <m:t>X</m:t>
              </w:ins>
            </m:r>
          </m:e>
          <m:sub>
            <m:sSub>
              <m:sSubPr>
                <m:ctrlPr>
                  <w:ins w:id="1917" w:author="Charlotte Devitre" w:date="2024-08-07T15:38:00Z">
                    <w:rPr>
                      <w:rFonts w:ascii="Cambria Math" w:hAnsi="Cambria Math"/>
                      <w:bCs/>
                      <w:iCs/>
                      <w:lang w:val="en-GB"/>
                    </w:rPr>
                  </w:ins>
                </m:ctrlPr>
              </m:sSubPr>
              <m:e>
                <m:r>
                  <w:ins w:id="1918" w:author="Charlotte Devitre" w:date="2024-08-07T15:38:00Z">
                    <m:rPr>
                      <m:sty m:val="p"/>
                    </m:rPr>
                    <w:rPr>
                      <w:rFonts w:ascii="Cambria Math" w:hAnsi="Cambria Math"/>
                      <w:lang w:val="en-GB"/>
                    </w:rPr>
                    <m:t>H</m:t>
                  </w:ins>
                </m:r>
              </m:e>
              <m:sub>
                <m:r>
                  <w:ins w:id="1919" w:author="Charlotte Devitre" w:date="2024-08-07T15:38:00Z">
                    <m:rPr>
                      <m:sty m:val="p"/>
                    </m:rPr>
                    <w:rPr>
                      <w:rFonts w:ascii="Cambria Math" w:hAnsi="Cambria Math"/>
                      <w:lang w:val="en-GB"/>
                    </w:rPr>
                    <m:t>2</m:t>
                  </w:ins>
                </m:r>
              </m:sub>
            </m:sSub>
            <m:r>
              <w:ins w:id="1920" w:author="Charlotte Devitre" w:date="2024-08-07T15:38:00Z">
                <m:rPr>
                  <m:sty m:val="p"/>
                </m:rPr>
                <w:rPr>
                  <w:rFonts w:ascii="Cambria Math" w:hAnsi="Cambria Math"/>
                  <w:lang w:val="en-GB"/>
                </w:rPr>
                <m:t>O</m:t>
              </w:ins>
            </m:r>
          </m:sub>
        </m:sSub>
      </m:oMath>
      <w:ins w:id="1921" w:author="Charlotte Devitre" w:date="2024-08-07T15:38:00Z">
        <w:r w:rsidR="00664C4A">
          <w:rPr>
            <w:bCs/>
            <w:iCs/>
            <w:lang w:val="en-GB"/>
          </w:rPr>
          <w:t xml:space="preserve"> is also vital for other petrological workflows, such as calculating phase stabilities, performing experiments, and modelling </w:t>
        </w:r>
        <w:del w:id="1922" w:author="Downs, Drew T" w:date="2024-08-08T10:41:00Z">
          <w:r w:rsidR="00664C4A" w:rsidDel="008704F7">
            <w:rPr>
              <w:bCs/>
              <w:iCs/>
              <w:lang w:val="en-GB"/>
            </w:rPr>
            <w:delText>vapour</w:delText>
          </w:r>
        </w:del>
      </w:ins>
      <w:ins w:id="1923" w:author="Downs, Drew T" w:date="2024-08-08T10:42:00Z">
        <w:r w:rsidR="008704F7">
          <w:rPr>
            <w:bCs/>
            <w:iCs/>
            <w:lang w:val="en-GB"/>
          </w:rPr>
          <w:t>vapor</w:t>
        </w:r>
      </w:ins>
      <w:ins w:id="1924" w:author="Charlotte Devitre" w:date="2024-08-07T15:38:00Z">
        <w:r w:rsidR="00664C4A">
          <w:rPr>
            <w:bCs/>
            <w:iCs/>
            <w:lang w:val="en-GB"/>
          </w:rPr>
          <w:t xml:space="preserve"> saturation</w:t>
        </w:r>
      </w:ins>
      <w:ins w:id="1925" w:author="Downs, Drew T" w:date="2024-08-08T10:42:00Z">
        <w:r w:rsidR="008704F7">
          <w:rPr>
            <w:bCs/>
            <w:iCs/>
            <w:lang w:val="en-GB"/>
          </w:rPr>
          <w:t>,</w:t>
        </w:r>
      </w:ins>
      <w:ins w:id="1926" w:author="Charlotte Devitre" w:date="2024-08-07T15:38:00Z">
        <w:r w:rsidR="00664C4A">
          <w:rPr>
            <w:bCs/>
            <w:iCs/>
            <w:lang w:val="en-GB"/>
          </w:rPr>
          <w:t xml:space="preserve"> and eruption triggering</w:t>
        </w:r>
      </w:ins>
      <w:ins w:id="1927" w:author="Downs, Drew T" w:date="2024-08-08T10:42:00Z">
        <w:r w:rsidR="008704F7">
          <w:rPr>
            <w:bCs/>
            <w:iCs/>
            <w:lang w:val="en-GB"/>
          </w:rPr>
          <w:t>.</w:t>
        </w:r>
      </w:ins>
      <w:moveFromRangeStart w:id="1928" w:author="Charlotte Devitre" w:date="2024-08-07T15:38:00Z" w:name="move173937532"/>
      <w:moveFrom w:id="1929" w:author="Charlotte Devitre" w:date="2024-08-07T15:38:00Z">
        <w:r w:rsidR="002C4D73"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930" w:author="Charlotte Devitre" w:date="2024-08-07T15:38:00Z">
          <w:r w:rsidR="002C4D73" w:rsidRPr="002C4D73">
            <w:rPr>
              <w:bCs/>
              <w:lang w:val="en-GB"/>
            </w:rPr>
            <w:t xml:space="preserve"> </w:t>
          </w:r>
        </w:moveFrom>
        <w:moveFromRangeEnd w:id="1928"/>
        <w:del w:id="1931" w:author="Charlotte Devitre" w:date="2024-08-07T15:38:00Z">
          <w:r w:rsidRPr="007B522C">
            <w:rPr>
              <w:bCs/>
              <w:lang w:val="en-GB"/>
            </w:rPr>
            <w:delText xml:space="preserve">is entirely unconstrained, </w:delText>
          </w:r>
          <w:r w:rsidR="00834561">
            <w:rPr>
              <w:bCs/>
              <w:lang w:val="en-GB"/>
            </w:rPr>
            <w:delText>fluid-inclusion</w:delText>
          </w:r>
          <w:r w:rsidRPr="007B522C">
            <w:rPr>
              <w:bCs/>
              <w:lang w:val="en-GB"/>
            </w:rPr>
            <w:delText xml:space="preserve"> barometry is still more accurate than other methods such as mineral-melt thermobarometry</w:delText>
          </w:r>
        </w:del>
        <w:del w:id="1932" w:author="Downs, Drew T" w:date="2024-08-08T10:42:00Z">
          <w:r w:rsidRPr="007B522C" w:rsidDel="008704F7">
            <w:rPr>
              <w:bCs/>
              <w:lang w:val="en-GB"/>
            </w:rPr>
            <w:delText xml:space="preserve">. </w:delText>
          </w:r>
        </w:del>
      </w:moveFrom>
    </w:p>
    <w:p w14:paraId="1921F73F" w14:textId="29F8B8ED" w:rsidR="00A172D6" w:rsidRPr="007B522C" w:rsidRDefault="00B90F91" w:rsidP="00A172D6">
      <w:pPr>
        <w:pStyle w:val="Heading-Main"/>
        <w:spacing w:line="480" w:lineRule="auto"/>
        <w:jc w:val="both"/>
        <w:rPr>
          <w:ins w:id="1933" w:author="Charlotte Devitre" w:date="2024-08-07T15:38:00Z"/>
        </w:rPr>
      </w:pPr>
      <w:del w:id="1934" w:author="Downs, Drew T" w:date="2024-08-08T10:42:00Z">
        <w:r w:rsidDel="008704F7">
          <w:rPr>
            <w:b w:val="0"/>
          </w:rPr>
          <w:lastRenderedPageBreak/>
          <w:delText>4</w:delText>
        </w:r>
      </w:del>
      <w:ins w:id="1935" w:author="Charlotte Devitre" w:date="2024-08-07T15:38:00Z">
        <w:del w:id="1936" w:author="Downs, Drew T" w:date="2024-08-08T11:05:00Z">
          <w:r w:rsidR="00A172D6" w:rsidRPr="008704F7" w:rsidDel="00890C00">
            <w:rPr>
              <w:bCs w:val="0"/>
              <w:rPrChange w:id="1937" w:author="Downs, Drew T" w:date="2024-08-08T10:42:00Z">
                <w:rPr>
                  <w:b w:val="0"/>
                </w:rPr>
              </w:rPrChange>
            </w:rPr>
            <w:delText>6</w:delText>
          </w:r>
        </w:del>
      </w:ins>
      <w:ins w:id="1938" w:author="Downs, Drew T" w:date="2024-08-08T11:05:00Z">
        <w:r w:rsidR="00890C00">
          <w:rPr>
            <w:bCs w:val="0"/>
          </w:rPr>
          <w:t>5</w:t>
        </w:r>
      </w:ins>
      <w:ins w:id="1939" w:author="Charlotte Devitre" w:date="2024-08-07T15:38:00Z">
        <w:r w:rsidR="00A172D6" w:rsidRPr="008704F7">
          <w:rPr>
            <w:bCs w:val="0"/>
            <w:rPrChange w:id="1940" w:author="Downs, Drew T" w:date="2024-08-08T10:42:00Z">
              <w:rPr>
                <w:b w:val="0"/>
              </w:rPr>
            </w:rPrChange>
          </w:rPr>
          <w:t>.</w:t>
        </w:r>
        <w:r w:rsidR="00A172D6">
          <w:rPr>
            <w:b w:val="0"/>
          </w:rPr>
          <w:t xml:space="preserve"> </w:t>
        </w:r>
        <w:r w:rsidR="00A172D6">
          <w:t>Relevance of near-real-time data for observatories</w:t>
        </w:r>
      </w:ins>
    </w:p>
    <w:p w14:paraId="5565AE8D" w14:textId="33A66FB0" w:rsidR="00A172D6" w:rsidRPr="007B522C" w:rsidRDefault="00A172D6" w:rsidP="00A172D6">
      <w:pPr>
        <w:pStyle w:val="Text"/>
        <w:spacing w:line="480" w:lineRule="auto"/>
        <w:jc w:val="both"/>
        <w:rPr>
          <w:ins w:id="1941" w:author="Charlotte Devitre" w:date="2024-08-07T15:38:00Z"/>
          <w:bCs/>
        </w:rPr>
      </w:pPr>
      <w:ins w:id="1942" w:author="Charlotte Devitre" w:date="2024-08-07T15:38:00Z">
        <w:r>
          <w:rPr>
            <w:bCs/>
            <w:lang w:val="en-GB"/>
          </w:rPr>
          <w:t>Our</w:t>
        </w:r>
        <w:r w:rsidRPr="007B522C">
          <w:rPr>
            <w:bCs/>
            <w:lang w:val="en-GB"/>
          </w:rPr>
          <w:t xml:space="preserve"> simulation </w:t>
        </w:r>
        <w:r>
          <w:rPr>
            <w:bCs/>
            <w:lang w:val="en-GB"/>
          </w:rPr>
          <w:t>demonstrate</w:t>
        </w:r>
      </w:ins>
      <w:ins w:id="1943" w:author="Downs, Drew T" w:date="2024-08-08T10:43:00Z">
        <w:r w:rsidR="000D270D">
          <w:rPr>
            <w:bCs/>
            <w:lang w:val="en-GB"/>
          </w:rPr>
          <w:t>s</w:t>
        </w:r>
      </w:ins>
      <w:ins w:id="1944" w:author="Charlotte Devitre" w:date="2024-08-07T15:38:00Z">
        <w:del w:id="1945" w:author="Downs, Drew T" w:date="2024-08-08T10:43:00Z">
          <w:r w:rsidDel="000D270D">
            <w:rPr>
              <w:bCs/>
              <w:lang w:val="en-GB"/>
            </w:rPr>
            <w:delText>d</w:delText>
          </w:r>
        </w:del>
        <w:r>
          <w:rPr>
            <w:bCs/>
            <w:lang w:val="en-GB"/>
          </w:rPr>
          <w:t xml:space="preserve">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This implies that in future eruptions, the method can be used </w:t>
        </w:r>
        <w:r w:rsidRPr="007B522C">
          <w:rPr>
            <w:bCs/>
            <w:lang w:val="en-GB"/>
          </w:rPr>
          <w:t>to help observatories deduce the geometry of the plumbing system supplying magma</w:t>
        </w:r>
        <w:del w:id="1946" w:author="Downs, Drew T" w:date="2024-08-08T10:44:00Z">
          <w:r w:rsidDel="000D270D">
            <w:rPr>
              <w:bCs/>
              <w:lang w:val="en-GB"/>
            </w:rPr>
            <w:delText xml:space="preserve"> and</w:delText>
          </w:r>
          <w:r w:rsidRPr="007B522C" w:rsidDel="000D270D">
            <w:rPr>
              <w:bCs/>
              <w:lang w:val="en-GB"/>
            </w:rPr>
            <w:delText xml:space="preserve"> </w:delText>
          </w:r>
          <w:commentRangeStart w:id="1947"/>
          <w:r w:rsidRPr="007B522C" w:rsidDel="000D270D">
            <w:rPr>
              <w:bCs/>
              <w:lang w:val="en-GB"/>
            </w:rPr>
            <w:delText>interpret activity</w:delText>
          </w:r>
        </w:del>
      </w:ins>
      <w:commentRangeEnd w:id="1947"/>
      <w:r w:rsidR="000D270D">
        <w:rPr>
          <w:rStyle w:val="CommentReference"/>
        </w:rPr>
        <w:commentReference w:id="1947"/>
      </w:r>
      <w:ins w:id="1948" w:author="Charlotte Devitre" w:date="2024-08-07T15:38:00Z">
        <w:r w:rsidRPr="007B522C">
          <w:rPr>
            <w:bCs/>
            <w:lang w:val="en-GB"/>
          </w:rPr>
          <w:t xml:space="preserve"> </w:t>
        </w:r>
        <w:r w:rsidRPr="007B522C">
          <w:rPr>
            <w:bCs/>
            <w:lang w:val="en-GB"/>
          </w:rPr>
          <w:fldChar w:fldCharType="begin"/>
        </w:r>
        <w:r w:rsidR="007F465D">
          <w:rPr>
            <w:bCs/>
            <w:lang w:val="en-GB"/>
          </w:rPr>
          <w:instrText xml:space="preserve"> ADDIN ZOTERO_ITEM CSL_CITATION {"citationID":"AyML8rG3","properties":{"formattedCitation":"(Re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Pr="00C3296A">
          <w:t xml:space="preserve">(Re </w:t>
        </w:r>
        <w:r w:rsidRPr="00C3296A">
          <w:rPr>
            <w:i/>
            <w:iCs/>
          </w:rPr>
          <w:t>et al.</w:t>
        </w:r>
        <w:r w:rsidRPr="00C3296A">
          <w:t>, 2021)</w:t>
        </w:r>
        <w:r w:rsidRPr="007B522C">
          <w:fldChar w:fldCharType="end"/>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del w:id="1949" w:author="Downs, Drew T" w:date="2024-08-08T10:46:00Z">
          <w:r w:rsidDel="000D270D">
            <w:rPr>
              <w:bCs/>
            </w:rPr>
            <w:delText>LERZ</w:delText>
          </w:r>
        </w:del>
      </w:ins>
      <w:ins w:id="1950" w:author="Downs, Drew T" w:date="2024-08-08T10:46:00Z">
        <w:r w:rsidR="000D270D">
          <w:rPr>
            <w:bCs/>
          </w:rPr>
          <w:t>lower East Rift Zone</w:t>
        </w:r>
      </w:ins>
      <w:ins w:id="1951" w:author="Charlotte Devitre" w:date="2024-08-07T15:38:00Z">
        <w:r>
          <w:rPr>
            <w:bCs/>
          </w:rPr>
          <w:t xml:space="preserve"> </w:t>
        </w:r>
      </w:ins>
      <w:ins w:id="1952" w:author="Downs, Drew T" w:date="2024-08-08T10:46:00Z">
        <w:r w:rsidR="000D270D">
          <w:rPr>
            <w:bCs/>
          </w:rPr>
          <w:t xml:space="preserve">eruption of </w:t>
        </w:r>
      </w:ins>
      <w:ins w:id="1953" w:author="Charlotte Devitre" w:date="2024-08-07T15:38:00Z">
        <w:r w:rsidRPr="007B522C">
          <w:rPr>
            <w:bCs/>
          </w:rPr>
          <w:t>Kīlauea</w:t>
        </w:r>
        <w:del w:id="1954" w:author="Downs, Drew T" w:date="2024-08-08T10:46:00Z">
          <w:r w:rsidRPr="007B522C" w:rsidDel="000D270D">
            <w:rPr>
              <w:bCs/>
            </w:rPr>
            <w:delText xml:space="preserve"> eruption</w:delText>
          </w:r>
        </w:del>
        <w:r w:rsidRPr="007B522C">
          <w:rPr>
            <w:bCs/>
          </w:rPr>
          <w:t>, HVO’s near</w:t>
        </w:r>
        <w:r>
          <w:rPr>
            <w:bCs/>
          </w:rPr>
          <w:t>-</w:t>
        </w:r>
        <w:r w:rsidRPr="007B522C">
          <w:rPr>
            <w:bCs/>
          </w:rPr>
          <w:t>real</w:t>
        </w:r>
        <w:r>
          <w:rPr>
            <w:bCs/>
          </w:rPr>
          <w:t>-</w:t>
        </w:r>
        <w:r w:rsidRPr="007B522C">
          <w:rPr>
            <w:bCs/>
          </w:rPr>
          <w:t xml:space="preserve">time chemical monitoring </w:t>
        </w:r>
        <w:del w:id="1955" w:author="Downs, Drew T" w:date="2024-08-08T10:46:00Z">
          <w:r w:rsidRPr="007B522C" w:rsidDel="000D270D">
            <w:rPr>
              <w:bCs/>
            </w:rPr>
            <w:delText>with</w:delText>
          </w:r>
        </w:del>
      </w:ins>
      <w:ins w:id="1956" w:author="Downs, Drew T" w:date="2024-08-08T10:46:00Z">
        <w:r w:rsidR="000D270D">
          <w:rPr>
            <w:bCs/>
          </w:rPr>
          <w:t>of</w:t>
        </w:r>
      </w:ins>
      <w:ins w:id="1957" w:author="Charlotte Devitre" w:date="2024-08-07T15:38:00Z">
        <w:r w:rsidRPr="007B522C">
          <w:rPr>
            <w:bCs/>
          </w:rPr>
          <w:t xml:space="preserve"> bulk</w:t>
        </w:r>
      </w:ins>
      <w:ins w:id="1958" w:author="Downs, Drew T" w:date="2024-08-08T10:46:00Z">
        <w:r w:rsidR="000D270D">
          <w:rPr>
            <w:bCs/>
          </w:rPr>
          <w:t>-</w:t>
        </w:r>
      </w:ins>
      <w:ins w:id="1959" w:author="Charlotte Devitre" w:date="2024-08-07T15:38:00Z">
        <w:del w:id="1960" w:author="Downs, Drew T" w:date="2024-08-08T10:46:00Z">
          <w:r w:rsidRPr="007B522C" w:rsidDel="000D270D">
            <w:rPr>
              <w:bCs/>
            </w:rPr>
            <w:delText xml:space="preserve"> </w:delText>
          </w:r>
        </w:del>
        <w:r w:rsidRPr="007B522C">
          <w:rPr>
            <w:bCs/>
          </w:rPr>
          <w:t>rock</w:t>
        </w:r>
      </w:ins>
      <w:ins w:id="1961" w:author="Downs, Drew T" w:date="2024-08-08T10:46:00Z">
        <w:r w:rsidR="000D270D">
          <w:rPr>
            <w:bCs/>
          </w:rPr>
          <w:t xml:space="preserve"> samples </w:t>
        </w:r>
      </w:ins>
      <w:ins w:id="1962" w:author="Downs, Drew T" w:date="2024-08-08T10:47:00Z">
        <w:r w:rsidR="000D270D">
          <w:rPr>
            <w:bCs/>
          </w:rPr>
          <w:t>via</w:t>
        </w:r>
      </w:ins>
      <w:ins w:id="1963" w:author="Charlotte Devitre" w:date="2024-08-07T15:38:00Z">
        <w:r w:rsidRPr="007B522C">
          <w:rPr>
            <w:bCs/>
          </w:rPr>
          <w:t xml:space="preserve"> </w:t>
        </w:r>
      </w:ins>
      <w:ins w:id="1964" w:author="Downs, Drew T" w:date="2024-08-08T10:47:00Z">
        <w:r w:rsidR="000D270D">
          <w:rPr>
            <w:bCs/>
          </w:rPr>
          <w:t>energy dispersive X-ray fluorescence (</w:t>
        </w:r>
      </w:ins>
      <w:ins w:id="1965" w:author="Charlotte Devitre" w:date="2024-08-07T15:38:00Z">
        <w:r w:rsidRPr="007B522C">
          <w:rPr>
            <w:bCs/>
          </w:rPr>
          <w:t>ED-XRF</w:t>
        </w:r>
      </w:ins>
      <w:ins w:id="1966" w:author="Downs, Drew T" w:date="2024-08-08T10:47:00Z">
        <w:r w:rsidR="000D270D">
          <w:rPr>
            <w:bCs/>
          </w:rPr>
          <w:t>)</w:t>
        </w:r>
      </w:ins>
      <w:ins w:id="1967" w:author="Charlotte Devitre" w:date="2024-08-07T15:38:00Z">
        <w:r w:rsidRPr="007B522C">
          <w:rPr>
            <w:bCs/>
          </w:rPr>
          <w:t xml:space="preserve"> identified </w:t>
        </w:r>
        <w:del w:id="1968" w:author="Downs, Drew T" w:date="2024-08-08T10:47:00Z">
          <w:r w:rsidRPr="007B522C" w:rsidDel="000D270D">
            <w:rPr>
              <w:bCs/>
            </w:rPr>
            <w:delText>the appearance and disappearance of many</w:delText>
          </w:r>
        </w:del>
      </w:ins>
      <w:ins w:id="1969" w:author="Downs, Drew T" w:date="2024-08-08T10:47:00Z">
        <w:r w:rsidR="000D270D">
          <w:rPr>
            <w:bCs/>
          </w:rPr>
          <w:t>multiple</w:t>
        </w:r>
      </w:ins>
      <w:ins w:id="1970" w:author="Charlotte Devitre" w:date="2024-08-07T15:38:00Z">
        <w:r w:rsidRPr="007B522C">
          <w:rPr>
            <w:bCs/>
          </w:rPr>
          <w:t xml:space="preserve"> magma </w:t>
        </w:r>
      </w:ins>
      <w:ins w:id="1971" w:author="Downs, Drew T" w:date="2024-08-08T10:47:00Z">
        <w:r w:rsidR="000D270D">
          <w:rPr>
            <w:bCs/>
          </w:rPr>
          <w:t>compositions</w:t>
        </w:r>
      </w:ins>
      <w:ins w:id="1972" w:author="Charlotte Devitre" w:date="2024-08-07T15:38:00Z">
        <w:del w:id="1973" w:author="Downs, Drew T" w:date="2024-08-08T10:47:00Z">
          <w:r w:rsidRPr="007B522C" w:rsidDel="000D270D">
            <w:rPr>
              <w:bCs/>
            </w:rPr>
            <w:delText>batches</w:delText>
          </w:r>
        </w:del>
        <w:r w:rsidRPr="007B522C">
          <w:rPr>
            <w:bCs/>
          </w:rPr>
          <w:t xml:space="preserve"> </w:t>
        </w:r>
        <w:r w:rsidRPr="007B522C">
          <w:rPr>
            <w:bCs/>
          </w:rPr>
          <w:fldChar w:fldCharType="begin"/>
        </w:r>
        <w:r w:rsidR="007F465D">
          <w:rPr>
            <w:bCs/>
          </w:rPr>
          <w:instrText xml:space="preserve"> ADDIN ZOTERO_ITEM CSL_CITATION {"citationID":"B8gEtLdv","properties":{"formattedCitation":"(Gansecki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Similarly, the return of eruptive activity </w:t>
        </w:r>
        <w:del w:id="1974" w:author="Downs, Drew T" w:date="2024-08-08T10:48:00Z">
          <w:r w:rsidRPr="007B522C" w:rsidDel="000D270D">
            <w:rPr>
              <w:bCs/>
            </w:rPr>
            <w:delText>at</w:delText>
          </w:r>
        </w:del>
      </w:ins>
      <w:ins w:id="1975" w:author="Downs, Drew T" w:date="2024-08-08T10:48:00Z">
        <w:r w:rsidR="000D270D">
          <w:rPr>
            <w:bCs/>
          </w:rPr>
          <w:t>to the summit of</w:t>
        </w:r>
      </w:ins>
      <w:ins w:id="1976" w:author="Charlotte Devitre" w:date="2024-08-07T15:38:00Z">
        <w:r w:rsidRPr="007B522C">
          <w:rPr>
            <w:bCs/>
          </w:rPr>
          <w:t xml:space="preserve"> Kīlauea in </w:t>
        </w:r>
      </w:ins>
      <w:ins w:id="1977" w:author="Downs, Drew T" w:date="2024-08-08T10:48:00Z">
        <w:r w:rsidR="000D270D">
          <w:rPr>
            <w:bCs/>
          </w:rPr>
          <w:t xml:space="preserve">December </w:t>
        </w:r>
      </w:ins>
      <w:ins w:id="1978" w:author="Charlotte Devitre" w:date="2024-08-07T15:38:00Z">
        <w:r w:rsidRPr="007B522C">
          <w:rPr>
            <w:bCs/>
          </w:rPr>
          <w:t xml:space="preserve">2020 was accompanied by many questions about how the magmatic plumbing system had changed following </w:t>
        </w:r>
        <w:del w:id="1979" w:author="Downs, Drew T" w:date="2024-08-08T10:48:00Z">
          <w:r w:rsidRPr="007B522C" w:rsidDel="000D270D">
            <w:rPr>
              <w:bCs/>
            </w:rPr>
            <w:delText>the</w:delText>
          </w:r>
        </w:del>
      </w:ins>
      <w:ins w:id="1980" w:author="Downs, Drew T" w:date="2024-08-08T10:48:00Z">
        <w:r w:rsidR="000D270D">
          <w:rPr>
            <w:bCs/>
          </w:rPr>
          <w:t>&gt;500 m of</w:t>
        </w:r>
      </w:ins>
      <w:ins w:id="1981" w:author="Charlotte Devitre" w:date="2024-08-07T15:38:00Z">
        <w:r w:rsidRPr="007B522C">
          <w:rPr>
            <w:bCs/>
          </w:rPr>
          <w:t xml:space="preserve"> summit </w:t>
        </w:r>
      </w:ins>
      <w:ins w:id="1982" w:author="Downs, Drew T" w:date="2024-08-08T10:48:00Z">
        <w:r w:rsidR="000D270D">
          <w:rPr>
            <w:bCs/>
          </w:rPr>
          <w:t xml:space="preserve">caldera </w:t>
        </w:r>
      </w:ins>
      <w:ins w:id="1983" w:author="Charlotte Devitre" w:date="2024-08-07T15:38:00Z">
        <w:r w:rsidRPr="007B522C">
          <w:rPr>
            <w:bCs/>
          </w:rPr>
          <w:t xml:space="preserve">collapse in 2018 </w:t>
        </w:r>
        <w:r w:rsidRPr="007B522C">
          <w:rPr>
            <w:bCs/>
          </w:rPr>
          <w:fldChar w:fldCharType="begin"/>
        </w:r>
        <w:r w:rsidR="007F465D">
          <w:rPr>
            <w:bCs/>
          </w:rPr>
          <w:instrText xml:space="preserve"> ADDIN ZOTERO_ITEM CSL_CITATION {"citationID":"b8v2QBGs","properties":{"formattedCitation":"(Lynn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Pr="00C3296A">
          <w:t xml:space="preserve">(Lynn </w:t>
        </w:r>
        <w:r w:rsidRPr="00C3296A">
          <w:rPr>
            <w:i/>
            <w:iCs/>
          </w:rPr>
          <w:t>et al.</w:t>
        </w:r>
        <w:r w:rsidRPr="00C3296A">
          <w:t>, 2024)</w:t>
        </w:r>
        <w:r w:rsidRPr="007B522C">
          <w:fldChar w:fldCharType="end"/>
        </w:r>
        <w:r w:rsidRPr="007B522C">
          <w:rPr>
            <w:bCs/>
          </w:rPr>
          <w:t xml:space="preserve">. </w:t>
        </w:r>
        <w:r>
          <w:rPr>
            <w:bCs/>
          </w:rPr>
          <w:t>Fluid inclusion</w:t>
        </w:r>
        <w:r w:rsidRPr="007B522C">
          <w:rPr>
            <w:bCs/>
          </w:rPr>
          <w:t xml:space="preserve"> barometry would have </w:t>
        </w:r>
        <w:del w:id="1984" w:author="Downs, Drew T" w:date="2024-08-08T10:49:00Z">
          <w:r w:rsidDel="000D270D">
            <w:rPr>
              <w:bCs/>
            </w:rPr>
            <w:delText xml:space="preserve">allowed </w:delText>
          </w:r>
        </w:del>
        <w:r w:rsidRPr="007B522C">
          <w:rPr>
            <w:bCs/>
          </w:rPr>
          <w:t xml:space="preserve">been a critical addition to understanding the eruption and the </w:t>
        </w:r>
      </w:ins>
      <w:ins w:id="1985" w:author="Downs, Drew T" w:date="2024-08-08T10:49:00Z">
        <w:r w:rsidR="000D270D">
          <w:rPr>
            <w:bCs/>
          </w:rPr>
          <w:t xml:space="preserve">magmatic plumbing </w:t>
        </w:r>
      </w:ins>
      <w:ins w:id="1986" w:author="Charlotte Devitre" w:date="2024-08-07T15:38:00Z">
        <w:r w:rsidRPr="007B522C">
          <w:rPr>
            <w:bCs/>
          </w:rPr>
          <w:t xml:space="preserve">system.  </w:t>
        </w:r>
      </w:ins>
    </w:p>
    <w:p w14:paraId="0058E3BC" w14:textId="1C63C845" w:rsidR="00A172D6" w:rsidRPr="00A172D6" w:rsidRDefault="00A172D6" w:rsidP="00A172D6">
      <w:pPr>
        <w:pStyle w:val="Text"/>
        <w:spacing w:line="480" w:lineRule="auto"/>
        <w:jc w:val="both"/>
        <w:rPr>
          <w:ins w:id="1987" w:author="Charlotte Devitre" w:date="2024-08-07T15:38:00Z"/>
          <w:bCs/>
        </w:rPr>
      </w:pPr>
      <w:ins w:id="1988" w:author="Charlotte Devitre" w:date="2024-08-07T15:38:00Z">
        <w:r>
          <w:rPr>
            <w:bCs/>
          </w:rPr>
          <w:t>The case study presented here intentionally targeted a low-hazard eruption as a test</w:t>
        </w:r>
        <w:del w:id="1989" w:author="Downs, Drew T" w:date="2024-08-08T10:49:00Z">
          <w:r w:rsidDel="00070E8D">
            <w:rPr>
              <w:bCs/>
            </w:rPr>
            <w:delText>bed</w:delText>
          </w:r>
        </w:del>
        <w:r>
          <w:rPr>
            <w:bCs/>
          </w:rPr>
          <w:t xml:space="preserve"> for implementing near-real-time fluid inclusion barometry as a monitoring tool. This type of work, on low-hazard, short-lived eruptions, has a few advantages. First, it allows observatories to </w:t>
        </w:r>
        <w:del w:id="1990" w:author="Downs, Drew T" w:date="2024-08-08T10:49:00Z">
          <w:r w:rsidDel="00070E8D">
            <w:rPr>
              <w:bCs/>
            </w:rPr>
            <w:delText>iron-</w:delText>
          </w:r>
        </w:del>
      </w:ins>
      <w:ins w:id="1991" w:author="Downs, Drew T" w:date="2024-08-08T10:49:00Z">
        <w:r w:rsidR="00070E8D">
          <w:rPr>
            <w:bCs/>
          </w:rPr>
          <w:t xml:space="preserve">work </w:t>
        </w:r>
      </w:ins>
      <w:ins w:id="1992" w:author="Charlotte Devitre" w:date="2024-08-07T15:38:00Z">
        <w:r>
          <w:rPr>
            <w:bCs/>
          </w:rPr>
          <w:t xml:space="preserve">out bottlenecks to implement the tool for future events. Second, it enables researchers to establish baselines that can be used for routine monitoring, which is fundamental to notice changes and trends in </w:t>
        </w:r>
        <w:del w:id="1993" w:author="Downs, Drew T" w:date="2024-08-08T10:50:00Z">
          <w:r w:rsidDel="00070E8D">
            <w:rPr>
              <w:bCs/>
            </w:rPr>
            <w:delText xml:space="preserve">systems as </w:delText>
          </w:r>
        </w:del>
        <w:r>
          <w:rPr>
            <w:bCs/>
          </w:rPr>
          <w:t>volcanoes like Kīlauea</w:t>
        </w:r>
      </w:ins>
      <w:ins w:id="1994" w:author="Downs, Drew T" w:date="2024-08-08T10:50:00Z">
        <w:r w:rsidR="00070E8D">
          <w:rPr>
            <w:bCs/>
          </w:rPr>
          <w:t>, which</w:t>
        </w:r>
      </w:ins>
      <w:ins w:id="1995" w:author="Charlotte Devitre" w:date="2024-08-07T15:38:00Z">
        <w:r>
          <w:rPr>
            <w:bCs/>
          </w:rPr>
          <w:t xml:space="preserve"> </w:t>
        </w:r>
      </w:ins>
      <w:ins w:id="1996" w:author="Downs, Drew T" w:date="2024-08-08T10:50:00Z">
        <w:r w:rsidR="00070E8D">
          <w:rPr>
            <w:bCs/>
          </w:rPr>
          <w:t>have frequent</w:t>
        </w:r>
      </w:ins>
      <w:ins w:id="1997" w:author="Charlotte Devitre" w:date="2024-08-07T15:38:00Z">
        <w:del w:id="1998" w:author="Downs, Drew T" w:date="2024-08-08T10:50:00Z">
          <w:r w:rsidDel="00070E8D">
            <w:rPr>
              <w:bCs/>
            </w:rPr>
            <w:delText>continue their</w:delText>
          </w:r>
        </w:del>
        <w:r>
          <w:rPr>
            <w:bCs/>
          </w:rPr>
          <w:t xml:space="preserve"> eruptive activity and evolve over human </w:t>
        </w:r>
        <w:del w:id="1999" w:author="Downs, Drew T" w:date="2024-08-08T10:50:00Z">
          <w:r w:rsidDel="00070E8D">
            <w:rPr>
              <w:bCs/>
            </w:rPr>
            <w:delText xml:space="preserve">perceptible </w:delText>
          </w:r>
        </w:del>
        <w:r>
          <w:rPr>
            <w:bCs/>
          </w:rPr>
          <w:t>timescales. Although this eruption was short</w:t>
        </w:r>
      </w:ins>
      <w:ins w:id="2000" w:author="Downs, Drew T" w:date="2024-08-08T10:50:00Z">
        <w:r w:rsidR="00070E8D">
          <w:rPr>
            <w:bCs/>
          </w:rPr>
          <w:t xml:space="preserve"> </w:t>
        </w:r>
      </w:ins>
      <w:ins w:id="2001" w:author="Charlotte Devitre" w:date="2024-08-07T15:38:00Z">
        <w:del w:id="2002" w:author="Downs, Drew T" w:date="2024-08-08T10:50:00Z">
          <w:r w:rsidDel="00070E8D">
            <w:rPr>
              <w:bCs/>
            </w:rPr>
            <w:delText>-</w:delText>
          </w:r>
        </w:del>
        <w:r>
          <w:rPr>
            <w:bCs/>
          </w:rPr>
          <w:t xml:space="preserve">lived, </w:t>
        </w:r>
        <w:r>
          <w:rPr>
            <w:bCs/>
          </w:rPr>
          <w:lastRenderedPageBreak/>
          <w:t xml:space="preserve">one can also imagine how such data could be useful in the context of a much longer eruption (e.g., Kīlauea 2018 </w:t>
        </w:r>
        <w:del w:id="2003" w:author="Downs, Drew T" w:date="2024-08-08T10:51:00Z">
          <w:r w:rsidDel="00070E8D">
            <w:rPr>
              <w:bCs/>
            </w:rPr>
            <w:delText>LERZ</w:delText>
          </w:r>
        </w:del>
      </w:ins>
      <w:ins w:id="2004" w:author="Downs, Drew T" w:date="2024-08-08T10:51:00Z">
        <w:r w:rsidR="00070E8D">
          <w:rPr>
            <w:bCs/>
          </w:rPr>
          <w:t>lower East Rift Zone</w:t>
        </w:r>
      </w:ins>
      <w:ins w:id="2005" w:author="Charlotte Devitre" w:date="2024-08-07T15:38:00Z">
        <w:r>
          <w:rPr>
            <w:bCs/>
          </w:rPr>
          <w:t>). For instance,</w:t>
        </w:r>
        <w:r w:rsidRPr="00CB174B">
          <w:rPr>
            <w:bCs/>
          </w:rPr>
          <w:t xml:space="preserve"> if </w:t>
        </w:r>
        <w:del w:id="2006" w:author="Downs, Drew T" w:date="2024-08-08T10:51:00Z">
          <w:r w:rsidDel="00070E8D">
            <w:rPr>
              <w:bCs/>
            </w:rPr>
            <w:delText>FI</w:delText>
          </w:r>
        </w:del>
      </w:ins>
      <w:ins w:id="2007" w:author="Downs, Drew T" w:date="2024-08-08T10:51:00Z">
        <w:r w:rsidR="00070E8D">
          <w:rPr>
            <w:bCs/>
          </w:rPr>
          <w:t>fluid inclusion</w:t>
        </w:r>
      </w:ins>
      <w:ins w:id="2008" w:author="Charlotte Devitre" w:date="2024-08-07T15:38:00Z">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commentRangeStart w:id="2009"/>
        <w:del w:id="2010" w:author="Downs, Drew T" w:date="2024-08-08T10:52:00Z">
          <w:r w:rsidDel="00070E8D">
            <w:rPr>
              <w:bCs/>
            </w:rPr>
            <w:delText>would</w:delText>
          </w:r>
        </w:del>
      </w:ins>
      <w:ins w:id="2011" w:author="Downs, Drew T" w:date="2024-08-08T10:52:00Z">
        <w:r w:rsidR="00070E8D">
          <w:rPr>
            <w:bCs/>
          </w:rPr>
          <w:t>could</w:t>
        </w:r>
      </w:ins>
      <w:ins w:id="2012" w:author="Charlotte Devitre" w:date="2024-08-07T15:38:00Z">
        <w:r>
          <w:rPr>
            <w:bCs/>
          </w:rPr>
          <w:t xml:space="preserve"> be used </w:t>
        </w:r>
        <w:del w:id="2013" w:author="Downs, Drew T" w:date="2024-08-08T10:52:00Z">
          <w:r w:rsidDel="00070E8D">
            <w:rPr>
              <w:bCs/>
            </w:rPr>
            <w:delText xml:space="preserve">by HVO </w:delText>
          </w:r>
        </w:del>
        <w:r>
          <w:rPr>
            <w:bCs/>
          </w:rPr>
          <w:t>to</w:t>
        </w:r>
        <w:r w:rsidRPr="00CB174B">
          <w:rPr>
            <w:bCs/>
          </w:rPr>
          <w:t xml:space="preserve"> inform discussions </w:t>
        </w:r>
        <w:del w:id="2014" w:author="Downs, Drew T" w:date="2024-08-08T10:52:00Z">
          <w:r w:rsidRPr="00CB174B" w:rsidDel="00070E8D">
            <w:rPr>
              <w:bCs/>
            </w:rPr>
            <w:delText>with partners</w:delText>
          </w:r>
        </w:del>
      </w:ins>
      <w:commentRangeEnd w:id="2009"/>
      <w:r w:rsidR="00070E8D">
        <w:rPr>
          <w:rStyle w:val="CommentReference"/>
        </w:rPr>
        <w:commentReference w:id="2009"/>
      </w:r>
      <w:ins w:id="2015" w:author="Charlotte Devitre" w:date="2024-08-07T15:38:00Z">
        <w:del w:id="2016" w:author="Downs, Drew T" w:date="2024-08-08T10:52:00Z">
          <w:r w:rsidRPr="00CB174B" w:rsidDel="00070E8D">
            <w:rPr>
              <w:bCs/>
            </w:rPr>
            <w:delText xml:space="preserve"> </w:delText>
          </w:r>
        </w:del>
        <w:r w:rsidRPr="00CB174B">
          <w:rPr>
            <w:bCs/>
          </w:rPr>
          <w:t xml:space="preserve">about the potential for a deeper source than </w:t>
        </w:r>
        <w:r>
          <w:rPr>
            <w:bCs/>
          </w:rPr>
          <w:t xml:space="preserve">seen in </w:t>
        </w:r>
        <w:r w:rsidRPr="00CB174B">
          <w:rPr>
            <w:bCs/>
          </w:rPr>
          <w:t>previous events</w:t>
        </w:r>
      </w:ins>
      <w:ins w:id="2017" w:author="Downs, Drew T" w:date="2024-08-08T10:53:00Z">
        <w:r w:rsidR="00070E8D">
          <w:rPr>
            <w:bCs/>
          </w:rPr>
          <w:t>,</w:t>
        </w:r>
      </w:ins>
      <w:ins w:id="2018" w:author="Charlotte Devitre" w:date="2024-08-07T15:38:00Z">
        <w:r>
          <w:rPr>
            <w:bCs/>
          </w:rPr>
          <w:t xml:space="preserve"> and therefore an expectation for </w:t>
        </w:r>
        <w:r w:rsidRPr="00CB174B">
          <w:rPr>
            <w:bCs/>
          </w:rPr>
          <w:t>greater volume, increased duration, or potential waxing and waning if magma transport involves shallow sources along the way.</w:t>
        </w:r>
        <w:r>
          <w:rPr>
            <w:bCs/>
          </w:rPr>
          <w:t xml:space="preserve"> </w:t>
        </w:r>
        <w:commentRangeStart w:id="2019"/>
        <w:r>
          <w:rPr>
            <w:bCs/>
          </w:rPr>
          <w:t xml:space="preserve">In terms of regular near-real-time monitoring of a longer-lived eruption, </w:t>
        </w:r>
        <w:del w:id="2020" w:author="Downs, Drew T" w:date="2024-08-08T10:56:00Z">
          <w:r w:rsidDel="00FE1886">
            <w:rPr>
              <w:bCs/>
            </w:rPr>
            <w:delText>FI</w:delText>
          </w:r>
        </w:del>
      </w:ins>
      <w:ins w:id="2021" w:author="Downs, Drew T" w:date="2024-08-08T10:56:00Z">
        <w:r w:rsidR="00FE1886">
          <w:rPr>
            <w:bCs/>
          </w:rPr>
          <w:t>fluid inclusion</w:t>
        </w:r>
      </w:ins>
      <w:ins w:id="2022" w:author="Charlotte Devitre" w:date="2024-08-07T15:38:00Z">
        <w:r>
          <w:rPr>
            <w:bCs/>
          </w:rPr>
          <w:t xml:space="preserve"> barometric data could aid in</w:t>
        </w:r>
        <w:r w:rsidRPr="00CB174B">
          <w:rPr>
            <w:bCs/>
          </w:rPr>
          <w:t xml:space="preserve"> understanding pre-eruptive deformation and unrest</w:t>
        </w:r>
      </w:ins>
      <w:commentRangeEnd w:id="2019"/>
      <w:r w:rsidR="00FE1886">
        <w:rPr>
          <w:rStyle w:val="CommentReference"/>
        </w:rPr>
        <w:commentReference w:id="2019"/>
      </w:r>
      <w:ins w:id="2023" w:author="Charlotte Devitre" w:date="2024-08-07T15:38:00Z">
        <w:r>
          <w:rPr>
            <w:bCs/>
          </w:rPr>
          <w:t>. S</w:t>
        </w:r>
        <w:r w:rsidRPr="00CB174B">
          <w:rPr>
            <w:bCs/>
          </w:rPr>
          <w:t>pecifically</w:t>
        </w:r>
        <w:r>
          <w:rPr>
            <w:bCs/>
          </w:rPr>
          <w:t xml:space="preserve">, such data could be used to identify the reservoir being tapped by the eruption and </w:t>
        </w:r>
        <w:commentRangeStart w:id="2024"/>
        <w:r>
          <w:rPr>
            <w:bCs/>
          </w:rPr>
          <w:t>how associated stresses could change</w:t>
        </w:r>
      </w:ins>
      <w:commentRangeEnd w:id="2024"/>
      <w:r w:rsidR="00FE1886">
        <w:rPr>
          <w:rStyle w:val="CommentReference"/>
        </w:rPr>
        <w:commentReference w:id="2024"/>
      </w:r>
      <w:ins w:id="2025" w:author="Charlotte Devitre" w:date="2024-08-07T15:38:00Z">
        <w:r>
          <w:rPr>
            <w:bCs/>
          </w:rPr>
          <w:t>.</w:t>
        </w:r>
        <w:r w:rsidRPr="00CB174B">
          <w:rPr>
            <w:bCs/>
          </w:rPr>
          <w:t xml:space="preserve"> </w:t>
        </w:r>
        <w:commentRangeStart w:id="2026"/>
        <w:r>
          <w:rPr>
            <w:bCs/>
          </w:rPr>
          <w:t xml:space="preserve">In the case of Kīlauea, </w:t>
        </w:r>
        <w:r w:rsidRPr="00CB174B">
          <w:rPr>
            <w:bCs/>
          </w:rPr>
          <w:t xml:space="preserve">if pressurization </w:t>
        </w:r>
        <w:r>
          <w:rPr>
            <w:bCs/>
          </w:rPr>
          <w:t>was</w:t>
        </w:r>
        <w:r w:rsidRPr="00CB174B">
          <w:rPr>
            <w:bCs/>
          </w:rPr>
          <w:t xml:space="preserve"> observed in both the </w:t>
        </w:r>
        <w:del w:id="2027" w:author="Downs, Drew T" w:date="2024-08-08T11:01:00Z">
          <w:r w:rsidDel="00FE1886">
            <w:rPr>
              <w:bCs/>
            </w:rPr>
            <w:delText>S</w:delText>
          </w:r>
        </w:del>
      </w:ins>
      <w:ins w:id="2028" w:author="Downs, Drew T" w:date="2024-08-08T11:01:00Z">
        <w:r w:rsidR="00FE1886">
          <w:rPr>
            <w:bCs/>
          </w:rPr>
          <w:t>s</w:t>
        </w:r>
      </w:ins>
      <w:ins w:id="2029" w:author="Charlotte Devitre" w:date="2024-08-07T15:38:00Z">
        <w:r>
          <w:rPr>
            <w:bCs/>
          </w:rPr>
          <w:t xml:space="preserve">outh </w:t>
        </w:r>
        <w:del w:id="2030" w:author="Downs, Drew T" w:date="2024-08-08T11:01:00Z">
          <w:r w:rsidDel="00FE1886">
            <w:rPr>
              <w:bCs/>
            </w:rPr>
            <w:delText>C</w:delText>
          </w:r>
        </w:del>
      </w:ins>
      <w:ins w:id="2031" w:author="Downs, Drew T" w:date="2024-08-08T11:01:00Z">
        <w:r w:rsidR="00FE1886">
          <w:rPr>
            <w:bCs/>
          </w:rPr>
          <w:t>c</w:t>
        </w:r>
      </w:ins>
      <w:ins w:id="2032" w:author="Charlotte Devitre" w:date="2024-08-07T15:38:00Z">
        <w:r>
          <w:rPr>
            <w:bCs/>
          </w:rPr>
          <w:t xml:space="preserve">aldera </w:t>
        </w:r>
        <w:r w:rsidRPr="00CB174B">
          <w:rPr>
            <w:bCs/>
          </w:rPr>
          <w:t xml:space="preserve">and </w:t>
        </w:r>
        <w:del w:id="2033" w:author="Downs, Drew T" w:date="2024-08-08T11:01:00Z">
          <w:r w:rsidRPr="00CB174B" w:rsidDel="00FE1886">
            <w:rPr>
              <w:bCs/>
            </w:rPr>
            <w:delText xml:space="preserve">the </w:delText>
          </w:r>
        </w:del>
        <w:r w:rsidRPr="00CB174B">
          <w:rPr>
            <w:bCs/>
          </w:rPr>
          <w:t xml:space="preserve">Halema‘uma‘u reservoirs, but the eruption primarily taps </w:t>
        </w:r>
      </w:ins>
      <w:ins w:id="2034" w:author="Downs, Drew T" w:date="2024-08-08T11:01:00Z">
        <w:r w:rsidR="00FE1886">
          <w:rPr>
            <w:bCs/>
          </w:rPr>
          <w:t xml:space="preserve">the </w:t>
        </w:r>
      </w:ins>
      <w:ins w:id="2035" w:author="Charlotte Devitre" w:date="2024-08-07T15:38:00Z">
        <w:r w:rsidRPr="00CB174B">
          <w:rPr>
            <w:bCs/>
          </w:rPr>
          <w:t>Halema‘uma‘u</w:t>
        </w:r>
      </w:ins>
      <w:ins w:id="2036" w:author="Downs, Drew T" w:date="2024-08-08T11:01:00Z">
        <w:r w:rsidR="00FE1886">
          <w:rPr>
            <w:bCs/>
          </w:rPr>
          <w:t xml:space="preserve"> reservoir</w:t>
        </w:r>
      </w:ins>
      <w:ins w:id="2037" w:author="Charlotte Devitre" w:date="2024-08-07T15:38:00Z">
        <w:r w:rsidRPr="00CB174B">
          <w:rPr>
            <w:bCs/>
          </w:rPr>
          <w:t xml:space="preserve">, </w:t>
        </w:r>
        <w:r>
          <w:rPr>
            <w:bCs/>
          </w:rPr>
          <w:t xml:space="preserve">this could mean that the </w:t>
        </w:r>
        <w:del w:id="2038" w:author="Downs, Drew T" w:date="2024-08-08T11:01:00Z">
          <w:r w:rsidDel="00FE1886">
            <w:rPr>
              <w:bCs/>
            </w:rPr>
            <w:delText>S</w:delText>
          </w:r>
        </w:del>
      </w:ins>
      <w:ins w:id="2039" w:author="Downs, Drew T" w:date="2024-08-08T11:01:00Z">
        <w:r w:rsidR="00FE1886">
          <w:rPr>
            <w:bCs/>
          </w:rPr>
          <w:t>s</w:t>
        </w:r>
      </w:ins>
      <w:ins w:id="2040" w:author="Charlotte Devitre" w:date="2024-08-07T15:38:00Z">
        <w:r>
          <w:rPr>
            <w:bCs/>
          </w:rPr>
          <w:t xml:space="preserve">outh </w:t>
        </w:r>
        <w:del w:id="2041" w:author="Downs, Drew T" w:date="2024-08-08T11:02:00Z">
          <w:r w:rsidDel="00FE1886">
            <w:rPr>
              <w:bCs/>
            </w:rPr>
            <w:delText>C</w:delText>
          </w:r>
        </w:del>
      </w:ins>
      <w:ins w:id="2042" w:author="Downs, Drew T" w:date="2024-08-08T11:02:00Z">
        <w:r w:rsidR="00FE1886">
          <w:rPr>
            <w:bCs/>
          </w:rPr>
          <w:t>c</w:t>
        </w:r>
      </w:ins>
      <w:ins w:id="2043" w:author="Charlotte Devitre" w:date="2024-08-07T15:38:00Z">
        <w:r>
          <w:rPr>
            <w:bCs/>
          </w:rPr>
          <w:t>aldera reservoir could be primed to support eruption</w:t>
        </w:r>
      </w:ins>
      <w:commentRangeEnd w:id="2026"/>
      <w:r w:rsidR="00FE1886">
        <w:rPr>
          <w:rStyle w:val="CommentReference"/>
        </w:rPr>
        <w:commentReference w:id="2026"/>
      </w:r>
      <w:ins w:id="2044" w:author="Charlotte Devitre" w:date="2024-08-07T15:38:00Z">
        <w:r>
          <w:rPr>
            <w:bCs/>
          </w:rPr>
          <w:t xml:space="preserve">. </w:t>
        </w:r>
        <w:commentRangeStart w:id="2045"/>
        <w:r>
          <w:rPr>
            <w:bCs/>
          </w:rPr>
          <w:t>This can change the expectations for developing activity at the volcano</w:t>
        </w:r>
      </w:ins>
      <w:commentRangeEnd w:id="2045"/>
      <w:r w:rsidR="00FE1886">
        <w:rPr>
          <w:rStyle w:val="CommentReference"/>
        </w:rPr>
        <w:commentReference w:id="2045"/>
      </w:r>
      <w:ins w:id="2046" w:author="Charlotte Devitre" w:date="2024-08-07T15:38:00Z">
        <w:r>
          <w:rPr>
            <w:bCs/>
          </w:rPr>
          <w:t xml:space="preserve">.  </w:t>
        </w:r>
      </w:ins>
    </w:p>
    <w:p w14:paraId="2A701677" w14:textId="1F34B2A0" w:rsidR="00B90F91" w:rsidRPr="007B522C" w:rsidRDefault="00A172D6" w:rsidP="00B90F91">
      <w:pPr>
        <w:pStyle w:val="Heading-Main"/>
        <w:spacing w:line="480" w:lineRule="auto"/>
        <w:jc w:val="both"/>
      </w:pPr>
      <w:ins w:id="2047" w:author="Charlotte Devitre" w:date="2024-08-07T15:38:00Z">
        <w:r w:rsidRPr="008B409B">
          <w:rPr>
            <w:bCs w:val="0"/>
            <w:rPrChange w:id="2048" w:author="Downs, Drew T" w:date="2024-08-08T11:05:00Z">
              <w:rPr>
                <w:b w:val="0"/>
              </w:rPr>
            </w:rPrChange>
          </w:rPr>
          <w:t>6</w:t>
        </w:r>
      </w:ins>
      <w:r w:rsidR="00B90F91" w:rsidRPr="008B409B">
        <w:rPr>
          <w:bCs w:val="0"/>
          <w:rPrChange w:id="2049" w:author="Downs, Drew T" w:date="2024-08-08T11:05:00Z">
            <w:rPr>
              <w:b w:val="0"/>
            </w:rPr>
          </w:rPrChange>
        </w:rPr>
        <w:t>.</w:t>
      </w:r>
      <w:r w:rsidR="00B90F91">
        <w:rPr>
          <w:b w:val="0"/>
        </w:rPr>
        <w:t xml:space="preserve"> </w:t>
      </w:r>
      <w:r w:rsidR="00B90F91" w:rsidRPr="007B522C">
        <w:t>Conclusion</w:t>
      </w:r>
      <w:ins w:id="2050" w:author="Downs, Drew T" w:date="2024-08-07T17:18:00Z">
        <w:r w:rsidR="00AE54B7">
          <w:t>s</w:t>
        </w:r>
      </w:ins>
    </w:p>
    <w:p w14:paraId="468ADAA1" w14:textId="77777777" w:rsidR="00B90F91" w:rsidRPr="007B522C" w:rsidRDefault="00B90F91" w:rsidP="00B90F91">
      <w:pPr>
        <w:pStyle w:val="Text"/>
        <w:spacing w:line="480" w:lineRule="auto"/>
        <w:jc w:val="both"/>
        <w:rPr>
          <w:del w:id="2051" w:author="Charlotte Devitre" w:date="2024-08-07T15:38:00Z"/>
          <w:bCs/>
        </w:rPr>
      </w:pPr>
      <w:del w:id="2052" w:author="Charlotte Devitre" w:date="2024-08-07T15:38:00Z">
        <w:r w:rsidRPr="007B522C">
          <w:rPr>
            <w:bCs/>
            <w:lang w:val="en-GB"/>
          </w:rPr>
          <w:delTex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(S1 Appendix). Importantly, this simulation shows that </w:delText>
        </w:r>
        <w:r w:rsidR="001E7259">
          <w:rPr>
            <w:bCs/>
            <w:lang w:val="en-GB"/>
          </w:rPr>
          <w:delText>rapid-response</w:delText>
        </w:r>
        <w:r w:rsidRPr="007B522C">
          <w:rPr>
            <w:bCs/>
            <w:lang w:val="en-GB"/>
          </w:rPr>
          <w:delText xml:space="preserv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adding a crucial information for interpreting activity </w:delText>
        </w:r>
        <w:r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lang w:val="en-GB"/>
          </w:rPr>
          <w:delText xml:space="preserve">, without retracting from other essential duties during eruption responses. </w:delText>
        </w:r>
        <w:r w:rsidRPr="007B522C">
          <w:rPr>
            <w:bCs/>
          </w:rPr>
          <w:delText xml:space="preserve">For example, during the 2018 </w:delText>
        </w:r>
        <w:r w:rsidR="0061717B">
          <w:rPr>
            <w:bCs/>
          </w:rPr>
          <w:delText xml:space="preserve">LERZ </w:delText>
        </w:r>
        <w:r w:rsidRPr="007B522C">
          <w:rPr>
            <w:bCs/>
          </w:rPr>
          <w:delText xml:space="preserve">Kilauea eruption, HVO’s near real time chemical monitoring with bulk rock ED-XRF identified the appearance and disappearance of many magma batches </w:delText>
        </w:r>
        <w:r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xml:space="preserve">, </w:delText>
        </w:r>
        <w:r w:rsidR="00834561">
          <w:rPr>
            <w:bCs/>
          </w:rPr>
          <w:delText>fluid-inclusion</w:delText>
        </w:r>
        <w:r w:rsidRPr="007B522C">
          <w:rPr>
            <w:bCs/>
          </w:rPr>
          <w:delTex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delText>
        </w:r>
        <w:r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0061717B">
          <w:rPr>
            <w:bCs/>
          </w:rPr>
          <w:delText>F</w:delText>
        </w:r>
        <w:r w:rsidR="004E38D9">
          <w:rPr>
            <w:bCs/>
          </w:rPr>
          <w:delText>luid-inclusion</w:delText>
        </w:r>
        <w:r w:rsidRPr="007B522C">
          <w:rPr>
            <w:bCs/>
          </w:rPr>
          <w:delText xml:space="preserve"> barometry would have been a critical addition to understanding the eruption and the system.  </w:delText>
        </w:r>
      </w:del>
    </w:p>
    <w:p w14:paraId="255AF61F" w14:textId="3071140C" w:rsidR="000347E2" w:rsidRDefault="00E27685" w:rsidP="00B90F91">
      <w:pPr>
        <w:pStyle w:val="Text"/>
        <w:spacing w:line="480" w:lineRule="auto"/>
        <w:jc w:val="both"/>
        <w:rPr>
          <w:ins w:id="2053" w:author="Charlotte Devitre" w:date="2024-08-07T15:38:00Z"/>
          <w:bCs/>
          <w:lang w:val="en-GB"/>
        </w:rPr>
      </w:pPr>
      <w:ins w:id="2054" w:author="Charlotte Devitre" w:date="2024-08-07T15:38:00Z">
        <w:r>
          <w:rPr>
            <w:bCs/>
            <w:lang w:val="en-GB"/>
          </w:rPr>
          <w:t>Our</w:t>
        </w:r>
        <w:r w:rsidR="00B90F91" w:rsidRPr="007B522C">
          <w:rPr>
            <w:bCs/>
            <w:lang w:val="en-GB"/>
          </w:rPr>
          <w:t xml:space="preserve"> simulation shows that magma storage </w:t>
        </w:r>
      </w:ins>
      <w:ins w:id="2055" w:author="Downs, Drew T" w:date="2024-08-08T11:06:00Z">
        <w:r w:rsidR="007F685D">
          <w:rPr>
            <w:bCs/>
            <w:lang w:val="en-GB"/>
          </w:rPr>
          <w:t xml:space="preserve">pressures and </w:t>
        </w:r>
      </w:ins>
      <w:ins w:id="2056" w:author="Charlotte Devitre" w:date="2024-08-07T15:38:00Z">
        <w:r w:rsidR="00B90F91" w:rsidRPr="007B522C">
          <w:rPr>
            <w:bCs/>
            <w:lang w:val="en-GB"/>
          </w:rPr>
          <w:t>depths can be determined within a day of receiving samples, with modest resources and personnel requirements (e.g.</w:t>
        </w:r>
      </w:ins>
      <w:ins w:id="2057" w:author="Downs, Drew T" w:date="2024-08-08T11:07:00Z">
        <w:r w:rsidR="007F685D">
          <w:rPr>
            <w:bCs/>
            <w:lang w:val="en-GB"/>
          </w:rPr>
          <w:t>,</w:t>
        </w:r>
      </w:ins>
      <w:ins w:id="2058" w:author="Charlotte Devitre" w:date="2024-08-07T15:38:00Z">
        <w:r w:rsidR="00B90F91" w:rsidRPr="007B522C">
          <w:rPr>
            <w:bCs/>
            <w:lang w:val="en-GB"/>
          </w:rPr>
          <w:t xml:space="preserve"> no overnight shift work, with normal semester teaching and class schedules). For example, sample preparation was carried out using transmitted-reflected light microscopes from the U</w:t>
        </w:r>
      </w:ins>
      <w:ins w:id="2059" w:author="Downs, Drew T" w:date="2024-08-08T11:07:00Z">
        <w:r w:rsidR="007F685D">
          <w:rPr>
            <w:bCs/>
            <w:lang w:val="en-GB"/>
          </w:rPr>
          <w:t>C Berkeley’s</w:t>
        </w:r>
      </w:ins>
      <w:ins w:id="2060" w:author="Charlotte Devitre" w:date="2024-08-07T15:38:00Z">
        <w:del w:id="2061" w:author="Downs, Drew T" w:date="2024-08-08T11:07:00Z">
          <w:r w:rsidR="00B90F91" w:rsidRPr="007B522C" w:rsidDel="007F685D">
            <w:rPr>
              <w:bCs/>
              <w:lang w:val="en-GB"/>
            </w:rPr>
            <w:delText>niversity of California</w:delText>
          </w:r>
        </w:del>
        <w:r w:rsidR="00B90F91" w:rsidRPr="007B522C">
          <w:rPr>
            <w:bCs/>
            <w:lang w:val="en-GB"/>
          </w:rPr>
          <w:t xml:space="preserve"> teaching collection, </w:t>
        </w:r>
        <w:del w:id="2062" w:author="Downs, Drew T" w:date="2024-08-08T11:07:00Z">
          <w:r w:rsidR="00B90F91" w:rsidRPr="007B522C" w:rsidDel="007F685D">
            <w:rPr>
              <w:bCs/>
              <w:lang w:val="en-GB"/>
            </w:rPr>
            <w:delText xml:space="preserve">only </w:delText>
          </w:r>
        </w:del>
        <w:r w:rsidR="00B90F91" w:rsidRPr="007B522C">
          <w:rPr>
            <w:bCs/>
            <w:lang w:val="en-GB"/>
          </w:rPr>
          <w:t xml:space="preserve">using </w:t>
        </w:r>
      </w:ins>
      <w:ins w:id="2063" w:author="Downs, Drew T" w:date="2024-08-08T11:07:00Z">
        <w:r w:rsidR="007F685D">
          <w:rPr>
            <w:bCs/>
            <w:lang w:val="en-GB"/>
          </w:rPr>
          <w:t xml:space="preserve">only </w:t>
        </w:r>
      </w:ins>
      <w:ins w:id="2064" w:author="Charlotte Devitre" w:date="2024-08-07T15:38:00Z">
        <w:r w:rsidR="00B90F91" w:rsidRPr="007B522C">
          <w:rPr>
            <w:bCs/>
            <w:lang w:val="en-GB"/>
          </w:rPr>
          <w:t xml:space="preserve">a research-grade microscope for sample </w:t>
        </w:r>
        <w:del w:id="2065" w:author="Downs, Drew T" w:date="2024-08-08T11:07:00Z">
          <w:r w:rsidR="00B90F91" w:rsidRPr="007B522C" w:rsidDel="007F685D">
            <w:rPr>
              <w:bCs/>
              <w:lang w:val="en-GB"/>
            </w:rPr>
            <w:delText>cataloguing</w:delText>
          </w:r>
        </w:del>
      </w:ins>
      <w:proofErr w:type="spellStart"/>
      <w:ins w:id="2066" w:author="Downs, Drew T" w:date="2024-08-08T11:07:00Z">
        <w:r w:rsidR="007F685D">
          <w:rPr>
            <w:bCs/>
            <w:lang w:val="en-GB"/>
          </w:rPr>
          <w:t>cataloging</w:t>
        </w:r>
      </w:ins>
      <w:proofErr w:type="spellEnd"/>
      <w:ins w:id="2067" w:author="Charlotte Devitre" w:date="2024-08-07T15:38:00Z">
        <w:r w:rsidR="00B90F91" w:rsidRPr="007B522C">
          <w:rPr>
            <w:bCs/>
            <w:lang w:val="en-GB"/>
          </w:rPr>
          <w:t xml:space="preserve">. Raman spectrometers are widely available at many universities, given that it is a popular technique </w:t>
        </w:r>
      </w:ins>
      <w:ins w:id="2068" w:author="Downs, Drew T" w:date="2024-08-08T11:07:00Z">
        <w:r w:rsidR="007F685D">
          <w:rPr>
            <w:bCs/>
            <w:lang w:val="en-GB"/>
          </w:rPr>
          <w:t xml:space="preserve">used </w:t>
        </w:r>
      </w:ins>
      <w:ins w:id="2069" w:author="Charlotte Devitre" w:date="2024-08-07T15:38:00Z">
        <w:r w:rsidR="00B90F91" w:rsidRPr="007B522C">
          <w:rPr>
            <w:bCs/>
            <w:lang w:val="en-GB"/>
          </w:rPr>
          <w:t xml:space="preserve">in many </w:t>
        </w:r>
        <w:del w:id="2070" w:author="Downs, Drew T" w:date="2024-08-08T11:07:00Z">
          <w:r w:rsidR="00B90F91" w:rsidRPr="007B522C" w:rsidDel="007F685D">
            <w:rPr>
              <w:bCs/>
              <w:lang w:val="en-GB"/>
            </w:rPr>
            <w:delText>o</w:delText>
          </w:r>
        </w:del>
        <w:del w:id="2071" w:author="Downs, Drew T" w:date="2024-08-08T11:08:00Z">
          <w:r w:rsidR="00B90F91" w:rsidRPr="007B522C" w:rsidDel="007F685D">
            <w:rPr>
              <w:bCs/>
              <w:lang w:val="en-GB"/>
            </w:rPr>
            <w:delText xml:space="preserve">ther </w:delText>
          </w:r>
        </w:del>
        <w:r w:rsidR="00B90F91" w:rsidRPr="007B522C">
          <w:rPr>
            <w:bCs/>
            <w:lang w:val="en-GB"/>
          </w:rPr>
          <w:t>fields</w:t>
        </w:r>
      </w:ins>
      <w:ins w:id="2072" w:author="Downs, Drew T" w:date="2024-08-08T11:08:00Z">
        <w:r w:rsidR="007F685D">
          <w:rPr>
            <w:bCs/>
            <w:lang w:val="en-GB"/>
          </w:rPr>
          <w:t xml:space="preserve"> of study</w:t>
        </w:r>
      </w:ins>
      <w:ins w:id="2073" w:author="Charlotte Devitre" w:date="2024-08-07T15:38:00Z">
        <w:r w:rsidR="00B90F91" w:rsidRPr="007B522C">
          <w:rPr>
            <w:bCs/>
            <w:lang w:val="en-GB"/>
          </w:rPr>
          <w:t xml:space="preserve">,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ins>
    </w:p>
    <w:p w14:paraId="291A9B2A" w14:textId="0A4D0F55" w:rsidR="00B90F91" w:rsidRPr="007B522C" w:rsidRDefault="00B90F91" w:rsidP="00B90F91">
      <w:pPr>
        <w:pStyle w:val="Text"/>
        <w:spacing w:line="480" w:lineRule="auto"/>
        <w:jc w:val="both"/>
        <w:rPr>
          <w:ins w:id="2074" w:author="Charlotte Devitre" w:date="2024-08-07T15:38:00Z"/>
          <w:bCs/>
        </w:rPr>
      </w:pPr>
      <w:ins w:id="2075" w:author="Charlotte Devitre" w:date="2024-08-07T15:38:00Z">
        <w:del w:id="2076" w:author="Downs, Drew T" w:date="2024-08-08T11:08:00Z">
          <w:r w:rsidRPr="007B522C" w:rsidDel="0095090E">
            <w:rPr>
              <w:bCs/>
              <w:lang w:val="en-GB"/>
            </w:rPr>
            <w:delText>Importantly, t</w:delText>
          </w:r>
        </w:del>
      </w:ins>
      <w:ins w:id="2077" w:author="Downs, Drew T" w:date="2024-08-08T11:08:00Z">
        <w:r w:rsidR="0095090E">
          <w:rPr>
            <w:bCs/>
            <w:lang w:val="en-GB"/>
          </w:rPr>
          <w:t>T</w:t>
        </w:r>
      </w:ins>
      <w:ins w:id="2078" w:author="Charlotte Devitre" w:date="2024-08-07T15:38:00Z">
        <w:r w:rsidR="00A172D6">
          <w:rPr>
            <w:bCs/>
            <w:lang w:val="en-GB"/>
          </w:rPr>
          <w:t xml:space="preserve">his work </w:t>
        </w:r>
        <w:del w:id="2079" w:author="Downs, Drew T" w:date="2024-08-08T11:08:00Z">
          <w:r w:rsidR="00A172D6" w:rsidDel="0095090E">
            <w:rPr>
              <w:bCs/>
              <w:lang w:val="en-GB"/>
            </w:rPr>
            <w:delText>also</w:delText>
          </w:r>
          <w:r w:rsidRPr="007B522C" w:rsidDel="0095090E">
            <w:rPr>
              <w:bCs/>
              <w:lang w:val="en-GB"/>
            </w:rPr>
            <w:delText xml:space="preserve"> </w:delText>
          </w:r>
        </w:del>
        <w:r w:rsidR="00A172D6">
          <w:rPr>
            <w:bCs/>
            <w:lang w:val="en-GB"/>
          </w:rPr>
          <w:t>demonstrate</w:t>
        </w:r>
      </w:ins>
      <w:ins w:id="2080" w:author="Downs, Drew T" w:date="2024-08-08T11:08:00Z">
        <w:r w:rsidR="0095090E">
          <w:rPr>
            <w:bCs/>
            <w:lang w:val="en-GB"/>
          </w:rPr>
          <w:t>s</w:t>
        </w:r>
      </w:ins>
      <w:ins w:id="2081" w:author="Charlotte Devitre" w:date="2024-08-07T15:38:00Z">
        <w:del w:id="2082" w:author="Downs, Drew T" w:date="2024-08-08T11:08:00Z">
          <w:r w:rsidR="00A172D6" w:rsidDel="0095090E">
            <w:rPr>
              <w:bCs/>
              <w:lang w:val="en-GB"/>
            </w:rPr>
            <w:delText>d</w:delText>
          </w:r>
        </w:del>
      </w:ins>
      <w:ins w:id="2083" w:author="Downs, Drew T" w:date="2024-08-08T11:08:00Z">
        <w:r w:rsidR="0095090E">
          <w:rPr>
            <w:bCs/>
            <w:lang w:val="en-GB"/>
          </w:rPr>
          <w:t xml:space="preserve"> the importance</w:t>
        </w:r>
      </w:ins>
      <w:ins w:id="2084" w:author="Charlotte Devitre" w:date="2024-08-07T15:38:00Z">
        <w:r w:rsidRPr="007B522C">
          <w:rPr>
            <w:bCs/>
            <w:lang w:val="en-GB"/>
          </w:rPr>
          <w:t xml:space="preserve"> </w:t>
        </w:r>
        <w:del w:id="2085" w:author="Downs, Drew T" w:date="2024-08-08T11:08:00Z">
          <w:r w:rsidRPr="007B522C" w:rsidDel="0095090E">
            <w:rPr>
              <w:bCs/>
              <w:lang w:val="en-GB"/>
            </w:rPr>
            <w:delText>that</w:delText>
          </w:r>
        </w:del>
      </w:ins>
      <w:ins w:id="2086" w:author="Downs, Drew T" w:date="2024-08-08T11:08:00Z">
        <w:r w:rsidR="0095090E">
          <w:rPr>
            <w:bCs/>
            <w:lang w:val="en-GB"/>
          </w:rPr>
          <w:t>of</w:t>
        </w:r>
      </w:ins>
      <w:ins w:id="2087" w:author="Charlotte Devitre" w:date="2024-08-07T15:38:00Z">
        <w:r w:rsidRPr="007B522C">
          <w:rPr>
            <w:bCs/>
            <w:lang w:val="en-GB"/>
          </w:rPr>
          <w:t xml:space="preserve"> </w:t>
        </w:r>
        <w:r w:rsidR="001E7259">
          <w:rPr>
            <w:bCs/>
            <w:lang w:val="en-GB"/>
          </w:rPr>
          <w:t>rapid-response</w:t>
        </w:r>
        <w:r w:rsidRPr="007B522C">
          <w:rPr>
            <w:bCs/>
            <w:lang w:val="en-GB"/>
          </w:rPr>
          <w:t xml:space="preserve"> work in collaboration with universities </w:t>
        </w:r>
        <w:del w:id="2088" w:author="Downs, Drew T" w:date="2024-08-08T11:09:00Z">
          <w:r w:rsidRPr="007B522C" w:rsidDel="0095090E">
            <w:rPr>
              <w:bCs/>
              <w:lang w:val="en-GB"/>
            </w:rPr>
            <w:delText>was</w:delText>
          </w:r>
        </w:del>
      </w:ins>
      <w:ins w:id="2089" w:author="Downs, Drew T" w:date="2024-08-08T11:09:00Z">
        <w:r w:rsidR="0095090E">
          <w:rPr>
            <w:bCs/>
            <w:lang w:val="en-GB"/>
          </w:rPr>
          <w:t>in</w:t>
        </w:r>
      </w:ins>
      <w:ins w:id="2090" w:author="Charlotte Devitre" w:date="2024-08-07T15:38:00Z">
        <w:r w:rsidRPr="007B522C">
          <w:rPr>
            <w:bCs/>
            <w:lang w:val="en-GB"/>
          </w:rPr>
          <w:t xml:space="preserve"> not </w:t>
        </w:r>
      </w:ins>
      <w:ins w:id="2091" w:author="Downs, Drew T" w:date="2024-08-08T11:09:00Z">
        <w:r w:rsidR="0095090E">
          <w:rPr>
            <w:bCs/>
            <w:lang w:val="en-GB"/>
          </w:rPr>
          <w:t xml:space="preserve">being </w:t>
        </w:r>
      </w:ins>
      <w:ins w:id="2092" w:author="Charlotte Devitre" w:date="2024-08-07T15:38:00Z">
        <w:r w:rsidRPr="007B522C">
          <w:rPr>
            <w:bCs/>
            <w:lang w:val="en-GB"/>
          </w:rPr>
          <w:t xml:space="preserve">taxing on observatory </w:t>
        </w:r>
        <w:r w:rsidR="00E27685">
          <w:rPr>
            <w:bCs/>
            <w:lang w:val="en-GB"/>
          </w:rPr>
          <w:t xml:space="preserve">or academic </w:t>
        </w:r>
        <w:r w:rsidRPr="007B522C">
          <w:rPr>
            <w:bCs/>
            <w:lang w:val="en-GB"/>
          </w:rPr>
          <w:t xml:space="preserve">staff, particularly considering the usefulness of information provided. This means </w:t>
        </w:r>
        <w:del w:id="2093" w:author="Downs, Drew T" w:date="2024-08-08T11:09:00Z">
          <w:r w:rsidRPr="007B522C" w:rsidDel="0095090E">
            <w:rPr>
              <w:bCs/>
              <w:lang w:val="en-GB"/>
            </w:rPr>
            <w:delText>this</w:delText>
          </w:r>
        </w:del>
      </w:ins>
      <w:ins w:id="2094" w:author="Downs, Drew T" w:date="2024-08-08T11:09:00Z">
        <w:r w:rsidR="0095090E">
          <w:rPr>
            <w:bCs/>
            <w:lang w:val="en-GB"/>
          </w:rPr>
          <w:t>the</w:t>
        </w:r>
      </w:ins>
      <w:ins w:id="2095" w:author="Charlotte Devitre" w:date="2024-08-07T15:38:00Z">
        <w:r w:rsidRPr="007B522C">
          <w:rPr>
            <w:bCs/>
            <w:lang w:val="en-GB"/>
          </w:rPr>
          <w:t xml:space="preserve"> methodology can be employed during future eruptions to help observatories </w:t>
        </w:r>
        <w:del w:id="2096" w:author="Downs, Drew T" w:date="2024-08-08T11:09:00Z">
          <w:r w:rsidRPr="007B522C" w:rsidDel="0095090E">
            <w:rPr>
              <w:bCs/>
              <w:lang w:val="en-GB"/>
            </w:rPr>
            <w:delText>deduce</w:delText>
          </w:r>
        </w:del>
      </w:ins>
      <w:ins w:id="2097" w:author="Downs, Drew T" w:date="2024-08-08T11:09:00Z">
        <w:r w:rsidR="0095090E">
          <w:rPr>
            <w:bCs/>
            <w:lang w:val="en-GB"/>
          </w:rPr>
          <w:t>estimate</w:t>
        </w:r>
      </w:ins>
      <w:ins w:id="2098" w:author="Charlotte Devitre" w:date="2024-08-07T15:38:00Z">
        <w:r w:rsidRPr="007B522C">
          <w:rPr>
            <w:bCs/>
            <w:lang w:val="en-GB"/>
          </w:rPr>
          <w:t xml:space="preserve"> the geometry of the plumbing system supplying magma, adding </w:t>
        </w:r>
        <w:del w:id="2099" w:author="Downs, Drew T" w:date="2024-08-08T11:09:00Z">
          <w:r w:rsidRPr="007B522C" w:rsidDel="0095090E">
            <w:rPr>
              <w:bCs/>
              <w:lang w:val="en-GB"/>
            </w:rPr>
            <w:delText xml:space="preserve">a </w:delText>
          </w:r>
        </w:del>
        <w:r w:rsidRPr="007B522C">
          <w:rPr>
            <w:bCs/>
            <w:lang w:val="en-GB"/>
          </w:rPr>
          <w:t>crucial information</w:t>
        </w:r>
        <w:del w:id="2100" w:author="Downs, Drew T" w:date="2024-08-08T11:09:00Z">
          <w:r w:rsidRPr="007B522C" w:rsidDel="0095090E">
            <w:rPr>
              <w:bCs/>
              <w:lang w:val="en-GB"/>
            </w:rPr>
            <w:delText xml:space="preserve"> for interpreting activity</w:delText>
          </w:r>
        </w:del>
        <w:r w:rsidRPr="007B522C">
          <w:rPr>
            <w:bCs/>
            <w:lang w:val="en-GB"/>
          </w:rPr>
          <w:t xml:space="preserve"> </w:t>
        </w:r>
        <w:r w:rsidRPr="007B522C">
          <w:rPr>
            <w:bCs/>
            <w:lang w:val="en-GB"/>
          </w:rPr>
          <w:fldChar w:fldCharType="begin"/>
        </w:r>
        <w:r w:rsidR="007F465D">
          <w:rPr>
            <w:bCs/>
            <w:lang w:val="en-GB"/>
          </w:rPr>
          <w:instrText xml:space="preserve"> ADDIN ZOTERO_ITEM CSL_CITATION {"citationID":"uciKCVhe","properties":{"formattedCitation":"(Re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lang w:val="en-GB"/>
          </w:rPr>
          <w:t xml:space="preserve">, without </w:t>
        </w:r>
        <w:r w:rsidR="00E27685">
          <w:rPr>
            <w:bCs/>
            <w:lang w:val="en-GB"/>
          </w:rPr>
          <w:t>detracting</w:t>
        </w:r>
        <w:r w:rsidRPr="007B522C">
          <w:rPr>
            <w:bCs/>
            <w:lang w:val="en-GB"/>
          </w:rPr>
          <w:t xml:space="preserve"> from other essential duties during eruption responses. </w:t>
        </w:r>
      </w:ins>
    </w:p>
    <w:p w14:paraId="7CBF5C1E" w14:textId="67828CDC"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del w:id="2101" w:author="Charlotte Devitre" w:date="2024-08-07T15:38:00Z">
        <w:r w:rsidRPr="007B522C">
          <w:rPr>
            <w:bCs/>
            <w:lang w:val="en-GB"/>
          </w:rPr>
          <w:delText xml:space="preserve">Raman-based </w:delText>
        </w:r>
      </w:del>
      <w:r w:rsidR="004E38D9">
        <w:rPr>
          <w:bCs/>
          <w:lang w:val="en-GB"/>
        </w:rPr>
        <w:t>fluid</w:t>
      </w:r>
      <w:del w:id="2102" w:author="Charlotte Devitre" w:date="2024-08-07T15:38:00Z">
        <w:r w:rsidR="004E38D9">
          <w:rPr>
            <w:bCs/>
            <w:lang w:val="en-GB"/>
          </w:rPr>
          <w:delText>-</w:delText>
        </w:r>
      </w:del>
      <w:ins w:id="2103" w:author="Charlotte Devitre" w:date="2024-08-07T15:38:00Z">
        <w:r w:rsidR="004F2B3A">
          <w:rPr>
            <w:bCs/>
            <w:lang w:val="en-GB"/>
          </w:rPr>
          <w:t xml:space="preserve"> </w:t>
        </w:r>
      </w:ins>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ins w:id="2104" w:author="Downs, Drew T" w:date="2024-08-08T10:20:00Z">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ins>
      <w:proofErr w:type="spellEnd"/>
      <w:ins w:id="2105" w:author="Charlotte Devitre" w:date="2024-08-07T15:38:00Z">
        <w:del w:id="2106" w:author="Downs, Drew T" w:date="2024-08-08T10:20:00Z">
          <w:r w:rsidR="000347E2" w:rsidDel="00AA6DE7">
            <w:rPr>
              <w:bCs/>
              <w:lang w:val="en-GB"/>
            </w:rPr>
            <w:delText>Hawai’i</w:delText>
          </w:r>
        </w:del>
        <w:r w:rsidR="000347E2">
          <w:rPr>
            <w:bCs/>
            <w:lang w:val="en-GB"/>
          </w:rPr>
          <w:t xml:space="preserve">, </w:t>
        </w:r>
      </w:ins>
      <w:r w:rsidRPr="007B522C">
        <w:rPr>
          <w:bCs/>
          <w:lang w:val="en-GB"/>
        </w:rPr>
        <w:t>Galápagos, Réunion, Azores, Canary Islands, Iceland, Cabo Verde</w:t>
      </w:r>
      <w:ins w:id="2107" w:author="Charlotte Devitre" w:date="2024-08-07T15:38:00Z">
        <w:r w:rsidR="00082014">
          <w:rPr>
            <w:bCs/>
            <w:lang w:val="en-GB"/>
          </w:rPr>
          <w:t xml:space="preserve">, </w:t>
        </w:r>
      </w:ins>
      <w:ins w:id="2108" w:author="Downs, Drew T" w:date="2024-08-08T11:10:00Z">
        <w:r w:rsidR="00FC4651">
          <w:rPr>
            <w:bCs/>
            <w:lang w:val="en-GB"/>
          </w:rPr>
          <w:t xml:space="preserve">and the </w:t>
        </w:r>
      </w:ins>
      <w:ins w:id="2109" w:author="Charlotte Devitre" w:date="2024-08-07T15:38:00Z">
        <w:del w:id="2110" w:author="Downs, Drew T" w:date="2024-08-08T11:10:00Z">
          <w:r w:rsidR="00082014" w:rsidDel="00FC4651">
            <w:rPr>
              <w:bCs/>
              <w:lang w:val="en-GB"/>
            </w:rPr>
            <w:delText>EAR</w:delText>
          </w:r>
        </w:del>
      </w:ins>
      <w:ins w:id="2111" w:author="Downs, Drew T" w:date="2024-08-08T11:10:00Z">
        <w:r w:rsidR="00FC4651">
          <w:rPr>
            <w:bCs/>
            <w:lang w:val="en-GB"/>
          </w:rPr>
          <w:t>East Africa Rift</w:t>
        </w:r>
      </w:ins>
      <w:r w:rsidRPr="007B522C">
        <w:rPr>
          <w:bCs/>
          <w:lang w:val="en-GB"/>
        </w:rPr>
        <w:t xml:space="preserve">). As our understanding of exsolved fluid compositions improves </w:t>
      </w:r>
      <w:del w:id="2112" w:author="Downs, Drew T" w:date="2024-08-08T11:10:00Z">
        <w:r w:rsidRPr="007B522C" w:rsidDel="00FC4651">
          <w:rPr>
            <w:bCs/>
            <w:lang w:val="en-GB"/>
          </w:rPr>
          <w:delText>as</w:delText>
        </w:r>
      </w:del>
      <w:ins w:id="2113" w:author="Downs, Drew T" w:date="2024-08-08T11:10:00Z">
        <w:r w:rsidR="00FC4651">
          <w:rPr>
            <w:bCs/>
            <w:lang w:val="en-GB"/>
          </w:rPr>
          <w:t>and</w:t>
        </w:r>
      </w:ins>
      <w:r w:rsidRPr="007B522C">
        <w:rPr>
          <w:bCs/>
          <w:lang w:val="en-GB"/>
        </w:rPr>
        <w:t xml:space="preserve"> more studies account for CO</w:t>
      </w:r>
      <w:r w:rsidRPr="007B522C">
        <w:rPr>
          <w:bCs/>
          <w:vertAlign w:val="subscript"/>
          <w:lang w:val="en-GB"/>
        </w:rPr>
        <w:t>2</w:t>
      </w:r>
      <w:r w:rsidRPr="007B522C">
        <w:rPr>
          <w:bCs/>
          <w:lang w:val="en-GB"/>
        </w:rPr>
        <w:t xml:space="preserve"> held within </w:t>
      </w:r>
      <w:del w:id="2114" w:author="Downs, Drew T" w:date="2024-08-08T11:10:00Z">
        <w:r w:rsidRPr="007B522C" w:rsidDel="00FC4651">
          <w:rPr>
            <w:bCs/>
            <w:lang w:val="en-GB"/>
          </w:rPr>
          <w:delText>vapour</w:delText>
        </w:r>
      </w:del>
      <w:ins w:id="2115" w:author="Downs, Drew T" w:date="2024-08-08T11:10:00Z">
        <w:r w:rsidR="00FC4651">
          <w:rPr>
            <w:bCs/>
            <w:lang w:val="en-GB"/>
          </w:rPr>
          <w:t>vapor</w:t>
        </w:r>
      </w:ins>
      <w:r w:rsidRPr="007B522C">
        <w:rPr>
          <w:bCs/>
          <w:lang w:val="en-GB"/>
        </w:rPr>
        <w:t xml:space="preserve"> bubbles, it is likely that the applicability of </w:t>
      </w:r>
      <w:del w:id="2116" w:author="Charlotte Devitre" w:date="2024-08-07T15:38:00Z">
        <w:r w:rsidRPr="007B522C">
          <w:rPr>
            <w:bCs/>
            <w:lang w:val="en-GB"/>
          </w:rPr>
          <w:delText>this</w:delText>
        </w:r>
      </w:del>
      <w:ins w:id="2117" w:author="Downs, Drew T" w:date="2024-08-08T11:10:00Z">
        <w:r w:rsidR="00FC4651">
          <w:rPr>
            <w:bCs/>
            <w:lang w:val="en-GB"/>
          </w:rPr>
          <w:t xml:space="preserve">the </w:t>
        </w:r>
      </w:ins>
      <w:ins w:id="2118" w:author="Charlotte Devitre" w:date="2024-08-07T15:38:00Z">
        <w:r w:rsidR="00E27685">
          <w:rPr>
            <w:bCs/>
            <w:lang w:val="en-GB"/>
          </w:rPr>
          <w:t>rapid-response fluid inclusion barometry</w:t>
        </w:r>
      </w:ins>
      <w:r w:rsidRPr="007B522C">
        <w:rPr>
          <w:bCs/>
          <w:lang w:val="en-GB"/>
        </w:rPr>
        <w:t xml:space="preserve"> method may expand to even more volcanic systems (e.g.</w:t>
      </w:r>
      <w:ins w:id="2119" w:author="Downs, Drew T" w:date="2024-08-08T11:10:00Z">
        <w:r w:rsidR="00FC4651">
          <w:rPr>
            <w:bCs/>
            <w:lang w:val="en-GB"/>
          </w:rPr>
          <w:t>,</w:t>
        </w:r>
      </w:ins>
      <w:r w:rsidRPr="007B522C">
        <w:rPr>
          <w:bCs/>
          <w:lang w:val="en-GB"/>
        </w:rPr>
        <w:t xml:space="preserve"> </w:t>
      </w:r>
      <w:del w:id="2120" w:author="Downs, Drew T" w:date="2024-08-08T11:11:00Z">
        <w:r w:rsidRPr="007B522C" w:rsidDel="00FC4651">
          <w:rPr>
            <w:bCs/>
            <w:lang w:val="en-GB"/>
          </w:rPr>
          <w:delText xml:space="preserve">to </w:delText>
        </w:r>
      </w:del>
      <w:r w:rsidRPr="007B522C">
        <w:rPr>
          <w:bCs/>
          <w:lang w:val="en-GB"/>
        </w:rPr>
        <w:t xml:space="preserve">drier arc magmas </w:t>
      </w:r>
      <w:r w:rsidR="0061717B">
        <w:rPr>
          <w:bCs/>
          <w:lang w:val="en-GB"/>
        </w:rPr>
        <w:t xml:space="preserve">such as in </w:t>
      </w:r>
      <w:r w:rsidRPr="007B522C">
        <w:rPr>
          <w:bCs/>
          <w:lang w:val="en-GB"/>
        </w:rPr>
        <w:t>the Cascades</w:t>
      </w:r>
      <w:ins w:id="2121" w:author="Charlotte Devitre" w:date="2024-08-07T15:38:00Z">
        <w:r w:rsidR="00E440FF">
          <w:rPr>
            <w:bCs/>
            <w:lang w:val="en-GB"/>
          </w:rPr>
          <w:t xml:space="preserve"> or Kamchatka</w:t>
        </w:r>
      </w:ins>
      <w:r w:rsidRPr="007B522C">
        <w:rPr>
          <w:bCs/>
          <w:lang w:val="en-GB"/>
        </w:rPr>
        <w:t xml:space="preserve">).  </w:t>
      </w:r>
    </w:p>
    <w:p w14:paraId="175EEEBD" w14:textId="77777777" w:rsidR="00120C08" w:rsidRPr="00B90F91" w:rsidRDefault="00B90F91" w:rsidP="00B90F91">
      <w:pPr>
        <w:pStyle w:val="Text"/>
        <w:spacing w:line="480" w:lineRule="auto"/>
        <w:jc w:val="both"/>
        <w:rPr>
          <w:del w:id="2122" w:author="Charlotte Devitre" w:date="2024-08-07T15:38:00Z"/>
          <w:bCs/>
          <w:lang w:val="fr-CH"/>
        </w:rPr>
      </w:pPr>
      <w:del w:id="2123" w:author="Charlotte Devitre" w:date="2024-08-07T15:38: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2FF98F65" w14:textId="77777777" w:rsidR="00B90F91" w:rsidRPr="00E92B49" w:rsidRDefault="00B90F91" w:rsidP="00E92B49">
      <w:pPr>
        <w:pStyle w:val="Heading-Main"/>
        <w:spacing w:line="480" w:lineRule="auto"/>
        <w:jc w:val="both"/>
        <w:rPr>
          <w:del w:id="2124" w:author="Charlotte Devitre" w:date="2024-08-07T15:38:00Z"/>
          <w:b w:val="0"/>
          <w:lang w:val="fr-CH"/>
        </w:rPr>
      </w:pPr>
      <w:del w:id="2125" w:author="Charlotte Devitre" w:date="2024-08-07T15:38:00Z">
        <w:r w:rsidRPr="00C3296A">
          <w:rPr>
            <w:lang w:val="fr-CH"/>
          </w:rPr>
          <w:delText xml:space="preserve">5. </w:delText>
        </w:r>
        <w:r w:rsidRPr="00E92B49">
          <w:rPr>
            <w:lang w:val="fr-CH"/>
          </w:rPr>
          <w:delText>Acknowledgements</w:delText>
        </w:r>
      </w:del>
    </w:p>
    <w:p w14:paraId="13FEDB27" w14:textId="77777777" w:rsidR="00B90F91" w:rsidRPr="00E92B49" w:rsidRDefault="00B90F91" w:rsidP="00E92B49">
      <w:pPr>
        <w:pStyle w:val="Text"/>
        <w:spacing w:line="480" w:lineRule="auto"/>
        <w:jc w:val="both"/>
        <w:rPr>
          <w:del w:id="2126" w:author="Charlotte Devitre" w:date="2024-08-07T15:38:00Z"/>
          <w:lang w:val="fr-CH"/>
        </w:rPr>
      </w:pPr>
      <w:del w:id="2127" w:author="Charlotte Devitre" w:date="2024-08-07T15:38:00Z">
        <w:r w:rsidRPr="00E92B49">
          <w:rPr>
            <w:lang w:val="fr-CH"/>
          </w:rPr>
          <w:delText>Any use of trade, product, or firm names is for descriptive purposes only and does not imply endorsement by the U.S. Government.</w:delText>
        </w:r>
      </w:del>
    </w:p>
    <w:p w14:paraId="332A2941" w14:textId="77777777" w:rsidR="00B90F91" w:rsidRPr="00E92B49" w:rsidRDefault="00B90F91" w:rsidP="00E92B49">
      <w:pPr>
        <w:pStyle w:val="Acknowledgement"/>
        <w:spacing w:before="0" w:line="480" w:lineRule="auto"/>
        <w:ind w:firstLine="0"/>
        <w:rPr>
          <w:del w:id="2128" w:author="Charlotte Devitre" w:date="2024-08-07T15:38:00Z"/>
        </w:rPr>
      </w:pPr>
      <w:del w:id="2129" w:author="Charlotte Devitre" w:date="2024-08-07T15:38:00Z">
        <w:r>
          <w:rPr>
            <w:b/>
          </w:rPr>
          <w:delText xml:space="preserve">5.1. </w:delText>
        </w:r>
        <w:r w:rsidRPr="00E92B49">
          <w:rPr>
            <w:b/>
          </w:rPr>
          <w:delText>Author contributions</w:delText>
        </w:r>
      </w:del>
    </w:p>
    <w:p w14:paraId="40F89480" w14:textId="737D8464" w:rsidR="00120C08" w:rsidRPr="00B90F91" w:rsidRDefault="00B90F91" w:rsidP="00B90F91">
      <w:pPr>
        <w:pStyle w:val="Text"/>
        <w:spacing w:line="480" w:lineRule="auto"/>
        <w:jc w:val="both"/>
        <w:rPr>
          <w:ins w:id="2130" w:author="Charlotte Devitre" w:date="2024-08-07T15:38:00Z"/>
          <w:bCs/>
          <w:lang w:val="fr-CH"/>
        </w:rPr>
      </w:pPr>
      <w:del w:id="2131" w:author="Charlotte Devitre" w:date="2024-08-07T15:38:00Z">
        <w:r w:rsidRPr="00E92B49">
          <w:delText xml:space="preserve">Author contributions for lab work are shown on Fig. </w:delText>
        </w:r>
        <w:r>
          <w:delText>S1</w:delText>
        </w:r>
        <w:r w:rsidRPr="00E92B49">
          <w:delText xml:space="preserve">. </w:delText>
        </w:r>
        <w:r w:rsidRPr="00E92B49">
          <w:rPr>
            <w:lang w:val="en-GB"/>
          </w:rPr>
          <w:delText xml:space="preserve">CD and PW wrote the paper. </w:delText>
        </w:r>
      </w:del>
      <w:ins w:id="2132" w:author="Charlotte Devitre" w:date="2024-08-07T15:38: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F465D">
          <w:rPr>
            <w:bCs/>
          </w:rPr>
          <w:instrText xml:space="preserve"> ADDIN ZOTERO_ITEM CSL_CITATION {"citationID":"BIqwgqKX","properties":{"formattedCitation":"(Re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F465D">
          <w:rPr>
            <w:bCs/>
          </w:rPr>
          <w:instrText xml:space="preserve"> ADDIN ZOTERO_ITEM CSL_CITATION {"citationID":"fxI5Ie3k","properties":{"formattedCitation":"(Gansecki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F465D">
          <w:rPr>
            <w:bCs/>
          </w:rPr>
          <w:instrText xml:space="preserve"> ADDIN ZOTERO_ITEM CSL_CITATION {"citationID":"a19n0lgmdge","properties":{"formattedCitation":"(Pankhurst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F465D">
          <w:rPr>
            <w:bCs/>
          </w:rPr>
          <w:instrText xml:space="preserve"> ADDIN ZOTERO_ITEM CSL_CITATION {"citationID":"xpmEyB65","properties":{"formattedCitation":"(Liu {\\i{}et al.}, 2020)","plainCitation":"(Liu et al., 2020)","noteIndex":0},"citationItems":[{"id":"y1MsH9fC/05WSetJ7","uris":["http://zotero.org/users/9451925/items/RLHM356H"],"itemData":{"id":2268,"type":"article-journal","abstract":"Paroxysmal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F465D">
          <w:rPr>
            <w:bCs/>
            <w:lang w:val="fr-CH"/>
          </w:rPr>
          <w:instrText xml:space="preserve"> ADDIN ZOTERO_ITEM CSL_CITATION {"citationID":"B7xhcWxk","properties":{"formattedCitation":"(Corsaro and Miraglia, 2022)","plainCitation":"(Corsaro and Miraglia, 2022)","noteIndex":0},"citationItems":[{"id":"y1MsH9fC/l41wskkR","uris":["http://zotero.org/users/9451925/items/LQSLERR3"],"itemData":{"id":2270,"type":"article-journal","abstract":"The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ins>
    </w:p>
    <w:p w14:paraId="73D6D7CB" w14:textId="0B8614FE" w:rsidR="00B90F91" w:rsidRPr="00E92B49" w:rsidRDefault="00B90F91" w:rsidP="00E92B49">
      <w:pPr>
        <w:pStyle w:val="Heading-Main"/>
        <w:spacing w:line="480" w:lineRule="auto"/>
        <w:jc w:val="both"/>
        <w:rPr>
          <w:ins w:id="2133" w:author="Charlotte Devitre" w:date="2024-08-07T15:38:00Z"/>
          <w:b w:val="0"/>
          <w:lang w:val="fr-CH"/>
        </w:rPr>
      </w:pPr>
      <w:ins w:id="2134" w:author="Charlotte Devitre" w:date="2024-08-07T15:38:00Z">
        <w:r w:rsidRPr="00C3296A">
          <w:rPr>
            <w:lang w:val="fr-CH"/>
          </w:rPr>
          <w:t xml:space="preserve">5. </w:t>
        </w:r>
        <w:del w:id="2135" w:author="Downs, Drew T" w:date="2024-08-07T17:18:00Z">
          <w:r w:rsidRPr="00E92B49" w:rsidDel="00885248">
            <w:rPr>
              <w:lang w:val="fr-CH"/>
            </w:rPr>
            <w:delText>Acknowledgements</w:delText>
          </w:r>
        </w:del>
      </w:ins>
      <w:proofErr w:type="spellStart"/>
      <w:ins w:id="2136" w:author="Downs, Drew T" w:date="2024-08-07T17:18:00Z">
        <w:r w:rsidR="00885248">
          <w:rPr>
            <w:lang w:val="fr-CH"/>
          </w:rPr>
          <w:t>Acknowledgments</w:t>
        </w:r>
      </w:ins>
      <w:proofErr w:type="spellEnd"/>
    </w:p>
    <w:p w14:paraId="14217113" w14:textId="77777777" w:rsidR="00B90F91" w:rsidRPr="00E92B49" w:rsidRDefault="00B90F91" w:rsidP="00E92B49">
      <w:pPr>
        <w:pStyle w:val="Text"/>
        <w:spacing w:line="480" w:lineRule="auto"/>
        <w:jc w:val="both"/>
        <w:rPr>
          <w:ins w:id="2137" w:author="Charlotte Devitre" w:date="2024-08-07T15:38:00Z"/>
          <w:lang w:val="fr-CH"/>
        </w:rPr>
      </w:pPr>
      <w:proofErr w:type="spellStart"/>
      <w:ins w:id="2138" w:author="Charlotte Devitre" w:date="2024-08-07T15:38:00Z">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ins>
    </w:p>
    <w:p w14:paraId="7C90B17F" w14:textId="10B74412" w:rsidR="00B90F91" w:rsidRPr="00E92B49" w:rsidRDefault="00B90F91" w:rsidP="00E92B49">
      <w:pPr>
        <w:pStyle w:val="Acknowledgement"/>
        <w:spacing w:before="0" w:line="480" w:lineRule="auto"/>
        <w:ind w:firstLine="0"/>
        <w:rPr>
          <w:ins w:id="2139" w:author="Charlotte Devitre" w:date="2024-08-07T15:38:00Z"/>
        </w:rPr>
      </w:pPr>
      <w:ins w:id="2140" w:author="Charlotte Devitre" w:date="2024-08-07T15:38:00Z">
        <w:r>
          <w:rPr>
            <w:b/>
          </w:rPr>
          <w:t xml:space="preserve">5.1. </w:t>
        </w:r>
        <w:r w:rsidRPr="00E92B49">
          <w:rPr>
            <w:b/>
          </w:rPr>
          <w:t>Author contributions</w:t>
        </w:r>
      </w:ins>
    </w:p>
    <w:p w14:paraId="67118454" w14:textId="7130D9E7" w:rsidR="00B90F91" w:rsidRPr="00E92B49" w:rsidRDefault="00B90F91" w:rsidP="00E92B49">
      <w:pPr>
        <w:pStyle w:val="Acknowledgement"/>
        <w:spacing w:line="480" w:lineRule="auto"/>
        <w:ind w:firstLine="720"/>
        <w:jc w:val="both"/>
        <w:rPr>
          <w:lang w:val="en-GB"/>
        </w:rPr>
      </w:pPr>
      <w:ins w:id="2141" w:author="Charlotte Devitre" w:date="2024-08-07T15:38:00Z">
        <w:r w:rsidRPr="00E92B49">
          <w:t xml:space="preserve">Author contributions for lab work are shown on Fig. </w:t>
        </w:r>
        <w:r>
          <w:t>S1</w:t>
        </w:r>
        <w:r w:rsidRPr="00E92B49">
          <w:t xml:space="preserve">. </w:t>
        </w:r>
        <w:r w:rsidRPr="00E92B49">
          <w:rPr>
            <w:lang w:val="en-GB"/>
          </w:rPr>
          <w:t xml:space="preserve">CD and PW wrote the paper. </w:t>
        </w:r>
      </w:ins>
      <w:r w:rsidRPr="00E92B49">
        <w:rPr>
          <w:lang w:val="en-GB"/>
        </w:rPr>
        <w:t xml:space="preserve">CD, PW, AR, BR, and AB prepared tephra, picked olivine, found </w:t>
      </w:r>
      <w:r w:rsidR="004E38D9">
        <w:rPr>
          <w:lang w:val="en-GB"/>
        </w:rPr>
        <w:t>fluid</w:t>
      </w:r>
      <w:del w:id="2142" w:author="Charlotte Devitre" w:date="2024-08-07T15:38:00Z">
        <w:r w:rsidR="004E38D9">
          <w:rPr>
            <w:lang w:val="en-GB"/>
          </w:rPr>
          <w:delText>-</w:delText>
        </w:r>
      </w:del>
      <w:ins w:id="2143" w:author="Charlotte Devitre" w:date="2024-08-07T15:38:00Z">
        <w:r w:rsidR="004F2B3A">
          <w:rPr>
            <w:lang w:val="en-GB"/>
          </w:rPr>
          <w:t xml:space="preserve"> </w:t>
        </w:r>
      </w:ins>
      <w:r w:rsidR="004E38D9">
        <w:rPr>
          <w:lang w:val="en-GB"/>
        </w:rPr>
        <w:t>inclusion</w:t>
      </w:r>
      <w:r w:rsidRPr="004F3554">
        <w:rPr>
          <w:lang w:val="en-GB"/>
        </w:rPr>
        <w:t>s</w:t>
      </w:r>
      <w:r w:rsidRPr="00E92B49">
        <w:rPr>
          <w:lang w:val="en-GB"/>
        </w:rPr>
        <w:t xml:space="preserve">, </w:t>
      </w:r>
      <w:del w:id="2144" w:author="Downs, Drew T" w:date="2024-08-07T17:19:00Z">
        <w:r w:rsidRPr="00E92B49" w:rsidDel="006E4312">
          <w:rPr>
            <w:lang w:val="en-GB"/>
          </w:rPr>
          <w:delText>catalogued</w:delText>
        </w:r>
      </w:del>
      <w:proofErr w:type="spellStart"/>
      <w:ins w:id="2145" w:author="Downs, Drew T" w:date="2024-08-07T17:19:00Z">
        <w:r w:rsidR="006E4312">
          <w:rPr>
            <w:lang w:val="en-GB"/>
          </w:rPr>
          <w:t>catal</w:t>
        </w:r>
      </w:ins>
      <w:ins w:id="2146" w:author="Downs, Drew T" w:date="2024-08-07T17:20:00Z">
        <w:r w:rsidR="006E4312">
          <w:rPr>
            <w:lang w:val="en-GB"/>
          </w:rPr>
          <w:t>oged</w:t>
        </w:r>
      </w:ins>
      <w:proofErr w:type="spellEnd"/>
      <w:r w:rsidRPr="00E92B49">
        <w:rPr>
          <w:lang w:val="en-GB"/>
        </w:rPr>
        <w:t xml:space="preserve"> </w:t>
      </w:r>
      <w:del w:id="2147" w:author="Downs, Drew T" w:date="2024-08-07T17:20:00Z">
        <w:r w:rsidRPr="00E92B49" w:rsidDel="006E4312">
          <w:rPr>
            <w:lang w:val="en-GB"/>
          </w:rPr>
          <w:delText>them,</w:delText>
        </w:r>
      </w:del>
      <w:ins w:id="2148" w:author="Downs, Drew T" w:date="2024-08-07T17:20:00Z">
        <w:r w:rsidR="006E4312">
          <w:rPr>
            <w:lang w:val="en-GB"/>
          </w:rPr>
          <w:t>and</w:t>
        </w:r>
      </w:ins>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del w:id="2149" w:author="Downs, Drew T" w:date="2024-08-07T17:20:00Z">
        <w:r w:rsidRPr="00E92B49" w:rsidDel="006E4312">
          <w:rPr>
            <w:lang w:val="en-GB"/>
          </w:rPr>
          <w:delText>in Hilo</w:delText>
        </w:r>
      </w:del>
      <w:ins w:id="2150" w:author="Downs, Drew T" w:date="2024-08-07T17:20:00Z">
        <w:r w:rsidR="006E4312">
          <w:rPr>
            <w:lang w:val="en-GB"/>
          </w:rPr>
          <w:t xml:space="preserve">at HVO (in Hilo, </w:t>
        </w:r>
        <w:proofErr w:type="spellStart"/>
        <w:r w:rsidR="006E4312">
          <w:rPr>
            <w:lang w:val="en-GB"/>
          </w:rPr>
          <w:t>Hawai</w:t>
        </w:r>
        <w:proofErr w:type="spellEnd"/>
        <w:r w:rsidR="006E4312" w:rsidRPr="006E4312">
          <w:rPr>
            <w:rFonts w:asciiTheme="majorHAnsi" w:hAnsiTheme="majorHAnsi" w:cstheme="majorHAnsi"/>
            <w:color w:val="474747"/>
            <w:shd w:val="clear" w:color="auto" w:fill="FFFFFF"/>
            <w:rPrChange w:id="2151" w:author="Downs, Drew T" w:date="2024-08-07T17:20:00Z">
              <w:rPr>
                <w:rFonts w:ascii="Roboto" w:hAnsi="Roboto"/>
                <w:color w:val="474747"/>
                <w:sz w:val="21"/>
                <w:szCs w:val="21"/>
                <w:shd w:val="clear" w:color="auto" w:fill="FFFFFF"/>
              </w:rPr>
            </w:rPrChange>
          </w:rPr>
          <w:t>ʻ</w:t>
        </w:r>
        <w:proofErr w:type="spellStart"/>
        <w:r w:rsidR="006E4312">
          <w:rPr>
            <w:lang w:val="en-GB"/>
          </w:rPr>
          <w:t>i</w:t>
        </w:r>
        <w:proofErr w:type="spellEnd"/>
        <w:r w:rsidR="006E4312">
          <w:rPr>
            <w:lang w:val="en-GB"/>
          </w:rPr>
          <w:t>)</w:t>
        </w:r>
      </w:ins>
      <w:r w:rsidRPr="00E92B49">
        <w:rPr>
          <w:lang w:val="en-GB"/>
        </w:rPr>
        <w:t>, provided eruption context</w:t>
      </w:r>
      <w:ins w:id="2152" w:author="Downs, Drew T" w:date="2024-08-07T17:21:00Z">
        <w:r w:rsidR="006E4312">
          <w:rPr>
            <w:lang w:val="en-GB"/>
          </w:rPr>
          <w:t>,</w:t>
        </w:r>
      </w:ins>
      <w:r w:rsidRPr="004F3554">
        <w:rPr>
          <w:lang w:val="en-GB"/>
        </w:rPr>
        <w:t xml:space="preserve"> and edited the manuscript.</w:t>
      </w:r>
      <w:r w:rsidRPr="00E92B49">
        <w:rPr>
          <w:lang w:val="en-GB"/>
        </w:rPr>
        <w:t xml:space="preserve"> KJL and DD prepared the glass mount and did the </w:t>
      </w:r>
      <w:del w:id="2153" w:author="Charlotte Devitre" w:date="2024-08-07T15:38:00Z">
        <w:r w:rsidRPr="00E92B49">
          <w:rPr>
            <w:lang w:val="en-GB"/>
          </w:rPr>
          <w:delText>EMPA</w:delText>
        </w:r>
      </w:del>
      <w:ins w:id="2154" w:author="Charlotte Devitre" w:date="2024-08-07T15:38:00Z">
        <w:r w:rsidRPr="00E92B49">
          <w:rPr>
            <w:lang w:val="en-GB"/>
          </w:rPr>
          <w:t>EP</w:t>
        </w:r>
        <w:r w:rsidR="00B75C42">
          <w:rPr>
            <w:lang w:val="en-GB"/>
          </w:rPr>
          <w:t>M</w:t>
        </w:r>
        <w:r w:rsidRPr="00E92B49">
          <w:rPr>
            <w:lang w:val="en-GB"/>
          </w:rPr>
          <w:t>A</w:t>
        </w:r>
      </w:ins>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715C956C"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2155" w:author="Charlotte Devitre" w:date="2024-08-07T15:38:00Z">
        <w:r w:rsidR="00834561">
          <w:rPr>
            <w:bCs/>
            <w:lang w:val="en-GB"/>
          </w:rPr>
          <w:delText>-</w:delText>
        </w:r>
      </w:del>
      <w:ins w:id="2156" w:author="Charlotte Devitre" w:date="2024-08-07T15:38:00Z">
        <w:r w:rsidR="004F2B3A">
          <w:rPr>
            <w:bCs/>
            <w:lang w:val="en-GB"/>
          </w:rPr>
          <w:t xml:space="preserve"> </w:t>
        </w:r>
      </w:ins>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2157" w:author="Charlotte Devitre" w:date="2024-08-07T15:38:00Z">
        <w:r w:rsidR="00834561">
          <w:rPr>
            <w:bCs/>
            <w:lang w:val="en-GB"/>
          </w:rPr>
          <w:delText>-</w:delText>
        </w:r>
      </w:del>
      <w:ins w:id="2158" w:author="Charlotte Devitre" w:date="2024-08-07T15:38:00Z">
        <w:r w:rsidR="004F2B3A">
          <w:rPr>
            <w:bCs/>
            <w:lang w:val="en-GB"/>
          </w:rPr>
          <w:t xml:space="preserve"> </w:t>
        </w:r>
      </w:ins>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del w:id="2159" w:author="Charlotte Devitre" w:date="2024-08-07T15:38:00Z">
        <w:r w:rsidR="004E38D9">
          <w:rPr>
            <w:bCs/>
            <w:lang w:val="en-GB"/>
          </w:rPr>
          <w:delText>-</w:delText>
        </w:r>
      </w:del>
      <w:ins w:id="2160" w:author="Charlotte Devitre" w:date="2024-08-07T15:38:00Z">
        <w:r w:rsidR="004F2B3A">
          <w:rPr>
            <w:bCs/>
            <w:lang w:val="en-GB"/>
          </w:rPr>
          <w:t xml:space="preserve"> </w:t>
        </w:r>
      </w:ins>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ins w:id="2161" w:author="Downs, Drew T" w:date="2024-08-07T17:21:00Z">
        <w:r w:rsidR="006E4312">
          <w:rPr>
            <w:lang w:val="en-GB"/>
          </w:rPr>
          <w:t>,</w:t>
        </w:r>
      </w:ins>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w:t>
      </w:r>
      <w:del w:id="2162" w:author="Charlotte Devitre" w:date="2024-08-07T15:38:00Z">
        <w:r w:rsidRPr="00E92B49">
          <w:rPr>
            <w:lang w:val="en-GB"/>
          </w:rPr>
          <w:delText xml:space="preserve">also </w:delText>
        </w:r>
      </w:del>
      <w:r w:rsidRPr="00E92B49">
        <w:rPr>
          <w:lang w:val="en-GB"/>
        </w:rPr>
        <w:t xml:space="preserve">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r>
        <w:fldChar w:fldCharType="begin"/>
      </w:r>
      <w:r>
        <w:instrText>HYPERLINK "https://github.com/cljdevitre/2023_Kilauea-rapid-response-simulation"</w:instrText>
      </w:r>
      <w:r>
        <w:fldChar w:fldCharType="separate"/>
      </w:r>
      <w:r w:rsidRPr="00C63321">
        <w:rPr>
          <w:rStyle w:val="Hyperlink"/>
          <w:bCs/>
        </w:rPr>
        <w:t>https://github.com/cljdevitre/2023_</w:t>
      </w:r>
      <w:del w:id="2163" w:author="Charlotte Devitre" w:date="2024-08-07T15:38:00Z">
        <w:r w:rsidRPr="00C63321">
          <w:rPr>
            <w:rStyle w:val="Hyperlink"/>
            <w:bCs/>
          </w:rPr>
          <w:delText>Kilauea</w:delText>
        </w:r>
      </w:del>
      <w:ins w:id="2164" w:author="Charlotte Devitre" w:date="2024-08-07T15:38:00Z">
        <w:r w:rsidR="00C359AE">
          <w:rPr>
            <w:rStyle w:val="Hyperlink"/>
            <w:bCs/>
          </w:rPr>
          <w:t>Kīlauea</w:t>
        </w:r>
      </w:ins>
      <w:r w:rsidRPr="00C63321">
        <w:rPr>
          <w:rStyle w:val="Hyperlink"/>
          <w:bCs/>
        </w:rPr>
        <w:t>-rapid-response-simulation</w:t>
      </w:r>
      <w:r>
        <w:rPr>
          <w:rStyle w:val="Hyperlink"/>
          <w:bCs/>
        </w:rPr>
        <w:fldChar w:fldCharType="end"/>
      </w:r>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ins w:id="2165" w:author="Charlotte Devitre" w:date="2024-08-07T15:38:00Z"/>
          <w:lang w:val="en-GB"/>
        </w:rPr>
      </w:pPr>
    </w:p>
    <w:p w14:paraId="135D0186" w14:textId="04D697BF" w:rsidR="00A43272"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Change w:id="2166" w:author="Charlotte Devitre" w:date="2024-08-07T15:38:00Z">
            <w:rPr>
              <w:rFonts w:ascii="Times New Roman" w:hAnsi="Times New Roman"/>
              <w:color w:val="000000"/>
              <w:sz w:val="24"/>
            </w:rPr>
          </w:rPrChange>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DF9D7FD" w14:textId="77777777" w:rsidR="00A233F4" w:rsidRPr="00A233F4" w:rsidRDefault="00A233F4" w:rsidP="00A233F4">
      <w:pPr>
        <w:pStyle w:val="Bibliography"/>
        <w:rPr>
          <w:ins w:id="2167" w:author="Charlotte Devitre" w:date="2024-08-07T15:38:00Z"/>
          <w:rFonts w:ascii="Times New Roman" w:hAnsi="Times New Roman" w:cs="Times New Roman"/>
          <w:color w:val="000000"/>
          <w:sz w:val="24"/>
        </w:rPr>
      </w:pPr>
      <w:r>
        <w:rPr>
          <w:color w:val="000000"/>
          <w:sz w:val="24"/>
          <w:rPrChange w:id="2168" w:author="Charlotte Devitre" w:date="2024-08-07T15:38:00Z">
            <w:rPr>
              <w:color w:val="000000"/>
            </w:rPr>
          </w:rPrChange>
        </w:rPr>
        <w:fldChar w:fldCharType="begin"/>
      </w:r>
      <w:r>
        <w:rPr>
          <w:color w:val="000000"/>
          <w:sz w:val="24"/>
        </w:rPr>
        <w:instrText xml:space="preserve"> ADDIN ZOTERO_BIBL {"uncited":[],"omitted":[],"custom":[]} CSL_BIBLIOGRAPHY </w:instrText>
      </w:r>
      <w:r>
        <w:rPr>
          <w:color w:val="000000"/>
          <w:sz w:val="24"/>
          <w:rPrChange w:id="2169" w:author="Charlotte Devitre" w:date="2024-08-07T15:38:00Z">
            <w:rPr>
              <w:rFonts w:ascii="Times New Roman" w:hAnsi="Times New Roman" w:cs="Times New Roman"/>
              <w:color w:val="000000"/>
              <w:sz w:val="24"/>
            </w:rPr>
          </w:rPrChange>
        </w:rPr>
        <w:fldChar w:fldCharType="separate"/>
      </w:r>
      <w:ins w:id="2170" w:author="Charlotte Devitre" w:date="2024-08-07T15:38:00Z">
        <w:r w:rsidRPr="00A233F4">
          <w:rPr>
            <w:rFonts w:ascii="Times New Roman" w:hAnsi="Times New Roman" w:cs="Times New Roman"/>
            <w:color w:val="000000"/>
            <w:sz w:val="24"/>
          </w:rPr>
          <w:t xml:space="preserve">Andersen, T. ( 1 ) &amp; Neumann, E.-R. ( 1, 2 ) (2001). Fluid inclusions in mantle xenoliths. </w:t>
        </w:r>
        <w:r w:rsidRPr="00A233F4">
          <w:rPr>
            <w:rFonts w:ascii="Times New Roman" w:hAnsi="Times New Roman" w:cs="Times New Roman"/>
            <w:i/>
            <w:iCs/>
            <w:color w:val="000000"/>
            <w:sz w:val="24"/>
          </w:rPr>
          <w:t>Lithos</w:t>
        </w:r>
        <w:r w:rsidRPr="00A233F4">
          <w:rPr>
            <w:rFonts w:ascii="Times New Roman" w:hAnsi="Times New Roman" w:cs="Times New Roman"/>
            <w:color w:val="000000"/>
            <w:sz w:val="24"/>
          </w:rPr>
          <w:t xml:space="preserve">. Elsevier B.V.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301–320.</w:t>
        </w:r>
      </w:ins>
    </w:p>
    <w:p w14:paraId="74DFF84C" w14:textId="77777777" w:rsidR="00A233F4" w:rsidRPr="00A233F4" w:rsidRDefault="00A233F4" w:rsidP="00A233F4">
      <w:pPr>
        <w:pStyle w:val="Bibliography"/>
        <w:rPr>
          <w:ins w:id="2171" w:author="Charlotte Devitre" w:date="2024-08-07T15:38:00Z"/>
          <w:rFonts w:ascii="Times New Roman" w:hAnsi="Times New Roman" w:cs="Times New Roman"/>
          <w:color w:val="000000"/>
          <w:sz w:val="24"/>
        </w:rPr>
      </w:pPr>
      <w:ins w:id="2172" w:author="Charlotte Devitre" w:date="2024-08-07T15:38:00Z">
        <w:r w:rsidRPr="00A233F4">
          <w:rPr>
            <w:rFonts w:ascii="Times New Roman" w:hAnsi="Times New Roman" w:cs="Times New Roman"/>
            <w:color w:val="000000"/>
            <w:sz w:val="24"/>
          </w:rPr>
          <w:t xml:space="preserve">Andersen, T., Burke, E. A. J. &amp; Neumann, E.-R. (1995). Nitrogen-rich fluid in the upper mantle: fluid inclusions in spinel dunite from Lanzarote, Canary Islands.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120</w:t>
        </w:r>
        <w:r w:rsidRPr="00A233F4">
          <w:rPr>
            <w:rFonts w:ascii="Times New Roman" w:hAnsi="Times New Roman" w:cs="Times New Roman"/>
            <w:color w:val="000000"/>
            <w:sz w:val="24"/>
          </w:rPr>
          <w:t>, 20–28.</w:t>
        </w:r>
      </w:ins>
    </w:p>
    <w:p w14:paraId="4F457152" w14:textId="77777777" w:rsidR="00A233F4" w:rsidRPr="00A233F4" w:rsidRDefault="00A233F4" w:rsidP="00A233F4">
      <w:pPr>
        <w:pStyle w:val="Bibliography"/>
        <w:rPr>
          <w:rFonts w:ascii="Times New Roman" w:hAnsi="Times New Roman"/>
          <w:color w:val="000000"/>
          <w:sz w:val="24"/>
          <w:rPrChange w:id="2173" w:author="Charlotte Devitre" w:date="2024-08-07T15:38:00Z">
            <w:rPr>
              <w:rFonts w:ascii="Times New Roman" w:hAnsi="Times New Roman"/>
            </w:rPr>
          </w:rPrChange>
        </w:rPr>
      </w:pPr>
      <w:r w:rsidRPr="00A233F4">
        <w:rPr>
          <w:rFonts w:ascii="Times New Roman" w:hAnsi="Times New Roman"/>
          <w:color w:val="000000"/>
          <w:sz w:val="24"/>
          <w:rPrChange w:id="2174" w:author="Charlotte Devitre" w:date="2024-08-07T15:38:00Z">
            <w:rPr>
              <w:rFonts w:ascii="Times New Roman" w:hAnsi="Times New Roman"/>
            </w:rPr>
          </w:rPrChange>
        </w:rPr>
        <w:t xml:space="preserve">Anderson, K. R., Johanson, I. A., Patrick, M. R., Gu, M., Segall, P., Poland, M. P., Montgomery-Brown, E. K. &amp; Miklius, A. (2019). Magma reservoir failure and the onset of caldera collapse at Kīlauea Volcano in 2018. </w:t>
      </w:r>
      <w:r w:rsidRPr="00A233F4">
        <w:rPr>
          <w:rFonts w:ascii="Times New Roman" w:hAnsi="Times New Roman"/>
          <w:i/>
          <w:color w:val="000000"/>
          <w:sz w:val="24"/>
          <w:rPrChange w:id="2175" w:author="Charlotte Devitre" w:date="2024-08-07T15:38:00Z">
            <w:rPr>
              <w:rFonts w:ascii="Times New Roman" w:hAnsi="Times New Roman"/>
              <w:i/>
            </w:rPr>
          </w:rPrChange>
        </w:rPr>
        <w:t>Science</w:t>
      </w:r>
      <w:r w:rsidRPr="00A233F4">
        <w:rPr>
          <w:rFonts w:ascii="Times New Roman" w:hAnsi="Times New Roman"/>
          <w:color w:val="000000"/>
          <w:sz w:val="24"/>
          <w:rPrChange w:id="2176"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177" w:author="Charlotte Devitre" w:date="2024-08-07T15:38:00Z">
            <w:rPr>
              <w:rFonts w:ascii="Times New Roman" w:hAnsi="Times New Roman"/>
              <w:b/>
            </w:rPr>
          </w:rPrChange>
        </w:rPr>
        <w:t>366</w:t>
      </w:r>
      <w:r w:rsidRPr="00A233F4">
        <w:rPr>
          <w:rFonts w:ascii="Times New Roman" w:hAnsi="Times New Roman"/>
          <w:color w:val="000000"/>
          <w:sz w:val="24"/>
          <w:rPrChange w:id="2178" w:author="Charlotte Devitre" w:date="2024-08-07T15:38:00Z">
            <w:rPr>
              <w:rFonts w:ascii="Times New Roman" w:hAnsi="Times New Roman"/>
            </w:rPr>
          </w:rPrChange>
        </w:rPr>
        <w:t>, eaaz1822.</w:t>
      </w:r>
    </w:p>
    <w:p w14:paraId="36193E6A" w14:textId="77777777" w:rsidR="00A233F4" w:rsidRPr="00A233F4" w:rsidRDefault="00A233F4" w:rsidP="00A233F4">
      <w:pPr>
        <w:pStyle w:val="Bibliography"/>
        <w:rPr>
          <w:rFonts w:ascii="Times New Roman" w:hAnsi="Times New Roman"/>
          <w:color w:val="000000"/>
          <w:sz w:val="24"/>
          <w:rPrChange w:id="2179" w:author="Charlotte Devitre" w:date="2024-08-07T15:38:00Z">
            <w:rPr>
              <w:rFonts w:ascii="Times New Roman" w:hAnsi="Times New Roman"/>
            </w:rPr>
          </w:rPrChange>
        </w:rPr>
      </w:pPr>
      <w:r w:rsidRPr="00A233F4">
        <w:rPr>
          <w:rFonts w:ascii="Times New Roman" w:hAnsi="Times New Roman"/>
          <w:color w:val="000000"/>
          <w:sz w:val="24"/>
          <w:rPrChange w:id="2180" w:author="Charlotte Devitre" w:date="2024-08-07T15:38:00Z">
            <w:rPr>
              <w:rFonts w:ascii="Times New Roman" w:hAnsi="Times New Roman"/>
            </w:rPr>
          </w:rPrChange>
        </w:rPr>
        <w:t xml:space="preserve">Anderson, K. R. &amp; Poland, M. P. (2016). Bayesian estimation of magma supply, storage, and eruption rates using a multiphysical volcano model: Kīlauea Volcano, 2000–2012. </w:t>
      </w:r>
      <w:r w:rsidRPr="00A233F4">
        <w:rPr>
          <w:rFonts w:ascii="Times New Roman" w:hAnsi="Times New Roman"/>
          <w:i/>
          <w:color w:val="000000"/>
          <w:sz w:val="24"/>
          <w:rPrChange w:id="2181"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2182" w:author="Charlotte Devitre" w:date="2024-08-07T15:38:00Z">
            <w:rPr>
              <w:rFonts w:ascii="Times New Roman" w:hAnsi="Times New Roman"/>
            </w:rPr>
          </w:rPrChange>
        </w:rPr>
        <w:t xml:space="preserve"> </w:t>
      </w:r>
      <w:r w:rsidRPr="00A233F4">
        <w:rPr>
          <w:rFonts w:ascii="Times New Roman" w:hAnsi="Times New Roman"/>
          <w:b/>
          <w:color w:val="000000"/>
          <w:sz w:val="24"/>
          <w:rPrChange w:id="2183" w:author="Charlotte Devitre" w:date="2024-08-07T15:38:00Z">
            <w:rPr>
              <w:rFonts w:ascii="Times New Roman" w:hAnsi="Times New Roman"/>
              <w:b/>
            </w:rPr>
          </w:rPrChange>
        </w:rPr>
        <w:t>447</w:t>
      </w:r>
      <w:r w:rsidRPr="00A233F4">
        <w:rPr>
          <w:rFonts w:ascii="Times New Roman" w:hAnsi="Times New Roman"/>
          <w:color w:val="000000"/>
          <w:sz w:val="24"/>
          <w:rPrChange w:id="2184" w:author="Charlotte Devitre" w:date="2024-08-07T15:38:00Z">
            <w:rPr>
              <w:rFonts w:ascii="Times New Roman" w:hAnsi="Times New Roman"/>
            </w:rPr>
          </w:rPrChange>
        </w:rPr>
        <w:t>, 161–171.</w:t>
      </w:r>
    </w:p>
    <w:p w14:paraId="017C4A5E" w14:textId="77777777" w:rsidR="00A233F4" w:rsidRPr="00A233F4" w:rsidRDefault="00A233F4" w:rsidP="00A233F4">
      <w:pPr>
        <w:pStyle w:val="Bibliography"/>
        <w:rPr>
          <w:rFonts w:ascii="Times New Roman" w:hAnsi="Times New Roman"/>
          <w:color w:val="000000"/>
          <w:sz w:val="24"/>
          <w:rPrChange w:id="2185" w:author="Charlotte Devitre" w:date="2024-08-07T15:38:00Z">
            <w:rPr>
              <w:rFonts w:ascii="Times New Roman" w:hAnsi="Times New Roman"/>
            </w:rPr>
          </w:rPrChange>
        </w:rPr>
      </w:pPr>
      <w:r w:rsidRPr="00A233F4">
        <w:rPr>
          <w:rFonts w:ascii="Times New Roman" w:hAnsi="Times New Roman"/>
          <w:color w:val="000000"/>
          <w:sz w:val="24"/>
          <w:rPrChange w:id="2186" w:author="Charlotte Devitre" w:date="2024-08-07T15:38:00Z">
            <w:rPr>
              <w:rFonts w:ascii="Times New Roman" w:hAnsi="Times New Roman"/>
            </w:rPr>
          </w:rPrChange>
        </w:rPr>
        <w:t xml:space="preserve">Andrews, B. J. </w:t>
      </w:r>
      <w:r w:rsidRPr="00A233F4">
        <w:rPr>
          <w:rFonts w:ascii="Times New Roman" w:hAnsi="Times New Roman"/>
          <w:i/>
          <w:color w:val="000000"/>
          <w:sz w:val="24"/>
          <w:rPrChange w:id="2187" w:author="Charlotte Devitre" w:date="2024-08-07T15:38:00Z">
            <w:rPr>
              <w:rFonts w:ascii="Times New Roman" w:hAnsi="Times New Roman"/>
              <w:i/>
            </w:rPr>
          </w:rPrChange>
        </w:rPr>
        <w:t>et al.</w:t>
      </w:r>
      <w:r w:rsidRPr="00A233F4">
        <w:rPr>
          <w:rFonts w:ascii="Times New Roman" w:hAnsi="Times New Roman"/>
          <w:color w:val="000000"/>
          <w:sz w:val="24"/>
          <w:rPrChange w:id="2188" w:author="Charlotte Devitre" w:date="2024-08-07T15:38:00Z">
            <w:rPr>
              <w:rFonts w:ascii="Times New Roman" w:hAnsi="Times New Roman"/>
            </w:rPr>
          </w:rPrChange>
        </w:rPr>
        <w:t xml:space="preserve"> (2019). Rapid experimental determination of magmatic phase equilibria: coordinating a volcanic crisis response protocol. paper presented at the AGU Fall Meeting 2019. AGU.</w:t>
      </w:r>
    </w:p>
    <w:p w14:paraId="183DB42B" w14:textId="77777777" w:rsidR="00A233F4" w:rsidRPr="00A233F4" w:rsidRDefault="00A233F4" w:rsidP="00A233F4">
      <w:pPr>
        <w:pStyle w:val="Bibliography"/>
        <w:rPr>
          <w:ins w:id="2189" w:author="Charlotte Devitre" w:date="2024-08-07T15:38:00Z"/>
          <w:rFonts w:ascii="Times New Roman" w:hAnsi="Times New Roman" w:cs="Times New Roman"/>
          <w:color w:val="000000"/>
          <w:sz w:val="24"/>
        </w:rPr>
      </w:pPr>
      <w:ins w:id="2190" w:author="Charlotte Devitre" w:date="2024-08-07T15:38:00Z">
        <w:r w:rsidRPr="00A233F4">
          <w:rPr>
            <w:rFonts w:ascii="Times New Roman" w:hAnsi="Times New Roman" w:cs="Times New Roman"/>
            <w:color w:val="000000"/>
            <w:sz w:val="24"/>
          </w:rPr>
          <w:t xml:space="preserve">Applegarth, L. Jane., Tuffen, H., James, M. R., Pinkerton, H. &amp; Cashman, K. V. (2013). Direct observations of degassing-induced crystallization in basalts. </w:t>
        </w:r>
        <w:r w:rsidRPr="00A233F4">
          <w:rPr>
            <w:rFonts w:ascii="Times New Roman" w:hAnsi="Times New Roman" w:cs="Times New Roman"/>
            <w:i/>
            <w:iCs/>
            <w:color w:val="000000"/>
            <w:sz w:val="24"/>
          </w:rPr>
          <w:t>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41</w:t>
        </w:r>
        <w:r w:rsidRPr="00A233F4">
          <w:rPr>
            <w:rFonts w:ascii="Times New Roman" w:hAnsi="Times New Roman" w:cs="Times New Roman"/>
            <w:color w:val="000000"/>
            <w:sz w:val="24"/>
          </w:rPr>
          <w:t>, 243–246.</w:t>
        </w:r>
      </w:ins>
    </w:p>
    <w:p w14:paraId="12359C0F" w14:textId="77777777" w:rsidR="00A233F4" w:rsidRPr="00A233F4" w:rsidRDefault="00A233F4" w:rsidP="00A233F4">
      <w:pPr>
        <w:pStyle w:val="Bibliography"/>
        <w:rPr>
          <w:rFonts w:ascii="Times New Roman" w:hAnsi="Times New Roman"/>
          <w:color w:val="000000"/>
          <w:sz w:val="24"/>
          <w:rPrChange w:id="2191" w:author="Charlotte Devitre" w:date="2024-08-07T15:38:00Z">
            <w:rPr>
              <w:rFonts w:ascii="Times New Roman" w:hAnsi="Times New Roman"/>
            </w:rPr>
          </w:rPrChange>
        </w:rPr>
      </w:pPr>
      <w:r w:rsidRPr="00A233F4">
        <w:rPr>
          <w:rFonts w:ascii="Times New Roman" w:hAnsi="Times New Roman"/>
          <w:color w:val="000000"/>
          <w:sz w:val="24"/>
          <w:rPrChange w:id="2192" w:author="Charlotte Devitre" w:date="2024-08-07T15:38:00Z">
            <w:rPr>
              <w:rFonts w:ascii="Times New Roman" w:hAnsi="Times New Roman"/>
            </w:rPr>
          </w:rPrChange>
        </w:rPr>
        <w:t xml:space="preserve">Aster, E. M., Wallace, P. J., Moore, L. R., Watkins, J., Gazel, E. &amp; Bodnar, R. J. (2016). Reconstructing CO2 concentrations in basaltic melt inclusions using Raman analysis of vapor bubbles. </w:t>
      </w:r>
      <w:r w:rsidRPr="00A233F4">
        <w:rPr>
          <w:rFonts w:ascii="Times New Roman" w:hAnsi="Times New Roman"/>
          <w:i/>
          <w:color w:val="000000"/>
          <w:sz w:val="24"/>
          <w:rPrChange w:id="2193"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2194" w:author="Charlotte Devitre" w:date="2024-08-07T15:38:00Z">
            <w:rPr>
              <w:rFonts w:ascii="Times New Roman" w:hAnsi="Times New Roman"/>
            </w:rPr>
          </w:rPrChange>
        </w:rPr>
        <w:t xml:space="preserve"> </w:t>
      </w:r>
      <w:r w:rsidRPr="00A233F4">
        <w:rPr>
          <w:rFonts w:ascii="Times New Roman" w:hAnsi="Times New Roman"/>
          <w:b/>
          <w:color w:val="000000"/>
          <w:sz w:val="24"/>
          <w:rPrChange w:id="2195" w:author="Charlotte Devitre" w:date="2024-08-07T15:38:00Z">
            <w:rPr>
              <w:rFonts w:ascii="Times New Roman" w:hAnsi="Times New Roman"/>
              <w:b/>
            </w:rPr>
          </w:rPrChange>
        </w:rPr>
        <w:t>323</w:t>
      </w:r>
      <w:r w:rsidRPr="00A233F4">
        <w:rPr>
          <w:rFonts w:ascii="Times New Roman" w:hAnsi="Times New Roman"/>
          <w:color w:val="000000"/>
          <w:sz w:val="24"/>
          <w:rPrChange w:id="2196" w:author="Charlotte Devitre" w:date="2024-08-07T15:38:00Z">
            <w:rPr>
              <w:rFonts w:ascii="Times New Roman" w:hAnsi="Times New Roman"/>
            </w:rPr>
          </w:rPrChange>
        </w:rPr>
        <w:t>, 148–162.</w:t>
      </w:r>
    </w:p>
    <w:p w14:paraId="2DB0A08A" w14:textId="77777777" w:rsidR="00A233F4" w:rsidRPr="00A233F4" w:rsidRDefault="00A233F4" w:rsidP="00A233F4">
      <w:pPr>
        <w:pStyle w:val="Bibliography"/>
        <w:rPr>
          <w:rFonts w:ascii="Times New Roman" w:hAnsi="Times New Roman"/>
          <w:color w:val="000000"/>
          <w:sz w:val="24"/>
          <w:rPrChange w:id="2197" w:author="Charlotte Devitre" w:date="2024-08-07T15:38:00Z">
            <w:rPr>
              <w:rFonts w:ascii="Times New Roman" w:hAnsi="Times New Roman"/>
            </w:rPr>
          </w:rPrChange>
        </w:rPr>
      </w:pPr>
      <w:r w:rsidRPr="00A233F4">
        <w:rPr>
          <w:rFonts w:ascii="Times New Roman" w:hAnsi="Times New Roman"/>
          <w:color w:val="000000"/>
          <w:sz w:val="24"/>
          <w:rPrChange w:id="2198" w:author="Charlotte Devitre" w:date="2024-08-07T15:38:00Z">
            <w:rPr>
              <w:rFonts w:ascii="Times New Roman" w:hAnsi="Times New Roman"/>
            </w:rPr>
          </w:rPrChange>
        </w:rPr>
        <w:t xml:space="preserve">Baker, S. &amp; Amelung, F. (2012). Top-down inflation and deflation at the summit of Kīlauea Volcano, Hawai‘i observed with InSAR. </w:t>
      </w:r>
      <w:r w:rsidRPr="00A233F4">
        <w:rPr>
          <w:rFonts w:ascii="Times New Roman" w:hAnsi="Times New Roman"/>
          <w:i/>
          <w:color w:val="000000"/>
          <w:sz w:val="24"/>
          <w:rPrChange w:id="2199" w:author="Charlotte Devitre" w:date="2024-08-07T15:38:00Z">
            <w:rPr>
              <w:rFonts w:ascii="Times New Roman" w:hAnsi="Times New Roman"/>
              <w:i/>
            </w:rPr>
          </w:rPrChange>
        </w:rPr>
        <w:t>Journal of Geophysical Research: Solid Earth</w:t>
      </w:r>
      <w:r w:rsidRPr="00A233F4">
        <w:rPr>
          <w:rFonts w:ascii="Times New Roman" w:hAnsi="Times New Roman"/>
          <w:color w:val="000000"/>
          <w:sz w:val="24"/>
          <w:rPrChange w:id="2200" w:author="Charlotte Devitre" w:date="2024-08-07T15:38:00Z">
            <w:rPr>
              <w:rFonts w:ascii="Times New Roman" w:hAnsi="Times New Roman"/>
            </w:rPr>
          </w:rPrChange>
        </w:rPr>
        <w:t xml:space="preserve"> </w:t>
      </w:r>
      <w:r w:rsidRPr="00A233F4">
        <w:rPr>
          <w:rFonts w:ascii="Times New Roman" w:hAnsi="Times New Roman"/>
          <w:b/>
          <w:color w:val="000000"/>
          <w:sz w:val="24"/>
          <w:rPrChange w:id="2201" w:author="Charlotte Devitre" w:date="2024-08-07T15:38:00Z">
            <w:rPr>
              <w:rFonts w:ascii="Times New Roman" w:hAnsi="Times New Roman"/>
              <w:b/>
            </w:rPr>
          </w:rPrChange>
        </w:rPr>
        <w:t>117</w:t>
      </w:r>
      <w:r w:rsidRPr="00A233F4">
        <w:rPr>
          <w:rFonts w:ascii="Times New Roman" w:hAnsi="Times New Roman"/>
          <w:color w:val="000000"/>
          <w:sz w:val="24"/>
          <w:rPrChange w:id="2202" w:author="Charlotte Devitre" w:date="2024-08-07T15:38:00Z">
            <w:rPr>
              <w:rFonts w:ascii="Times New Roman" w:hAnsi="Times New Roman"/>
            </w:rPr>
          </w:rPrChange>
        </w:rPr>
        <w:t>.</w:t>
      </w:r>
    </w:p>
    <w:p w14:paraId="6C0B88FD" w14:textId="77777777" w:rsidR="00A233F4" w:rsidRPr="00A233F4" w:rsidRDefault="00A233F4" w:rsidP="00A233F4">
      <w:pPr>
        <w:pStyle w:val="Bibliography"/>
        <w:rPr>
          <w:ins w:id="2203" w:author="Charlotte Devitre" w:date="2024-08-07T15:38:00Z"/>
          <w:rFonts w:ascii="Times New Roman" w:hAnsi="Times New Roman" w:cs="Times New Roman"/>
          <w:color w:val="000000"/>
          <w:sz w:val="24"/>
        </w:rPr>
      </w:pPr>
      <w:ins w:id="2204" w:author="Charlotte Devitre" w:date="2024-08-07T15:38:00Z">
        <w:r w:rsidRPr="00A233F4">
          <w:rPr>
            <w:rFonts w:ascii="Times New Roman" w:hAnsi="Times New Roman" w:cs="Times New Roman"/>
            <w:color w:val="000000"/>
            <w:sz w:val="24"/>
          </w:rPr>
          <w:t xml:space="preserve">Bakker, R. J. (2021). The perfection of Raman spectroscopic gas densimeters.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w:t>
        </w:r>
        <w:r w:rsidRPr="00A233F4">
          <w:rPr>
            <w:rFonts w:ascii="Times New Roman" w:hAnsi="Times New Roman" w:cs="Times New Roman"/>
            <w:color w:val="000000"/>
            <w:sz w:val="24"/>
          </w:rPr>
          <w:t>, 1923–1948.</w:t>
        </w:r>
      </w:ins>
    </w:p>
    <w:p w14:paraId="1193329C" w14:textId="77777777" w:rsidR="00A233F4" w:rsidRPr="00A233F4" w:rsidRDefault="00A233F4" w:rsidP="00A233F4">
      <w:pPr>
        <w:pStyle w:val="Bibliography"/>
        <w:rPr>
          <w:ins w:id="2205" w:author="Charlotte Devitre" w:date="2024-08-07T15:38:00Z"/>
          <w:rFonts w:ascii="Times New Roman" w:hAnsi="Times New Roman" w:cs="Times New Roman"/>
          <w:color w:val="000000"/>
          <w:sz w:val="24"/>
        </w:rPr>
      </w:pPr>
      <w:ins w:id="2206" w:author="Charlotte Devitre" w:date="2024-08-07T15:38:00Z">
        <w:r w:rsidRPr="00A233F4">
          <w:rPr>
            <w:rFonts w:ascii="Times New Roman" w:hAnsi="Times New Roman" w:cs="Times New Roman"/>
            <w:color w:val="000000"/>
            <w:sz w:val="24"/>
          </w:rPr>
          <w:t xml:space="preserve">Bakker, R. J. &amp; Jansen, J. B. H. (1991). Experimental post-entrapment water loss from synthetic CO2-H2O inclusions in natural quartz.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Elsevier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2215–2230.</w:t>
        </w:r>
      </w:ins>
    </w:p>
    <w:p w14:paraId="57093A8D" w14:textId="77777777" w:rsidR="00A233F4" w:rsidRPr="00A233F4" w:rsidRDefault="00A233F4" w:rsidP="00A233F4">
      <w:pPr>
        <w:pStyle w:val="Bibliography"/>
        <w:rPr>
          <w:ins w:id="2207" w:author="Charlotte Devitre" w:date="2024-08-07T15:38:00Z"/>
          <w:rFonts w:ascii="Times New Roman" w:hAnsi="Times New Roman" w:cs="Times New Roman"/>
          <w:color w:val="000000"/>
          <w:sz w:val="24"/>
        </w:rPr>
      </w:pPr>
      <w:ins w:id="2208" w:author="Charlotte Devitre" w:date="2024-08-07T15:38:00Z">
        <w:r w:rsidRPr="00A233F4">
          <w:rPr>
            <w:rFonts w:ascii="Times New Roman" w:hAnsi="Times New Roman" w:cs="Times New Roman"/>
            <w:color w:val="000000"/>
            <w:sz w:val="24"/>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49</w:t>
        </w:r>
        <w:r w:rsidRPr="00A233F4">
          <w:rPr>
            <w:rFonts w:ascii="Times New Roman" w:hAnsi="Times New Roman" w:cs="Times New Roman"/>
            <w:color w:val="000000"/>
            <w:sz w:val="24"/>
          </w:rPr>
          <w:t>, 421–439.</w:t>
        </w:r>
      </w:ins>
    </w:p>
    <w:p w14:paraId="18180FB0" w14:textId="77777777" w:rsidR="00A233F4" w:rsidRPr="00A233F4" w:rsidRDefault="00A233F4" w:rsidP="00A233F4">
      <w:pPr>
        <w:pStyle w:val="Bibliography"/>
        <w:rPr>
          <w:ins w:id="2209" w:author="Charlotte Devitre" w:date="2024-08-07T15:38:00Z"/>
          <w:rFonts w:ascii="Times New Roman" w:hAnsi="Times New Roman" w:cs="Times New Roman"/>
          <w:color w:val="000000"/>
          <w:sz w:val="24"/>
        </w:rPr>
      </w:pPr>
      <w:ins w:id="2210" w:author="Charlotte Devitre" w:date="2024-08-07T15:38:00Z">
        <w:r w:rsidRPr="00A233F4">
          <w:rPr>
            <w:rFonts w:ascii="Times New Roman" w:hAnsi="Times New Roman" w:cs="Times New Roman"/>
            <w:color w:val="000000"/>
            <w:sz w:val="24"/>
          </w:rPr>
          <w:t xml:space="preserve">Belkin, H. E., de Vivo, B., Roedder, E. &amp; Cortini, M. (1985). Fluid inclusion geobarometry from ejected Mt. Somma-Vesuvius nodules.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70</w:t>
        </w:r>
        <w:r w:rsidRPr="00A233F4">
          <w:rPr>
            <w:rFonts w:ascii="Times New Roman" w:hAnsi="Times New Roman" w:cs="Times New Roman"/>
            <w:color w:val="000000"/>
            <w:sz w:val="24"/>
          </w:rPr>
          <w:t>, 288–303.</w:t>
        </w:r>
      </w:ins>
    </w:p>
    <w:p w14:paraId="6E1E8BF5" w14:textId="77777777" w:rsidR="00A233F4" w:rsidRPr="00A233F4" w:rsidRDefault="00A233F4" w:rsidP="00A233F4">
      <w:pPr>
        <w:pStyle w:val="Bibliography"/>
        <w:rPr>
          <w:ins w:id="2211" w:author="Charlotte Devitre" w:date="2024-08-07T15:38:00Z"/>
          <w:rFonts w:ascii="Times New Roman" w:hAnsi="Times New Roman" w:cs="Times New Roman"/>
          <w:color w:val="000000"/>
          <w:sz w:val="24"/>
        </w:rPr>
      </w:pPr>
      <w:ins w:id="2212" w:author="Charlotte Devitre" w:date="2024-08-07T15:38:00Z">
        <w:r w:rsidRPr="00A233F4">
          <w:rPr>
            <w:rFonts w:ascii="Times New Roman" w:hAnsi="Times New Roman" w:cs="Times New Roman"/>
            <w:color w:val="000000"/>
            <w:sz w:val="24"/>
          </w:rP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331–332</w:t>
        </w:r>
        <w:r w:rsidRPr="00A233F4">
          <w:rPr>
            <w:rFonts w:ascii="Times New Roman" w:hAnsi="Times New Roman" w:cs="Times New Roman"/>
            <w:color w:val="000000"/>
            <w:sz w:val="24"/>
          </w:rPr>
          <w:t>, 8–20.</w:t>
        </w:r>
      </w:ins>
    </w:p>
    <w:p w14:paraId="24EC189D" w14:textId="77777777" w:rsidR="00A233F4" w:rsidRPr="00A233F4" w:rsidRDefault="00A233F4" w:rsidP="00A233F4">
      <w:pPr>
        <w:pStyle w:val="Bibliography"/>
        <w:rPr>
          <w:ins w:id="2213" w:author="Charlotte Devitre" w:date="2024-08-07T15:38:00Z"/>
          <w:rFonts w:ascii="Times New Roman" w:hAnsi="Times New Roman" w:cs="Times New Roman"/>
          <w:color w:val="000000"/>
          <w:sz w:val="24"/>
        </w:rPr>
      </w:pPr>
      <w:ins w:id="2214" w:author="Charlotte Devitre" w:date="2024-08-07T15:38:00Z">
        <w:r w:rsidRPr="00A233F4">
          <w:rPr>
            <w:rFonts w:ascii="Times New Roman" w:hAnsi="Times New Roman" w:cs="Times New Roman"/>
            <w:color w:val="000000"/>
            <w:sz w:val="24"/>
          </w:rPr>
          <w:t xml:space="preserve">Bodnar, R. J. (2003). REEQUILIBRATION OF FLUID INCLUSIONS. In: Samson, I., Anderson, A. &amp; Marshall, D. (eds) </w:t>
        </w:r>
        <w:r w:rsidRPr="00A233F4">
          <w:rPr>
            <w:rFonts w:ascii="Times New Roman" w:hAnsi="Times New Roman" w:cs="Times New Roman"/>
            <w:i/>
            <w:iCs/>
            <w:color w:val="000000"/>
            <w:sz w:val="24"/>
          </w:rPr>
          <w:t>Fluid Inclusions: Analysis and Interpretation</w:t>
        </w:r>
        <w:r w:rsidRPr="00A233F4">
          <w:rPr>
            <w:rFonts w:ascii="Times New Roman" w:hAnsi="Times New Roman" w:cs="Times New Roman"/>
            <w:color w:val="000000"/>
            <w:sz w:val="24"/>
          </w:rPr>
          <w:t>. Mineralogical Association of Canada, 0.</w:t>
        </w:r>
      </w:ins>
    </w:p>
    <w:p w14:paraId="1078F403" w14:textId="77777777" w:rsidR="00A233F4" w:rsidRPr="00A233F4" w:rsidRDefault="00A233F4" w:rsidP="00A233F4">
      <w:pPr>
        <w:pStyle w:val="Bibliography"/>
        <w:rPr>
          <w:ins w:id="2215" w:author="Charlotte Devitre" w:date="2024-08-07T15:38:00Z"/>
          <w:rFonts w:ascii="Times New Roman" w:hAnsi="Times New Roman" w:cs="Times New Roman"/>
          <w:color w:val="000000"/>
          <w:sz w:val="24"/>
        </w:rPr>
      </w:pPr>
      <w:ins w:id="2216" w:author="Charlotte Devitre" w:date="2024-08-07T15:38:00Z">
        <w:r w:rsidRPr="00A233F4">
          <w:rPr>
            <w:rFonts w:ascii="Times New Roman" w:hAnsi="Times New Roman" w:cs="Times New Roman"/>
            <w:color w:val="000000"/>
            <w:sz w:val="24"/>
          </w:rPr>
          <w:t xml:space="preserve">Boudoire, G.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Magma storage and degassing beneath the youngest volcanoes of the Massif Central (France): Lessons for the monitoring of a dormant volcanic province.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634</w:t>
        </w:r>
        <w:r w:rsidRPr="00A233F4">
          <w:rPr>
            <w:rFonts w:ascii="Times New Roman" w:hAnsi="Times New Roman" w:cs="Times New Roman"/>
            <w:color w:val="000000"/>
            <w:sz w:val="24"/>
          </w:rPr>
          <w:t>, 121603.</w:t>
        </w:r>
      </w:ins>
    </w:p>
    <w:p w14:paraId="0B35DAAE" w14:textId="77777777" w:rsidR="00A233F4" w:rsidRPr="00A233F4" w:rsidRDefault="00A233F4" w:rsidP="00A233F4">
      <w:pPr>
        <w:pStyle w:val="Bibliography"/>
        <w:rPr>
          <w:ins w:id="2217" w:author="Charlotte Devitre" w:date="2024-08-07T15:38:00Z"/>
          <w:rFonts w:ascii="Times New Roman" w:hAnsi="Times New Roman" w:cs="Times New Roman"/>
          <w:color w:val="000000"/>
          <w:sz w:val="24"/>
        </w:rPr>
      </w:pPr>
      <w:ins w:id="2218" w:author="Charlotte Devitre" w:date="2024-08-07T15:38:00Z">
        <w:r w:rsidRPr="00A233F4">
          <w:rPr>
            <w:rFonts w:ascii="Times New Roman" w:hAnsi="Times New Roman" w:cs="Times New Roman"/>
            <w:color w:val="000000"/>
            <w:sz w:val="24"/>
          </w:rPr>
          <w:t xml:space="preserve">Clocchiatti, R., Del Moro, A., Gioncada, A., Joron, J. L., Mosbah, M., Pinarelli, L. &amp; Sbrana, A. (1994). Assessment of a shallow magmatic system: the 1888–90 eruption, Vulcano Island, Italy.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56</w:t>
        </w:r>
        <w:r w:rsidRPr="00A233F4">
          <w:rPr>
            <w:rFonts w:ascii="Times New Roman" w:hAnsi="Times New Roman" w:cs="Times New Roman"/>
            <w:color w:val="000000"/>
            <w:sz w:val="24"/>
          </w:rPr>
          <w:t>, 466–486.</w:t>
        </w:r>
      </w:ins>
    </w:p>
    <w:p w14:paraId="2C12F28B" w14:textId="77777777" w:rsidR="00A233F4" w:rsidRPr="00A233F4" w:rsidRDefault="00A233F4" w:rsidP="00A233F4">
      <w:pPr>
        <w:pStyle w:val="Bibliography"/>
        <w:rPr>
          <w:rFonts w:ascii="Times New Roman" w:hAnsi="Times New Roman"/>
          <w:color w:val="000000"/>
          <w:sz w:val="24"/>
          <w:rPrChange w:id="2219" w:author="Charlotte Devitre" w:date="2024-08-07T15:38:00Z">
            <w:rPr>
              <w:rFonts w:ascii="Times New Roman" w:hAnsi="Times New Roman"/>
            </w:rPr>
          </w:rPrChange>
        </w:rPr>
      </w:pPr>
      <w:r w:rsidRPr="00A233F4">
        <w:rPr>
          <w:rFonts w:ascii="Times New Roman" w:hAnsi="Times New Roman"/>
          <w:color w:val="000000"/>
          <w:sz w:val="24"/>
          <w:rPrChange w:id="2220" w:author="Charlotte Devitre" w:date="2024-08-07T15:38:00Z">
            <w:rPr>
              <w:rFonts w:ascii="Times New Roman" w:hAnsi="Times New Roman"/>
            </w:rPr>
          </w:rPrChange>
        </w:rPr>
        <w:t xml:space="preserve">Cooper, K. M. </w:t>
      </w:r>
      <w:r w:rsidRPr="00A233F4">
        <w:rPr>
          <w:rFonts w:ascii="Times New Roman" w:hAnsi="Times New Roman"/>
          <w:i/>
          <w:color w:val="000000"/>
          <w:sz w:val="24"/>
          <w:rPrChange w:id="2221" w:author="Charlotte Devitre" w:date="2024-08-07T15:38:00Z">
            <w:rPr>
              <w:rFonts w:ascii="Times New Roman" w:hAnsi="Times New Roman"/>
              <w:i/>
            </w:rPr>
          </w:rPrChange>
        </w:rPr>
        <w:t>et al.</w:t>
      </w:r>
      <w:r w:rsidRPr="00A233F4">
        <w:rPr>
          <w:rFonts w:ascii="Times New Roman" w:hAnsi="Times New Roman"/>
          <w:color w:val="000000"/>
          <w:sz w:val="24"/>
          <w:rPrChange w:id="2222" w:author="Charlotte Devitre" w:date="2024-08-07T15:38:00Z">
            <w:rPr>
              <w:rFonts w:ascii="Times New Roman" w:hAnsi="Times New Roman"/>
            </w:rPr>
          </w:rPrChange>
        </w:rPr>
        <w:t xml:space="preserve"> (2023). Coordinating science during an eruption: lessons from the 2020–2021 Kīlauea volcanic eruption. </w:t>
      </w:r>
      <w:r w:rsidRPr="00A233F4">
        <w:rPr>
          <w:rFonts w:ascii="Times New Roman" w:hAnsi="Times New Roman"/>
          <w:i/>
          <w:color w:val="000000"/>
          <w:sz w:val="24"/>
          <w:rPrChange w:id="2223"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224" w:author="Charlotte Devitre" w:date="2024-08-07T15:38:00Z">
            <w:rPr>
              <w:rFonts w:ascii="Times New Roman" w:hAnsi="Times New Roman"/>
            </w:rPr>
          </w:rPrChange>
        </w:rPr>
        <w:t xml:space="preserve"> </w:t>
      </w:r>
      <w:r w:rsidRPr="00A233F4">
        <w:rPr>
          <w:rFonts w:ascii="Times New Roman" w:hAnsi="Times New Roman"/>
          <w:b/>
          <w:color w:val="000000"/>
          <w:sz w:val="24"/>
          <w:rPrChange w:id="2225" w:author="Charlotte Devitre" w:date="2024-08-07T15:38:00Z">
            <w:rPr>
              <w:rFonts w:ascii="Times New Roman" w:hAnsi="Times New Roman"/>
              <w:b/>
            </w:rPr>
          </w:rPrChange>
        </w:rPr>
        <w:t>85</w:t>
      </w:r>
      <w:r w:rsidRPr="00A233F4">
        <w:rPr>
          <w:rFonts w:ascii="Times New Roman" w:hAnsi="Times New Roman"/>
          <w:color w:val="000000"/>
          <w:sz w:val="24"/>
          <w:rPrChange w:id="2226" w:author="Charlotte Devitre" w:date="2024-08-07T15:38:00Z">
            <w:rPr>
              <w:rFonts w:ascii="Times New Roman" w:hAnsi="Times New Roman"/>
            </w:rPr>
          </w:rPrChange>
        </w:rPr>
        <w:t>, 29.</w:t>
      </w:r>
    </w:p>
    <w:p w14:paraId="6DEF9436" w14:textId="77777777" w:rsidR="00A233F4" w:rsidRPr="00A233F4" w:rsidRDefault="00A233F4" w:rsidP="00A233F4">
      <w:pPr>
        <w:pStyle w:val="Bibliography"/>
        <w:rPr>
          <w:rFonts w:ascii="Times New Roman" w:hAnsi="Times New Roman"/>
          <w:color w:val="000000"/>
          <w:sz w:val="24"/>
          <w:rPrChange w:id="2227" w:author="Charlotte Devitre" w:date="2024-08-07T15:38:00Z">
            <w:rPr>
              <w:rFonts w:ascii="Times New Roman" w:hAnsi="Times New Roman"/>
            </w:rPr>
          </w:rPrChange>
        </w:rPr>
      </w:pPr>
      <w:r w:rsidRPr="00A233F4">
        <w:rPr>
          <w:rFonts w:ascii="Times New Roman" w:hAnsi="Times New Roman"/>
          <w:color w:val="000000"/>
          <w:sz w:val="24"/>
          <w:rPrChange w:id="2228" w:author="Charlotte Devitre" w:date="2024-08-07T15:38:00Z">
            <w:rPr>
              <w:rFonts w:ascii="Times New Roman" w:hAnsi="Times New Roman"/>
            </w:rPr>
          </w:rPrChange>
        </w:rPr>
        <w:t xml:space="preserve">Corsaro, R. A. &amp; Miraglia, L. (2022). Near Real-Time Petrologic Monitoring on Volcanic Glass to Infer Magmatic Processes During the February–April 2021 Paroxysms of the South-East Crater, Etna. </w:t>
      </w:r>
      <w:r w:rsidRPr="00A233F4">
        <w:rPr>
          <w:rFonts w:ascii="Times New Roman" w:hAnsi="Times New Roman"/>
          <w:i/>
          <w:color w:val="000000"/>
          <w:sz w:val="24"/>
          <w:rPrChange w:id="2229" w:author="Charlotte Devitre" w:date="2024-08-07T15:38:00Z">
            <w:rPr>
              <w:rFonts w:ascii="Times New Roman" w:hAnsi="Times New Roman"/>
              <w:i/>
            </w:rPr>
          </w:rPrChange>
        </w:rPr>
        <w:t>Frontiers in Earth Science</w:t>
      </w:r>
      <w:r w:rsidRPr="00A233F4">
        <w:rPr>
          <w:rFonts w:ascii="Times New Roman" w:hAnsi="Times New Roman"/>
          <w:color w:val="000000"/>
          <w:sz w:val="24"/>
          <w:rPrChange w:id="2230" w:author="Charlotte Devitre" w:date="2024-08-07T15:38:00Z">
            <w:rPr>
              <w:rFonts w:ascii="Times New Roman" w:hAnsi="Times New Roman"/>
            </w:rPr>
          </w:rPrChange>
        </w:rPr>
        <w:t xml:space="preserve">. Frontiers </w:t>
      </w:r>
      <w:r w:rsidRPr="00A233F4">
        <w:rPr>
          <w:rFonts w:ascii="Times New Roman" w:hAnsi="Times New Roman"/>
          <w:b/>
          <w:color w:val="000000"/>
          <w:sz w:val="24"/>
          <w:rPrChange w:id="2231" w:author="Charlotte Devitre" w:date="2024-08-07T15:38:00Z">
            <w:rPr>
              <w:rFonts w:ascii="Times New Roman" w:hAnsi="Times New Roman"/>
              <w:b/>
            </w:rPr>
          </w:rPrChange>
        </w:rPr>
        <w:t>10</w:t>
      </w:r>
      <w:r w:rsidRPr="00A233F4">
        <w:rPr>
          <w:rFonts w:ascii="Times New Roman" w:hAnsi="Times New Roman"/>
          <w:color w:val="000000"/>
          <w:sz w:val="24"/>
          <w:rPrChange w:id="2232" w:author="Charlotte Devitre" w:date="2024-08-07T15:38:00Z">
            <w:rPr>
              <w:rFonts w:ascii="Times New Roman" w:hAnsi="Times New Roman"/>
            </w:rPr>
          </w:rPrChange>
        </w:rPr>
        <w:t>.</w:t>
      </w:r>
    </w:p>
    <w:p w14:paraId="1B15D408" w14:textId="77777777" w:rsidR="00A233F4" w:rsidRPr="00A233F4" w:rsidRDefault="00A233F4" w:rsidP="00A233F4">
      <w:pPr>
        <w:pStyle w:val="Bibliography"/>
        <w:rPr>
          <w:rFonts w:ascii="Times New Roman" w:hAnsi="Times New Roman"/>
          <w:color w:val="000000"/>
          <w:sz w:val="24"/>
          <w:rPrChange w:id="2233" w:author="Charlotte Devitre" w:date="2024-08-07T15:38:00Z">
            <w:rPr>
              <w:rFonts w:ascii="Times New Roman" w:hAnsi="Times New Roman"/>
            </w:rPr>
          </w:rPrChange>
        </w:rPr>
      </w:pPr>
      <w:r w:rsidRPr="00A233F4">
        <w:rPr>
          <w:rFonts w:ascii="Times New Roman" w:hAnsi="Times New Roman"/>
          <w:color w:val="000000"/>
          <w:sz w:val="24"/>
          <w:rPrChange w:id="2234" w:author="Charlotte Devitre" w:date="2024-08-07T15:38:00Z">
            <w:rPr>
              <w:rFonts w:ascii="Times New Roman" w:hAnsi="Times New Roman"/>
            </w:rPr>
          </w:rPrChange>
        </w:rPr>
        <w:t xml:space="preserve">Dayton, K. </w:t>
      </w:r>
      <w:r w:rsidRPr="00A233F4">
        <w:rPr>
          <w:rFonts w:ascii="Times New Roman" w:hAnsi="Times New Roman"/>
          <w:i/>
          <w:color w:val="000000"/>
          <w:sz w:val="24"/>
          <w:rPrChange w:id="2235" w:author="Charlotte Devitre" w:date="2024-08-07T15:38:00Z">
            <w:rPr>
              <w:rFonts w:ascii="Times New Roman" w:hAnsi="Times New Roman"/>
              <w:i/>
            </w:rPr>
          </w:rPrChange>
        </w:rPr>
        <w:t>et al.</w:t>
      </w:r>
      <w:r w:rsidRPr="00A233F4">
        <w:rPr>
          <w:rFonts w:ascii="Times New Roman" w:hAnsi="Times New Roman"/>
          <w:color w:val="000000"/>
          <w:sz w:val="24"/>
          <w:rPrChange w:id="2236" w:author="Charlotte Devitre" w:date="2024-08-07T15:38:00Z">
            <w:rPr>
              <w:rFonts w:ascii="Times New Roman" w:hAnsi="Times New Roman"/>
            </w:rPr>
          </w:rPrChange>
        </w:rPr>
        <w:t xml:space="preserve"> (2023). Deep magma storage during the 2021 La Palma eruption. </w:t>
      </w:r>
      <w:r w:rsidRPr="00A233F4">
        <w:rPr>
          <w:rFonts w:ascii="Times New Roman" w:hAnsi="Times New Roman"/>
          <w:i/>
          <w:color w:val="000000"/>
          <w:sz w:val="24"/>
          <w:rPrChange w:id="2237" w:author="Charlotte Devitre" w:date="2024-08-07T15:38:00Z">
            <w:rPr>
              <w:rFonts w:ascii="Times New Roman" w:hAnsi="Times New Roman"/>
              <w:i/>
            </w:rPr>
          </w:rPrChange>
        </w:rPr>
        <w:t>Science Advances</w:t>
      </w:r>
      <w:r w:rsidRPr="00A233F4">
        <w:rPr>
          <w:rFonts w:ascii="Times New Roman" w:hAnsi="Times New Roman"/>
          <w:color w:val="000000"/>
          <w:sz w:val="24"/>
          <w:rPrChange w:id="2238"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239" w:author="Charlotte Devitre" w:date="2024-08-07T15:38:00Z">
            <w:rPr>
              <w:rFonts w:ascii="Times New Roman" w:hAnsi="Times New Roman"/>
              <w:b/>
            </w:rPr>
          </w:rPrChange>
        </w:rPr>
        <w:t>9</w:t>
      </w:r>
      <w:r w:rsidRPr="00A233F4">
        <w:rPr>
          <w:rFonts w:ascii="Times New Roman" w:hAnsi="Times New Roman"/>
          <w:color w:val="000000"/>
          <w:sz w:val="24"/>
          <w:rPrChange w:id="2240" w:author="Charlotte Devitre" w:date="2024-08-07T15:38:00Z">
            <w:rPr>
              <w:rFonts w:ascii="Times New Roman" w:hAnsi="Times New Roman"/>
            </w:rPr>
          </w:rPrChange>
        </w:rPr>
        <w:t>, eade7641.</w:t>
      </w:r>
    </w:p>
    <w:p w14:paraId="2F73E67D" w14:textId="77777777" w:rsidR="00A233F4" w:rsidRPr="00A233F4" w:rsidRDefault="00A233F4" w:rsidP="00A233F4">
      <w:pPr>
        <w:pStyle w:val="Bibliography"/>
        <w:rPr>
          <w:ins w:id="2241" w:author="Charlotte Devitre" w:date="2024-08-07T15:38:00Z"/>
          <w:rFonts w:ascii="Times New Roman" w:hAnsi="Times New Roman" w:cs="Times New Roman"/>
          <w:color w:val="000000"/>
          <w:sz w:val="24"/>
        </w:rPr>
      </w:pPr>
      <w:ins w:id="2242" w:author="Charlotte Devitre" w:date="2024-08-07T15:38:00Z">
        <w:r w:rsidRPr="00A233F4">
          <w:rPr>
            <w:rFonts w:ascii="Times New Roman" w:hAnsi="Times New Roman" w:cs="Times New Roman"/>
            <w:color w:val="000000"/>
            <w:sz w:val="24"/>
          </w:rPr>
          <w:t xml:space="preserve">Dayton, K., Gazel, E., Wieser, P. E., Troll, V. R., Carracedo, J. C., Aulinas, M. &amp; Perez-Torrado, F. J. (2024). Magmatic Storage and Volatile Fluxes of the 2021 La Palma Eruption.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w:t>
        </w:r>
        <w:r w:rsidRPr="00A233F4">
          <w:rPr>
            <w:rFonts w:ascii="Times New Roman" w:hAnsi="Times New Roman" w:cs="Times New Roman"/>
            <w:color w:val="000000"/>
            <w:sz w:val="24"/>
          </w:rPr>
          <w:t>, e2024GC011491.</w:t>
        </w:r>
      </w:ins>
    </w:p>
    <w:p w14:paraId="0C5E0A00" w14:textId="77777777" w:rsidR="00A233F4" w:rsidRPr="00A233F4" w:rsidRDefault="00A233F4" w:rsidP="00A233F4">
      <w:pPr>
        <w:pStyle w:val="Bibliography"/>
        <w:rPr>
          <w:rFonts w:ascii="Times New Roman" w:hAnsi="Times New Roman"/>
          <w:color w:val="000000"/>
          <w:sz w:val="24"/>
          <w:rPrChange w:id="2243" w:author="Charlotte Devitre" w:date="2024-08-07T15:38:00Z">
            <w:rPr>
              <w:rFonts w:ascii="Times New Roman" w:hAnsi="Times New Roman"/>
            </w:rPr>
          </w:rPrChange>
        </w:rPr>
      </w:pPr>
      <w:r w:rsidRPr="00A233F4">
        <w:rPr>
          <w:rFonts w:ascii="Times New Roman" w:hAnsi="Times New Roman"/>
          <w:color w:val="000000"/>
          <w:sz w:val="24"/>
          <w:rPrChange w:id="2244" w:author="Charlotte Devitre" w:date="2024-08-07T15:38:00Z">
            <w:rPr>
              <w:rFonts w:ascii="Times New Roman" w:hAnsi="Times New Roman"/>
              <w:lang w:val="fr-CH"/>
            </w:rPr>
          </w:rPrChange>
        </w:rPr>
        <w:t xml:space="preserve">DeVitre, C. L. </w:t>
      </w:r>
      <w:r w:rsidRPr="00A233F4">
        <w:rPr>
          <w:rFonts w:ascii="Times New Roman" w:hAnsi="Times New Roman"/>
          <w:i/>
          <w:color w:val="000000"/>
          <w:sz w:val="24"/>
          <w:rPrChange w:id="2245" w:author="Charlotte Devitre" w:date="2024-08-07T15:38:00Z">
            <w:rPr>
              <w:rFonts w:ascii="Times New Roman" w:hAnsi="Times New Roman"/>
              <w:i/>
              <w:lang w:val="fr-CH"/>
            </w:rPr>
          </w:rPrChange>
        </w:rPr>
        <w:t>et al.</w:t>
      </w:r>
      <w:r w:rsidRPr="00A233F4">
        <w:rPr>
          <w:rFonts w:ascii="Times New Roman" w:hAnsi="Times New Roman"/>
          <w:color w:val="000000"/>
          <w:sz w:val="24"/>
          <w:rPrChange w:id="2246" w:author="Charlotte Devitre" w:date="2024-08-07T15:38:00Z">
            <w:rPr>
              <w:rFonts w:ascii="Times New Roman" w:hAnsi="Times New Roman"/>
              <w:lang w:val="fr-CH"/>
            </w:rPr>
          </w:rPrChange>
        </w:rPr>
        <w:t xml:space="preserve"> </w:t>
      </w:r>
      <w:r w:rsidRPr="00A233F4">
        <w:rPr>
          <w:rFonts w:ascii="Times New Roman" w:hAnsi="Times New Roman"/>
          <w:color w:val="000000"/>
          <w:sz w:val="24"/>
          <w:rPrChange w:id="2247" w:author="Charlotte Devitre" w:date="2024-08-07T15:38:00Z">
            <w:rPr>
              <w:rFonts w:ascii="Times New Roman" w:hAnsi="Times New Roman"/>
            </w:rPr>
          </w:rPrChange>
        </w:rPr>
        <w:t xml:space="preserve">(2023). Oceanic intraplate explosive eruptions fed directly from the mantle. </w:t>
      </w:r>
      <w:r w:rsidRPr="00A233F4">
        <w:rPr>
          <w:rFonts w:ascii="Times New Roman" w:hAnsi="Times New Roman"/>
          <w:i/>
          <w:color w:val="000000"/>
          <w:sz w:val="24"/>
          <w:rPrChange w:id="2248" w:author="Charlotte Devitre" w:date="2024-08-07T15:38:00Z">
            <w:rPr>
              <w:rFonts w:ascii="Times New Roman" w:hAnsi="Times New Roman"/>
              <w:i/>
            </w:rPr>
          </w:rPrChange>
        </w:rPr>
        <w:t>Proceedings of the National Academy of Sciences</w:t>
      </w:r>
      <w:r w:rsidRPr="00A233F4">
        <w:rPr>
          <w:rFonts w:ascii="Times New Roman" w:hAnsi="Times New Roman"/>
          <w:color w:val="000000"/>
          <w:sz w:val="24"/>
          <w:rPrChange w:id="2249" w:author="Charlotte Devitre" w:date="2024-08-07T15:38:00Z">
            <w:rPr>
              <w:rFonts w:ascii="Times New Roman" w:hAnsi="Times New Roman"/>
            </w:rPr>
          </w:rPrChange>
        </w:rPr>
        <w:t xml:space="preserve">. Proceedings of the National Academy of Sciences </w:t>
      </w:r>
      <w:r w:rsidRPr="00A233F4">
        <w:rPr>
          <w:rFonts w:ascii="Times New Roman" w:hAnsi="Times New Roman"/>
          <w:b/>
          <w:color w:val="000000"/>
          <w:sz w:val="24"/>
          <w:rPrChange w:id="2250" w:author="Charlotte Devitre" w:date="2024-08-07T15:38:00Z">
            <w:rPr>
              <w:rFonts w:ascii="Times New Roman" w:hAnsi="Times New Roman"/>
              <w:b/>
            </w:rPr>
          </w:rPrChange>
        </w:rPr>
        <w:t>120</w:t>
      </w:r>
      <w:r w:rsidRPr="00A233F4">
        <w:rPr>
          <w:rFonts w:ascii="Times New Roman" w:hAnsi="Times New Roman"/>
          <w:color w:val="000000"/>
          <w:sz w:val="24"/>
          <w:rPrChange w:id="2251" w:author="Charlotte Devitre" w:date="2024-08-07T15:38:00Z">
            <w:rPr>
              <w:rFonts w:ascii="Times New Roman" w:hAnsi="Times New Roman"/>
            </w:rPr>
          </w:rPrChange>
        </w:rPr>
        <w:t>, e2302093120.</w:t>
      </w:r>
    </w:p>
    <w:p w14:paraId="0EB26B82" w14:textId="77777777" w:rsidR="00A233F4" w:rsidRPr="00A233F4" w:rsidRDefault="00A233F4" w:rsidP="00A233F4">
      <w:pPr>
        <w:pStyle w:val="Bibliography"/>
        <w:rPr>
          <w:rFonts w:ascii="Times New Roman" w:hAnsi="Times New Roman"/>
          <w:color w:val="000000"/>
          <w:sz w:val="24"/>
          <w:rPrChange w:id="2252" w:author="Charlotte Devitre" w:date="2024-08-07T15:38:00Z">
            <w:rPr>
              <w:rFonts w:ascii="Times New Roman" w:hAnsi="Times New Roman"/>
            </w:rPr>
          </w:rPrChange>
        </w:rPr>
      </w:pPr>
      <w:r w:rsidRPr="00A233F4">
        <w:rPr>
          <w:rFonts w:ascii="Times New Roman" w:hAnsi="Times New Roman"/>
          <w:color w:val="000000"/>
          <w:sz w:val="24"/>
          <w:rPrChange w:id="2253" w:author="Charlotte Devitre" w:date="2024-08-07T15:38:00Z">
            <w:rPr>
              <w:rFonts w:ascii="Times New Roman" w:hAnsi="Times New Roman"/>
              <w:lang w:val="fr-CH"/>
            </w:rPr>
          </w:rPrChange>
        </w:rPr>
        <w:t xml:space="preserve">DeVitre, C. L., Allison, C. M. &amp; Gazel, E. (2021). </w:t>
      </w:r>
      <w:r w:rsidRPr="00A233F4">
        <w:rPr>
          <w:rFonts w:ascii="Times New Roman" w:hAnsi="Times New Roman"/>
          <w:color w:val="000000"/>
          <w:sz w:val="24"/>
          <w:rPrChange w:id="2254" w:author="Charlotte Devitre" w:date="2024-08-07T15:38:00Z">
            <w:rPr>
              <w:rFonts w:ascii="Times New Roman" w:hAnsi="Times New Roman"/>
            </w:rPr>
          </w:rPrChange>
        </w:rPr>
        <w:t xml:space="preserve">A high-precision CO2 densimeter for Raman spectroscopy using a Fluid Density Calibration Apparatus. </w:t>
      </w:r>
      <w:r w:rsidRPr="00A233F4">
        <w:rPr>
          <w:rFonts w:ascii="Times New Roman" w:hAnsi="Times New Roman"/>
          <w:i/>
          <w:color w:val="000000"/>
          <w:sz w:val="24"/>
          <w:rPrChange w:id="2255" w:author="Charlotte Devitre" w:date="2024-08-07T15:38:00Z">
            <w:rPr>
              <w:rFonts w:ascii="Times New Roman" w:hAnsi="Times New Roman"/>
              <w:i/>
            </w:rPr>
          </w:rPrChange>
        </w:rPr>
        <w:t>Chemical Geology</w:t>
      </w:r>
      <w:r w:rsidRPr="00A233F4">
        <w:rPr>
          <w:rFonts w:ascii="Times New Roman" w:hAnsi="Times New Roman"/>
          <w:color w:val="000000"/>
          <w:sz w:val="24"/>
          <w:rPrChange w:id="2256" w:author="Charlotte Devitre" w:date="2024-08-07T15:38:00Z">
            <w:rPr>
              <w:rFonts w:ascii="Times New Roman" w:hAnsi="Times New Roman"/>
            </w:rPr>
          </w:rPrChange>
        </w:rPr>
        <w:t xml:space="preserve"> </w:t>
      </w:r>
      <w:r w:rsidRPr="00A233F4">
        <w:rPr>
          <w:rFonts w:ascii="Times New Roman" w:hAnsi="Times New Roman"/>
          <w:b/>
          <w:color w:val="000000"/>
          <w:sz w:val="24"/>
          <w:rPrChange w:id="2257" w:author="Charlotte Devitre" w:date="2024-08-07T15:38:00Z">
            <w:rPr>
              <w:rFonts w:ascii="Times New Roman" w:hAnsi="Times New Roman"/>
              <w:b/>
            </w:rPr>
          </w:rPrChange>
        </w:rPr>
        <w:t>584</w:t>
      </w:r>
      <w:r w:rsidRPr="00A233F4">
        <w:rPr>
          <w:rFonts w:ascii="Times New Roman" w:hAnsi="Times New Roman"/>
          <w:color w:val="000000"/>
          <w:sz w:val="24"/>
          <w:rPrChange w:id="2258" w:author="Charlotte Devitre" w:date="2024-08-07T15:38:00Z">
            <w:rPr>
              <w:rFonts w:ascii="Times New Roman" w:hAnsi="Times New Roman"/>
            </w:rPr>
          </w:rPrChange>
        </w:rPr>
        <w:t>, 120522.</w:t>
      </w:r>
    </w:p>
    <w:p w14:paraId="6DD314F8" w14:textId="77777777" w:rsidR="00A233F4" w:rsidRPr="00A233F4" w:rsidRDefault="00A233F4" w:rsidP="00A233F4">
      <w:pPr>
        <w:pStyle w:val="Bibliography"/>
        <w:rPr>
          <w:rFonts w:ascii="Times New Roman" w:hAnsi="Times New Roman"/>
          <w:color w:val="000000"/>
          <w:sz w:val="24"/>
          <w:rPrChange w:id="2259" w:author="Charlotte Devitre" w:date="2024-08-07T15:38:00Z">
            <w:rPr>
              <w:rFonts w:ascii="Times New Roman" w:hAnsi="Times New Roman"/>
            </w:rPr>
          </w:rPrChange>
        </w:rPr>
      </w:pPr>
      <w:r w:rsidRPr="00A233F4">
        <w:rPr>
          <w:rFonts w:ascii="Times New Roman" w:hAnsi="Times New Roman"/>
          <w:color w:val="000000"/>
          <w:sz w:val="24"/>
          <w:rPrChange w:id="2260" w:author="Charlotte Devitre" w:date="2024-08-07T15:38:00Z">
            <w:rPr>
              <w:rFonts w:ascii="Times New Roman" w:hAnsi="Times New Roman"/>
            </w:rPr>
          </w:rPrChange>
        </w:rPr>
        <w:t xml:space="preserve">DeVitre, C. L. &amp; Wieser, P. E. (2024). Reliability of Raman analyses of CO2-rich fluid inclusions as a geobarometer at Kīlauea. </w:t>
      </w:r>
      <w:r w:rsidRPr="00A233F4">
        <w:rPr>
          <w:rFonts w:ascii="Times New Roman" w:hAnsi="Times New Roman"/>
          <w:i/>
          <w:color w:val="000000"/>
          <w:sz w:val="24"/>
          <w:rPrChange w:id="2261" w:author="Charlotte Devitre" w:date="2024-08-07T15:38:00Z">
            <w:rPr>
              <w:rFonts w:ascii="Times New Roman" w:hAnsi="Times New Roman"/>
              <w:i/>
            </w:rPr>
          </w:rPrChange>
        </w:rPr>
        <w:t>Geochemical Perspectives Letters</w:t>
      </w:r>
      <w:r w:rsidRPr="00A233F4">
        <w:rPr>
          <w:rFonts w:ascii="Times New Roman" w:hAnsi="Times New Roman"/>
          <w:color w:val="000000"/>
          <w:sz w:val="24"/>
          <w:rPrChange w:id="2262" w:author="Charlotte Devitre" w:date="2024-08-07T15:38:00Z">
            <w:rPr>
              <w:rFonts w:ascii="Times New Roman" w:hAnsi="Times New Roman"/>
            </w:rPr>
          </w:rPrChange>
        </w:rPr>
        <w:t xml:space="preserve"> </w:t>
      </w:r>
      <w:r w:rsidRPr="00A233F4">
        <w:rPr>
          <w:rFonts w:ascii="Times New Roman" w:hAnsi="Times New Roman"/>
          <w:b/>
          <w:color w:val="000000"/>
          <w:sz w:val="24"/>
          <w:rPrChange w:id="2263" w:author="Charlotte Devitre" w:date="2024-08-07T15:38:00Z">
            <w:rPr>
              <w:rFonts w:ascii="Times New Roman" w:hAnsi="Times New Roman"/>
              <w:b/>
            </w:rPr>
          </w:rPrChange>
        </w:rPr>
        <w:t>29</w:t>
      </w:r>
      <w:r w:rsidRPr="00A233F4">
        <w:rPr>
          <w:rFonts w:ascii="Times New Roman" w:hAnsi="Times New Roman"/>
          <w:color w:val="000000"/>
          <w:sz w:val="24"/>
          <w:rPrChange w:id="2264" w:author="Charlotte Devitre" w:date="2024-08-07T15:38:00Z">
            <w:rPr>
              <w:rFonts w:ascii="Times New Roman" w:hAnsi="Times New Roman"/>
            </w:rPr>
          </w:rPrChange>
        </w:rPr>
        <w:t>, 1–8.</w:t>
      </w:r>
    </w:p>
    <w:p w14:paraId="55D85784" w14:textId="77777777" w:rsidR="00A233F4" w:rsidRPr="00A233F4" w:rsidRDefault="00A233F4" w:rsidP="00A233F4">
      <w:pPr>
        <w:pStyle w:val="Bibliography"/>
        <w:rPr>
          <w:rFonts w:ascii="Times New Roman" w:hAnsi="Times New Roman"/>
          <w:color w:val="000000"/>
          <w:sz w:val="24"/>
          <w:rPrChange w:id="2265" w:author="Charlotte Devitre" w:date="2024-08-07T15:38:00Z">
            <w:rPr>
              <w:rFonts w:ascii="Times New Roman" w:hAnsi="Times New Roman"/>
            </w:rPr>
          </w:rPrChange>
        </w:rPr>
      </w:pPr>
      <w:r w:rsidRPr="00A233F4">
        <w:rPr>
          <w:rFonts w:ascii="Times New Roman" w:hAnsi="Times New Roman"/>
          <w:color w:val="000000"/>
          <w:sz w:val="24"/>
          <w:rPrChange w:id="2266" w:author="Charlotte Devitre" w:date="2024-08-07T15:38:00Z">
            <w:rPr>
              <w:rFonts w:ascii="Times New Roman" w:hAnsi="Times New Roman"/>
            </w:rPr>
          </w:rPrChange>
        </w:rPr>
        <w:t xml:space="preserve">Dietterich, H. R. &amp; Neal, C. A. (2022). A look ahead to the next decade at US volcano observatories. </w:t>
      </w:r>
      <w:r w:rsidRPr="00A233F4">
        <w:rPr>
          <w:rFonts w:ascii="Times New Roman" w:hAnsi="Times New Roman"/>
          <w:i/>
          <w:color w:val="000000"/>
          <w:sz w:val="24"/>
          <w:rPrChange w:id="2267"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268" w:author="Charlotte Devitre" w:date="2024-08-07T15:38:00Z">
            <w:rPr>
              <w:rFonts w:ascii="Times New Roman" w:hAnsi="Times New Roman"/>
            </w:rPr>
          </w:rPrChange>
        </w:rPr>
        <w:t xml:space="preserve"> </w:t>
      </w:r>
      <w:r w:rsidRPr="00A233F4">
        <w:rPr>
          <w:rFonts w:ascii="Times New Roman" w:hAnsi="Times New Roman"/>
          <w:b/>
          <w:color w:val="000000"/>
          <w:sz w:val="24"/>
          <w:rPrChange w:id="2269" w:author="Charlotte Devitre" w:date="2024-08-07T15:38:00Z">
            <w:rPr>
              <w:rFonts w:ascii="Times New Roman" w:hAnsi="Times New Roman"/>
              <w:b/>
            </w:rPr>
          </w:rPrChange>
        </w:rPr>
        <w:t>84</w:t>
      </w:r>
      <w:r w:rsidRPr="00A233F4">
        <w:rPr>
          <w:rFonts w:ascii="Times New Roman" w:hAnsi="Times New Roman"/>
          <w:color w:val="000000"/>
          <w:sz w:val="24"/>
          <w:rPrChange w:id="2270" w:author="Charlotte Devitre" w:date="2024-08-07T15:38:00Z">
            <w:rPr>
              <w:rFonts w:ascii="Times New Roman" w:hAnsi="Times New Roman"/>
            </w:rPr>
          </w:rPrChange>
        </w:rPr>
        <w:t>, 63.</w:t>
      </w:r>
    </w:p>
    <w:p w14:paraId="67A252AB" w14:textId="77777777" w:rsidR="00A233F4" w:rsidRPr="00A233F4" w:rsidRDefault="00A233F4" w:rsidP="00A233F4">
      <w:pPr>
        <w:pStyle w:val="Bibliography"/>
        <w:rPr>
          <w:rFonts w:ascii="Times New Roman" w:hAnsi="Times New Roman"/>
          <w:color w:val="000000"/>
          <w:sz w:val="24"/>
          <w:rPrChange w:id="2271" w:author="Charlotte Devitre" w:date="2024-08-07T15:38:00Z">
            <w:rPr>
              <w:rFonts w:ascii="Times New Roman" w:hAnsi="Times New Roman"/>
              <w:lang w:val="es-CR"/>
            </w:rPr>
          </w:rPrChange>
        </w:rPr>
      </w:pPr>
      <w:r w:rsidRPr="00A233F4">
        <w:rPr>
          <w:rFonts w:ascii="Times New Roman" w:hAnsi="Times New Roman"/>
          <w:color w:val="000000"/>
          <w:sz w:val="24"/>
          <w:rPrChange w:id="2272" w:author="Charlotte Devitre" w:date="2024-08-07T15:38:00Z">
            <w:rPr>
              <w:rFonts w:ascii="Times New Roman" w:hAnsi="Times New Roman"/>
            </w:rPr>
          </w:rPrChange>
        </w:rPr>
        <w:t xml:space="preserve">Duan, Z. &amp; Zhang, Z. (2006). Equation of state of the H2O, CO2, and H2O–CO2 systems up to 10 GPa and 2573.15K: Molecular dynamics simulations with ab initio potential surface. </w:t>
      </w:r>
      <w:r w:rsidRPr="00A233F4">
        <w:rPr>
          <w:rFonts w:ascii="Times New Roman" w:hAnsi="Times New Roman"/>
          <w:i/>
          <w:color w:val="000000"/>
          <w:sz w:val="24"/>
          <w:rPrChange w:id="2273" w:author="Charlotte Devitre" w:date="2024-08-07T15:38:00Z">
            <w:rPr>
              <w:rFonts w:ascii="Times New Roman" w:hAnsi="Times New Roman"/>
              <w:i/>
              <w:lang w:val="es-CR"/>
            </w:rPr>
          </w:rPrChange>
        </w:rPr>
        <w:t>Geochimica et Cosmochimica Acta</w:t>
      </w:r>
      <w:r w:rsidRPr="00A233F4">
        <w:rPr>
          <w:rFonts w:ascii="Times New Roman" w:hAnsi="Times New Roman"/>
          <w:color w:val="000000"/>
          <w:sz w:val="24"/>
          <w:rPrChange w:id="2274" w:author="Charlotte Devitre" w:date="2024-08-07T15:38:00Z">
            <w:rPr>
              <w:rFonts w:ascii="Times New Roman" w:hAnsi="Times New Roman"/>
              <w:lang w:val="es-CR"/>
            </w:rPr>
          </w:rPrChange>
        </w:rPr>
        <w:t xml:space="preserve"> </w:t>
      </w:r>
      <w:r w:rsidRPr="00A233F4">
        <w:rPr>
          <w:rFonts w:ascii="Times New Roman" w:hAnsi="Times New Roman"/>
          <w:b/>
          <w:color w:val="000000"/>
          <w:sz w:val="24"/>
          <w:rPrChange w:id="2275" w:author="Charlotte Devitre" w:date="2024-08-07T15:38:00Z">
            <w:rPr>
              <w:rFonts w:ascii="Times New Roman" w:hAnsi="Times New Roman"/>
              <w:b/>
              <w:lang w:val="es-CR"/>
            </w:rPr>
          </w:rPrChange>
        </w:rPr>
        <w:t>70</w:t>
      </w:r>
      <w:r w:rsidRPr="00A233F4">
        <w:rPr>
          <w:rFonts w:ascii="Times New Roman" w:hAnsi="Times New Roman"/>
          <w:color w:val="000000"/>
          <w:sz w:val="24"/>
          <w:rPrChange w:id="2276" w:author="Charlotte Devitre" w:date="2024-08-07T15:38:00Z">
            <w:rPr>
              <w:rFonts w:ascii="Times New Roman" w:hAnsi="Times New Roman"/>
              <w:lang w:val="es-CR"/>
            </w:rPr>
          </w:rPrChange>
        </w:rPr>
        <w:t>, 2311–2324.</w:t>
      </w:r>
    </w:p>
    <w:p w14:paraId="594A63A7" w14:textId="77777777" w:rsidR="00A233F4" w:rsidRPr="00A233F4" w:rsidRDefault="00A233F4" w:rsidP="00A233F4">
      <w:pPr>
        <w:pStyle w:val="Bibliography"/>
        <w:rPr>
          <w:rFonts w:ascii="Times New Roman" w:hAnsi="Times New Roman"/>
          <w:color w:val="000000"/>
          <w:sz w:val="24"/>
          <w:rPrChange w:id="2277" w:author="Charlotte Devitre" w:date="2024-08-07T15:38:00Z">
            <w:rPr>
              <w:rFonts w:ascii="Times New Roman" w:hAnsi="Times New Roman"/>
            </w:rPr>
          </w:rPrChange>
        </w:rPr>
      </w:pPr>
      <w:r w:rsidRPr="00A233F4">
        <w:rPr>
          <w:rFonts w:ascii="Times New Roman" w:hAnsi="Times New Roman"/>
          <w:color w:val="000000"/>
          <w:sz w:val="24"/>
          <w:rPrChange w:id="2278" w:author="Charlotte Devitre" w:date="2024-08-07T15:38:00Z">
            <w:rPr>
              <w:rFonts w:ascii="Times New Roman" w:hAnsi="Times New Roman"/>
              <w:lang w:val="es-CR"/>
            </w:rPr>
          </w:rPrChange>
        </w:rPr>
        <w:t xml:space="preserve">Esposito, R., Badescu, K., Boyce, J. W. &amp; Frezzotti, M.-L. (2023). </w:t>
      </w:r>
      <w:r w:rsidRPr="00A233F4">
        <w:rPr>
          <w:rFonts w:ascii="Times New Roman" w:hAnsi="Times New Roman"/>
          <w:color w:val="000000"/>
          <w:sz w:val="24"/>
          <w:rPrChange w:id="2279" w:author="Charlotte Devitre" w:date="2024-08-07T15:38:00Z">
            <w:rPr>
              <w:rFonts w:ascii="Times New Roman" w:hAnsi="Times New Roman"/>
            </w:rPr>
          </w:rPrChange>
        </w:rPr>
        <w:t xml:space="preserve">Chemical characterization of a magma recharging and mixing before an eruption: Insights from chronologically constrained melt inclusions. </w:t>
      </w:r>
      <w:r w:rsidRPr="00A233F4">
        <w:rPr>
          <w:rFonts w:ascii="Times New Roman" w:hAnsi="Times New Roman"/>
          <w:i/>
          <w:color w:val="000000"/>
          <w:sz w:val="24"/>
          <w:rPrChange w:id="2280" w:author="Charlotte Devitre" w:date="2024-08-07T15:38:00Z">
            <w:rPr>
              <w:rFonts w:ascii="Times New Roman" w:hAnsi="Times New Roman"/>
              <w:i/>
            </w:rPr>
          </w:rPrChange>
        </w:rPr>
        <w:t>Lithos</w:t>
      </w:r>
      <w:r w:rsidRPr="00A233F4">
        <w:rPr>
          <w:rFonts w:ascii="Times New Roman" w:hAnsi="Times New Roman"/>
          <w:color w:val="000000"/>
          <w:sz w:val="24"/>
          <w:rPrChange w:id="2281" w:author="Charlotte Devitre" w:date="2024-08-07T15:38:00Z">
            <w:rPr>
              <w:rFonts w:ascii="Times New Roman" w:hAnsi="Times New Roman"/>
            </w:rPr>
          </w:rPrChange>
        </w:rPr>
        <w:t xml:space="preserve"> </w:t>
      </w:r>
      <w:r w:rsidRPr="00A233F4">
        <w:rPr>
          <w:rFonts w:ascii="Times New Roman" w:hAnsi="Times New Roman"/>
          <w:b/>
          <w:color w:val="000000"/>
          <w:sz w:val="24"/>
          <w:rPrChange w:id="2282" w:author="Charlotte Devitre" w:date="2024-08-07T15:38:00Z">
            <w:rPr>
              <w:rFonts w:ascii="Times New Roman" w:hAnsi="Times New Roman"/>
              <w:b/>
            </w:rPr>
          </w:rPrChange>
        </w:rPr>
        <w:t>456–457</w:t>
      </w:r>
      <w:r w:rsidRPr="00A233F4">
        <w:rPr>
          <w:rFonts w:ascii="Times New Roman" w:hAnsi="Times New Roman"/>
          <w:color w:val="000000"/>
          <w:sz w:val="24"/>
          <w:rPrChange w:id="2283" w:author="Charlotte Devitre" w:date="2024-08-07T15:38:00Z">
            <w:rPr>
              <w:rFonts w:ascii="Times New Roman" w:hAnsi="Times New Roman"/>
            </w:rPr>
          </w:rPrChange>
        </w:rPr>
        <w:t>, 107301.</w:t>
      </w:r>
    </w:p>
    <w:p w14:paraId="15DDEF56" w14:textId="77777777" w:rsidR="00A233F4" w:rsidRPr="00A233F4" w:rsidRDefault="00A233F4" w:rsidP="00A233F4">
      <w:pPr>
        <w:pStyle w:val="Bibliography"/>
        <w:rPr>
          <w:ins w:id="2284" w:author="Charlotte Devitre" w:date="2024-08-07T15:38:00Z"/>
          <w:rFonts w:ascii="Times New Roman" w:hAnsi="Times New Roman" w:cs="Times New Roman"/>
          <w:color w:val="000000"/>
          <w:sz w:val="24"/>
        </w:rPr>
      </w:pPr>
      <w:ins w:id="2285" w:author="Charlotte Devitre" w:date="2024-08-07T15:38:00Z">
        <w:r w:rsidRPr="00A233F4">
          <w:rPr>
            <w:rFonts w:ascii="Times New Roman" w:hAnsi="Times New Roman" w:cs="Times New Roman"/>
            <w:color w:val="000000"/>
            <w:sz w:val="24"/>
          </w:rPr>
          <w:t xml:space="preserve">Fall, A., Tattitch, B. &amp; Bodnar, R. J. (2011). Combined microthermometric and Raman spectroscopic technique to determine the salinity of H2O–CO2–NaCl fluid inclusions based on clathrate melting.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951–964.</w:t>
        </w:r>
      </w:ins>
    </w:p>
    <w:p w14:paraId="7E337EC5" w14:textId="77777777" w:rsidR="00A233F4" w:rsidRPr="00A233F4" w:rsidRDefault="00A233F4" w:rsidP="00A233F4">
      <w:pPr>
        <w:pStyle w:val="Bibliography"/>
        <w:rPr>
          <w:ins w:id="2286" w:author="Charlotte Devitre" w:date="2024-08-07T15:38:00Z"/>
          <w:rFonts w:ascii="Times New Roman" w:hAnsi="Times New Roman" w:cs="Times New Roman"/>
          <w:color w:val="000000"/>
          <w:sz w:val="24"/>
        </w:rPr>
      </w:pPr>
      <w:ins w:id="2287" w:author="Charlotte Devitre" w:date="2024-08-07T15:38:00Z">
        <w:r w:rsidRPr="00A233F4">
          <w:rPr>
            <w:rFonts w:ascii="Times New Roman" w:hAnsi="Times New Roman" w:cs="Times New Roman"/>
            <w:color w:val="000000"/>
            <w:sz w:val="24"/>
          </w:rPr>
          <w:t xml:space="preserve">Frezzotti, M. L., Ferrando, S., Tecce, F. &amp; Castelli, D. (2012). Water content and nature of solutes in shallow-mantle fluids from fluid inclusions.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351–352</w:t>
        </w:r>
        <w:r w:rsidRPr="00A233F4">
          <w:rPr>
            <w:rFonts w:ascii="Times New Roman" w:hAnsi="Times New Roman" w:cs="Times New Roman"/>
            <w:color w:val="000000"/>
            <w:sz w:val="24"/>
          </w:rPr>
          <w:t>, 70–83.</w:t>
        </w:r>
      </w:ins>
    </w:p>
    <w:p w14:paraId="1893452E" w14:textId="77777777" w:rsidR="00A233F4" w:rsidRPr="00A233F4" w:rsidRDefault="00A233F4" w:rsidP="00A233F4">
      <w:pPr>
        <w:pStyle w:val="Bibliography"/>
        <w:rPr>
          <w:ins w:id="2288" w:author="Charlotte Devitre" w:date="2024-08-07T15:38:00Z"/>
          <w:rFonts w:ascii="Times New Roman" w:hAnsi="Times New Roman" w:cs="Times New Roman"/>
          <w:color w:val="000000"/>
          <w:sz w:val="24"/>
        </w:rPr>
      </w:pPr>
      <w:ins w:id="2289" w:author="Charlotte Devitre" w:date="2024-08-07T15:38:00Z">
        <w:r w:rsidRPr="00A233F4">
          <w:rPr>
            <w:rFonts w:ascii="Times New Roman" w:hAnsi="Times New Roman" w:cs="Times New Roman"/>
            <w:color w:val="000000"/>
            <w:sz w:val="24"/>
          </w:rPr>
          <w:t xml:space="preserve">Frezzotti, M. L., Peccerillo, A. &amp; Bonelli, R. (2003). Magma ascent rates and depths of crustal magma reservoirs beneath the Aeolian volcanic Arc (Italy): Inferences from fluid and melt inclusions in xenoliths. In: De Vivo, B. &amp; Bodnar, R. J. (eds) </w:t>
        </w:r>
        <w:r w:rsidRPr="00A233F4">
          <w:rPr>
            <w:rFonts w:ascii="Times New Roman" w:hAnsi="Times New Roman" w:cs="Times New Roman"/>
            <w:i/>
            <w:iCs/>
            <w:color w:val="000000"/>
            <w:sz w:val="24"/>
          </w:rPr>
          <w:t>Developments in Volcanology</w:t>
        </w:r>
        <w:r w:rsidRPr="00A233F4">
          <w:rPr>
            <w:rFonts w:ascii="Times New Roman" w:hAnsi="Times New Roman" w:cs="Times New Roman"/>
            <w:color w:val="000000"/>
            <w:sz w:val="24"/>
          </w:rPr>
          <w:t>. Elsevier, 185–205.</w:t>
        </w:r>
      </w:ins>
    </w:p>
    <w:p w14:paraId="64D1A1B1" w14:textId="77777777" w:rsidR="00A233F4" w:rsidRPr="00A233F4" w:rsidRDefault="00A233F4" w:rsidP="00A233F4">
      <w:pPr>
        <w:pStyle w:val="Bibliography"/>
        <w:rPr>
          <w:rFonts w:ascii="Times New Roman" w:hAnsi="Times New Roman"/>
          <w:color w:val="000000"/>
          <w:sz w:val="24"/>
          <w:rPrChange w:id="2290" w:author="Charlotte Devitre" w:date="2024-08-07T15:38:00Z">
            <w:rPr>
              <w:rFonts w:ascii="Times New Roman" w:hAnsi="Times New Roman"/>
            </w:rPr>
          </w:rPrChange>
        </w:rPr>
      </w:pPr>
      <w:r w:rsidRPr="00A233F4">
        <w:rPr>
          <w:rFonts w:ascii="Times New Roman" w:hAnsi="Times New Roman"/>
          <w:color w:val="000000"/>
          <w:sz w:val="24"/>
          <w:rPrChange w:id="2291" w:author="Charlotte Devitre" w:date="2024-08-07T15:38:00Z">
            <w:rPr>
              <w:rFonts w:ascii="Times New Roman" w:hAnsi="Times New Roman"/>
            </w:rPr>
          </w:rPrChange>
        </w:rPr>
        <w:t xml:space="preserve">Gansecki, C., Lee, R. L., Shea, T., Lundblad, S. P., Hon, K. &amp; Parcheta, C. (2019). The tangled tale of Kīlauea’s 2018 eruption as told by geochemical monitoring. </w:t>
      </w:r>
      <w:r w:rsidRPr="00A233F4">
        <w:rPr>
          <w:rFonts w:ascii="Times New Roman" w:hAnsi="Times New Roman"/>
          <w:i/>
          <w:color w:val="000000"/>
          <w:sz w:val="24"/>
          <w:rPrChange w:id="2292" w:author="Charlotte Devitre" w:date="2024-08-07T15:38:00Z">
            <w:rPr>
              <w:rFonts w:ascii="Times New Roman" w:hAnsi="Times New Roman"/>
              <w:i/>
            </w:rPr>
          </w:rPrChange>
        </w:rPr>
        <w:t>Science</w:t>
      </w:r>
      <w:r w:rsidRPr="00A233F4">
        <w:rPr>
          <w:rFonts w:ascii="Times New Roman" w:hAnsi="Times New Roman"/>
          <w:color w:val="000000"/>
          <w:sz w:val="24"/>
          <w:rPrChange w:id="2293"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294" w:author="Charlotte Devitre" w:date="2024-08-07T15:38:00Z">
            <w:rPr>
              <w:rFonts w:ascii="Times New Roman" w:hAnsi="Times New Roman"/>
              <w:b/>
            </w:rPr>
          </w:rPrChange>
        </w:rPr>
        <w:t>366</w:t>
      </w:r>
      <w:r w:rsidRPr="00A233F4">
        <w:rPr>
          <w:rFonts w:ascii="Times New Roman" w:hAnsi="Times New Roman"/>
          <w:color w:val="000000"/>
          <w:sz w:val="24"/>
          <w:rPrChange w:id="2295" w:author="Charlotte Devitre" w:date="2024-08-07T15:38:00Z">
            <w:rPr>
              <w:rFonts w:ascii="Times New Roman" w:hAnsi="Times New Roman"/>
            </w:rPr>
          </w:rPrChange>
        </w:rPr>
        <w:t>, eaaz0147.</w:t>
      </w:r>
    </w:p>
    <w:p w14:paraId="5934F50A" w14:textId="77777777" w:rsidR="00A233F4" w:rsidRPr="00A233F4" w:rsidRDefault="00A233F4" w:rsidP="00A233F4">
      <w:pPr>
        <w:pStyle w:val="Bibliography"/>
        <w:rPr>
          <w:rFonts w:ascii="Times New Roman" w:hAnsi="Times New Roman"/>
          <w:color w:val="000000"/>
          <w:sz w:val="24"/>
          <w:rPrChange w:id="2296" w:author="Charlotte Devitre" w:date="2024-08-07T15:38:00Z">
            <w:rPr>
              <w:rFonts w:ascii="Times New Roman" w:hAnsi="Times New Roman"/>
            </w:rPr>
          </w:rPrChange>
        </w:rPr>
      </w:pPr>
      <w:r w:rsidRPr="00A233F4">
        <w:rPr>
          <w:rFonts w:ascii="Times New Roman" w:hAnsi="Times New Roman"/>
          <w:color w:val="000000"/>
          <w:sz w:val="24"/>
          <w:rPrChange w:id="2297" w:author="Charlotte Devitre" w:date="2024-08-07T15:38:00Z">
            <w:rPr>
              <w:rFonts w:ascii="Times New Roman" w:hAnsi="Times New Roman"/>
            </w:rPr>
          </w:rPrChange>
        </w:rPr>
        <w:t xml:space="preserve">Ghiorso, M. S. &amp; Gualda, G. A. R. (2015). An H2O–CO2 mixed fluid saturation model compatible with rhyolite-MELTS. </w:t>
      </w:r>
      <w:r w:rsidRPr="00A233F4">
        <w:rPr>
          <w:rFonts w:ascii="Times New Roman" w:hAnsi="Times New Roman"/>
          <w:i/>
          <w:color w:val="000000"/>
          <w:sz w:val="24"/>
          <w:rPrChange w:id="2298" w:author="Charlotte Devitre" w:date="2024-08-07T15:38:00Z">
            <w:rPr>
              <w:rFonts w:ascii="Times New Roman" w:hAnsi="Times New Roman"/>
              <w:i/>
            </w:rPr>
          </w:rPrChange>
        </w:rPr>
        <w:t>Contributions to Mineralogy and Petrology</w:t>
      </w:r>
      <w:r w:rsidRPr="00A233F4">
        <w:rPr>
          <w:rFonts w:ascii="Times New Roman" w:hAnsi="Times New Roman"/>
          <w:color w:val="000000"/>
          <w:sz w:val="24"/>
          <w:rPrChange w:id="2299" w:author="Charlotte Devitre" w:date="2024-08-07T15:38:00Z">
            <w:rPr>
              <w:rFonts w:ascii="Times New Roman" w:hAnsi="Times New Roman"/>
            </w:rPr>
          </w:rPrChange>
        </w:rPr>
        <w:t xml:space="preserve"> </w:t>
      </w:r>
      <w:r w:rsidRPr="00A233F4">
        <w:rPr>
          <w:rFonts w:ascii="Times New Roman" w:hAnsi="Times New Roman"/>
          <w:b/>
          <w:color w:val="000000"/>
          <w:sz w:val="24"/>
          <w:rPrChange w:id="2300" w:author="Charlotte Devitre" w:date="2024-08-07T15:38:00Z">
            <w:rPr>
              <w:rFonts w:ascii="Times New Roman" w:hAnsi="Times New Roman"/>
              <w:b/>
            </w:rPr>
          </w:rPrChange>
        </w:rPr>
        <w:t>169</w:t>
      </w:r>
      <w:r w:rsidRPr="00A233F4">
        <w:rPr>
          <w:rFonts w:ascii="Times New Roman" w:hAnsi="Times New Roman"/>
          <w:color w:val="000000"/>
          <w:sz w:val="24"/>
          <w:rPrChange w:id="2301" w:author="Charlotte Devitre" w:date="2024-08-07T15:38:00Z">
            <w:rPr>
              <w:rFonts w:ascii="Times New Roman" w:hAnsi="Times New Roman"/>
            </w:rPr>
          </w:rPrChange>
        </w:rPr>
        <w:t>, 53.</w:t>
      </w:r>
    </w:p>
    <w:p w14:paraId="5FA9767E" w14:textId="77777777" w:rsidR="00A233F4" w:rsidRPr="00A233F4" w:rsidRDefault="00A233F4" w:rsidP="00A233F4">
      <w:pPr>
        <w:pStyle w:val="Bibliography"/>
        <w:rPr>
          <w:ins w:id="2302" w:author="Charlotte Devitre" w:date="2024-08-07T15:38:00Z"/>
          <w:rFonts w:ascii="Times New Roman" w:hAnsi="Times New Roman" w:cs="Times New Roman"/>
          <w:color w:val="000000"/>
          <w:sz w:val="24"/>
        </w:rPr>
      </w:pPr>
      <w:ins w:id="2303" w:author="Charlotte Devitre" w:date="2024-08-07T15:38:00Z">
        <w:r w:rsidRPr="00A233F4">
          <w:rPr>
            <w:rFonts w:ascii="Times New Roman" w:hAnsi="Times New Roman" w:cs="Times New Roman"/>
            <w:color w:val="000000"/>
            <w:sz w:val="24"/>
          </w:rPr>
          <w:t xml:space="preserve">Hansteen, T. H., Andersen, T., Neumann, E.-R. &amp; Jelsma, H. (1991). Fluid and silicate glass inclusions in ultramafic and mafic xenoliths from Hierro, Canary Islands: implications for mantle metasomatism.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107</w:t>
        </w:r>
        <w:r w:rsidRPr="00A233F4">
          <w:rPr>
            <w:rFonts w:ascii="Times New Roman" w:hAnsi="Times New Roman" w:cs="Times New Roman"/>
            <w:color w:val="000000"/>
            <w:sz w:val="24"/>
          </w:rPr>
          <w:t>, 242–254.</w:t>
        </w:r>
      </w:ins>
    </w:p>
    <w:p w14:paraId="0333B544" w14:textId="77777777" w:rsidR="00A233F4" w:rsidRPr="00A233F4" w:rsidRDefault="00A233F4" w:rsidP="00A233F4">
      <w:pPr>
        <w:pStyle w:val="Bibliography"/>
        <w:rPr>
          <w:ins w:id="2304" w:author="Charlotte Devitre" w:date="2024-08-07T15:38:00Z"/>
          <w:rFonts w:ascii="Times New Roman" w:hAnsi="Times New Roman" w:cs="Times New Roman"/>
          <w:color w:val="000000"/>
          <w:sz w:val="24"/>
        </w:rPr>
      </w:pPr>
      <w:ins w:id="2305" w:author="Charlotte Devitre" w:date="2024-08-07T15:38:00Z">
        <w:r w:rsidRPr="00A233F4">
          <w:rPr>
            <w:rFonts w:ascii="Times New Roman" w:hAnsi="Times New Roman" w:cs="Times New Roman"/>
            <w:color w:val="000000"/>
            <w:sz w:val="24"/>
          </w:rPr>
          <w:t xml:space="preserve">Hansteen, T. H. &amp; Klügel, A. (2008). Fluid Inclusion Thermobarometry as a Tracer for Magmatic Processes. </w:t>
        </w:r>
        <w:r w:rsidRPr="00A233F4">
          <w:rPr>
            <w:rFonts w:ascii="Times New Roman" w:hAnsi="Times New Roman" w:cs="Times New Roman"/>
            <w:i/>
            <w:iCs/>
            <w:color w:val="000000"/>
            <w:sz w:val="24"/>
          </w:rPr>
          <w:t>Reviews in Mineralogy and Geochemistry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69</w:t>
        </w:r>
        <w:r w:rsidRPr="00A233F4">
          <w:rPr>
            <w:rFonts w:ascii="Times New Roman" w:hAnsi="Times New Roman" w:cs="Times New Roman"/>
            <w:color w:val="000000"/>
            <w:sz w:val="24"/>
          </w:rPr>
          <w:t>, 143–177.</w:t>
        </w:r>
      </w:ins>
    </w:p>
    <w:p w14:paraId="71BD9DFC" w14:textId="77777777" w:rsidR="00A233F4" w:rsidRPr="00A233F4" w:rsidRDefault="00A233F4" w:rsidP="00A233F4">
      <w:pPr>
        <w:pStyle w:val="Bibliography"/>
        <w:rPr>
          <w:ins w:id="2306" w:author="Charlotte Devitre" w:date="2024-08-07T15:38:00Z"/>
          <w:rFonts w:ascii="Times New Roman" w:hAnsi="Times New Roman" w:cs="Times New Roman"/>
          <w:color w:val="000000"/>
          <w:sz w:val="24"/>
        </w:rPr>
      </w:pPr>
      <w:ins w:id="2307" w:author="Charlotte Devitre" w:date="2024-08-07T15:38:00Z">
        <w:r w:rsidRPr="00A233F4">
          <w:rPr>
            <w:rFonts w:ascii="Times New Roman" w:hAnsi="Times New Roman" w:cs="Times New Roman"/>
            <w:color w:val="000000"/>
            <w:sz w:val="24"/>
          </w:rPr>
          <w:t xml:space="preserve">Hansteen, T. H., Klügel, A. &amp; Schmincke, H.-U. (1998). Multi-stage magma ascent beneath the Canary Islands: evidence from fluid inclusions.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132</w:t>
        </w:r>
        <w:r w:rsidRPr="00A233F4">
          <w:rPr>
            <w:rFonts w:ascii="Times New Roman" w:hAnsi="Times New Roman" w:cs="Times New Roman"/>
            <w:color w:val="000000"/>
            <w:sz w:val="24"/>
          </w:rPr>
          <w:t>, 48–64.</w:t>
        </w:r>
      </w:ins>
    </w:p>
    <w:p w14:paraId="1262B3CE" w14:textId="77777777" w:rsidR="00A233F4" w:rsidRPr="00A233F4" w:rsidRDefault="00A233F4" w:rsidP="00A233F4">
      <w:pPr>
        <w:pStyle w:val="Bibliography"/>
        <w:rPr>
          <w:rFonts w:ascii="Times New Roman" w:hAnsi="Times New Roman"/>
          <w:color w:val="000000"/>
          <w:sz w:val="24"/>
          <w:rPrChange w:id="2308" w:author="Charlotte Devitre" w:date="2024-08-07T15:38:00Z">
            <w:rPr>
              <w:rFonts w:ascii="Times New Roman" w:hAnsi="Times New Roman"/>
            </w:rPr>
          </w:rPrChange>
        </w:rPr>
      </w:pPr>
      <w:r w:rsidRPr="00A233F4">
        <w:rPr>
          <w:rFonts w:ascii="Times New Roman" w:hAnsi="Times New Roman"/>
          <w:color w:val="000000"/>
          <w:sz w:val="24"/>
          <w:rPrChange w:id="2309" w:author="Charlotte Devitre" w:date="2024-08-07T15:38:00Z">
            <w:rPr>
              <w:rFonts w:ascii="Times New Roman" w:hAnsi="Times New Roman"/>
            </w:rPr>
          </w:rPrChange>
        </w:rPr>
        <w:t xml:space="preserve">Helz, R. T., Clague, D. A., Sisson, T. W. &amp; Thornber, C. R. (2014). </w:t>
      </w:r>
      <w:r w:rsidRPr="00A233F4">
        <w:rPr>
          <w:rFonts w:ascii="Times New Roman" w:hAnsi="Times New Roman"/>
          <w:i/>
          <w:color w:val="000000"/>
          <w:sz w:val="24"/>
          <w:rPrChange w:id="2310" w:author="Charlotte Devitre" w:date="2024-08-07T15:38:00Z">
            <w:rPr>
              <w:rFonts w:ascii="Times New Roman" w:hAnsi="Times New Roman"/>
              <w:i/>
            </w:rPr>
          </w:rPrChange>
        </w:rPr>
        <w:t>Petrologic insights into basaltic volcanism at historically active Hawaiian volcanoes</w:t>
      </w:r>
      <w:r w:rsidRPr="00A233F4">
        <w:rPr>
          <w:rFonts w:ascii="Times New Roman" w:hAnsi="Times New Roman"/>
          <w:color w:val="000000"/>
          <w:sz w:val="24"/>
          <w:rPrChange w:id="2311" w:author="Charlotte Devitre" w:date="2024-08-07T15:38:00Z">
            <w:rPr>
              <w:rFonts w:ascii="Times New Roman" w:hAnsi="Times New Roman"/>
            </w:rPr>
          </w:rPrChange>
        </w:rPr>
        <w:t xml:space="preserve">. </w:t>
      </w:r>
      <w:r w:rsidRPr="00A233F4">
        <w:rPr>
          <w:rFonts w:ascii="Times New Roman" w:hAnsi="Times New Roman"/>
          <w:i/>
          <w:color w:val="000000"/>
          <w:sz w:val="24"/>
          <w:rPrChange w:id="2312" w:author="Charlotte Devitre" w:date="2024-08-07T15:38:00Z">
            <w:rPr>
              <w:rFonts w:ascii="Times New Roman" w:hAnsi="Times New Roman"/>
              <w:i/>
            </w:rPr>
          </w:rPrChange>
        </w:rPr>
        <w:t>Characteristics of Hawaiian volcanoes</w:t>
      </w:r>
      <w:r w:rsidRPr="00A233F4">
        <w:rPr>
          <w:rFonts w:ascii="Times New Roman" w:hAnsi="Times New Roman"/>
          <w:color w:val="000000"/>
          <w:sz w:val="24"/>
          <w:rPrChange w:id="2313" w:author="Charlotte Devitre" w:date="2024-08-07T15:38:00Z">
            <w:rPr>
              <w:rFonts w:ascii="Times New Roman" w:hAnsi="Times New Roman"/>
            </w:rPr>
          </w:rPrChange>
        </w:rPr>
        <w:t>. US Geological Survey, Professional Papers, 237–294.</w:t>
      </w:r>
    </w:p>
    <w:p w14:paraId="6F98956A" w14:textId="77777777" w:rsidR="00A233F4" w:rsidRPr="00A233F4" w:rsidRDefault="00A233F4" w:rsidP="00A233F4">
      <w:pPr>
        <w:pStyle w:val="Bibliography"/>
        <w:rPr>
          <w:ins w:id="2314" w:author="Charlotte Devitre" w:date="2024-08-07T15:38:00Z"/>
          <w:rFonts w:ascii="Times New Roman" w:hAnsi="Times New Roman" w:cs="Times New Roman"/>
          <w:color w:val="000000"/>
          <w:sz w:val="24"/>
        </w:rPr>
      </w:pPr>
      <w:ins w:id="2315" w:author="Charlotte Devitre" w:date="2024-08-07T15:38:00Z">
        <w:r w:rsidRPr="00A233F4">
          <w:rPr>
            <w:rFonts w:ascii="Times New Roman" w:hAnsi="Times New Roman" w:cs="Times New Roman"/>
            <w:color w:val="000000"/>
            <w:sz w:val="24"/>
          </w:rPr>
          <w:t xml:space="preserve">Hildner, E., Klügel, A. &amp; Hansteen, T. H. (2012). Barometry of lavas from the 1951 eruption of Fogo, Cape Verde Islands: Implications for historic and prehistoric magma plumbing systems.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217–218</w:t>
        </w:r>
        <w:r w:rsidRPr="00A233F4">
          <w:rPr>
            <w:rFonts w:ascii="Times New Roman" w:hAnsi="Times New Roman" w:cs="Times New Roman"/>
            <w:color w:val="000000"/>
            <w:sz w:val="24"/>
          </w:rPr>
          <w:t>, 73–90.</w:t>
        </w:r>
      </w:ins>
    </w:p>
    <w:p w14:paraId="4BA8EA75" w14:textId="77777777" w:rsidR="00A233F4" w:rsidRPr="00A233F4" w:rsidRDefault="00A233F4" w:rsidP="00A233F4">
      <w:pPr>
        <w:pStyle w:val="Bibliography"/>
        <w:rPr>
          <w:ins w:id="2316" w:author="Charlotte Devitre" w:date="2024-08-07T15:38:00Z"/>
          <w:rFonts w:ascii="Times New Roman" w:hAnsi="Times New Roman" w:cs="Times New Roman"/>
          <w:color w:val="000000"/>
          <w:sz w:val="24"/>
        </w:rPr>
      </w:pPr>
      <w:ins w:id="2317" w:author="Charlotte Devitre" w:date="2024-08-07T15:38:00Z">
        <w:r w:rsidRPr="00A233F4">
          <w:rPr>
            <w:rFonts w:ascii="Times New Roman" w:hAnsi="Times New Roman" w:cs="Times New Roman"/>
            <w:color w:val="000000"/>
            <w:sz w:val="24"/>
          </w:rPr>
          <w:t xml:space="preserve">Hildner, E., Klügel, A. &amp; Hauff, F. (2011). Magma storage and ascent during the 1995 eruption of Fogo, Cape Verde Archipelago.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162</w:t>
        </w:r>
        <w:r w:rsidRPr="00A233F4">
          <w:rPr>
            <w:rFonts w:ascii="Times New Roman" w:hAnsi="Times New Roman" w:cs="Times New Roman"/>
            <w:color w:val="000000"/>
            <w:sz w:val="24"/>
          </w:rPr>
          <w:t>, 751.</w:t>
        </w:r>
      </w:ins>
    </w:p>
    <w:p w14:paraId="2A377A60" w14:textId="77777777" w:rsidR="00A233F4" w:rsidRPr="00A233F4" w:rsidRDefault="00A233F4" w:rsidP="00A233F4">
      <w:pPr>
        <w:pStyle w:val="Bibliography"/>
        <w:rPr>
          <w:rFonts w:ascii="Times New Roman" w:hAnsi="Times New Roman"/>
          <w:color w:val="000000"/>
          <w:sz w:val="24"/>
          <w:rPrChange w:id="2318" w:author="Charlotte Devitre" w:date="2024-08-07T15:38:00Z">
            <w:rPr>
              <w:rFonts w:ascii="Times New Roman" w:hAnsi="Times New Roman"/>
            </w:rPr>
          </w:rPrChange>
        </w:rPr>
      </w:pPr>
      <w:r w:rsidRPr="00A233F4">
        <w:rPr>
          <w:rFonts w:ascii="Times New Roman" w:hAnsi="Times New Roman"/>
          <w:color w:val="000000"/>
          <w:sz w:val="24"/>
          <w:rPrChange w:id="2319" w:author="Charlotte Devitre" w:date="2024-08-07T15:38:00Z">
            <w:rPr>
              <w:rFonts w:ascii="Times New Roman" w:hAnsi="Times New Roman"/>
            </w:rPr>
          </w:rPrChange>
        </w:rPr>
        <w:t xml:space="preserve">Iacovino, K., Matthews, S., Wieser, P. E., Moore, G. M. &amp; Bégué, F. (2021). VESIcal Part I: An Open-Source Thermodynamic Model Engine for Mixed Volatile (H2O-CO2) Solubility in Silicate Melts. </w:t>
      </w:r>
      <w:r w:rsidRPr="00A233F4">
        <w:rPr>
          <w:rFonts w:ascii="Times New Roman" w:hAnsi="Times New Roman"/>
          <w:i/>
          <w:color w:val="000000"/>
          <w:sz w:val="24"/>
          <w:rPrChange w:id="2320" w:author="Charlotte Devitre" w:date="2024-08-07T15:38:00Z">
            <w:rPr>
              <w:rFonts w:ascii="Times New Roman" w:hAnsi="Times New Roman"/>
              <w:i/>
            </w:rPr>
          </w:rPrChange>
        </w:rPr>
        <w:t>Earth and Space Science</w:t>
      </w:r>
      <w:r w:rsidRPr="00A233F4">
        <w:rPr>
          <w:rFonts w:ascii="Times New Roman" w:hAnsi="Times New Roman"/>
          <w:color w:val="000000"/>
          <w:sz w:val="24"/>
          <w:rPrChange w:id="2321" w:author="Charlotte Devitre" w:date="2024-08-07T15:38:00Z">
            <w:rPr>
              <w:rFonts w:ascii="Times New Roman" w:hAnsi="Times New Roman"/>
            </w:rPr>
          </w:rPrChange>
        </w:rPr>
        <w:t xml:space="preserve"> </w:t>
      </w:r>
      <w:r w:rsidRPr="00A233F4">
        <w:rPr>
          <w:rFonts w:ascii="Times New Roman" w:hAnsi="Times New Roman"/>
          <w:b/>
          <w:color w:val="000000"/>
          <w:sz w:val="24"/>
          <w:rPrChange w:id="2322" w:author="Charlotte Devitre" w:date="2024-08-07T15:38:00Z">
            <w:rPr>
              <w:rFonts w:ascii="Times New Roman" w:hAnsi="Times New Roman"/>
              <w:b/>
            </w:rPr>
          </w:rPrChange>
        </w:rPr>
        <w:t>8</w:t>
      </w:r>
      <w:r w:rsidRPr="00A233F4">
        <w:rPr>
          <w:rFonts w:ascii="Times New Roman" w:hAnsi="Times New Roman"/>
          <w:color w:val="000000"/>
          <w:sz w:val="24"/>
          <w:rPrChange w:id="2323" w:author="Charlotte Devitre" w:date="2024-08-07T15:38:00Z">
            <w:rPr>
              <w:rFonts w:ascii="Times New Roman" w:hAnsi="Times New Roman"/>
            </w:rPr>
          </w:rPrChange>
        </w:rPr>
        <w:t>, e2020EA001584.</w:t>
      </w:r>
    </w:p>
    <w:p w14:paraId="2D5E6F9F" w14:textId="77777777" w:rsidR="00A233F4" w:rsidRPr="00A233F4" w:rsidRDefault="00A233F4" w:rsidP="00A233F4">
      <w:pPr>
        <w:pStyle w:val="Bibliography"/>
        <w:rPr>
          <w:ins w:id="2324" w:author="Charlotte Devitre" w:date="2024-08-07T15:38:00Z"/>
          <w:rFonts w:ascii="Times New Roman" w:hAnsi="Times New Roman" w:cs="Times New Roman"/>
          <w:color w:val="000000"/>
          <w:sz w:val="24"/>
        </w:rPr>
      </w:pPr>
      <w:ins w:id="2325" w:author="Charlotte Devitre" w:date="2024-08-07T15:38:00Z">
        <w:r w:rsidRPr="00A233F4">
          <w:rPr>
            <w:rFonts w:ascii="Times New Roman" w:hAnsi="Times New Roman" w:cs="Times New Roman"/>
            <w:color w:val="000000"/>
            <w:sz w:val="24"/>
          </w:rPr>
          <w:t>Kawakami, Y., Yamamoto, J. &amp; Kagi, H. (2003). Micro-Raman Densimeter for CO</w:t>
        </w:r>
        <w:r w:rsidRPr="00A233F4">
          <w:rPr>
            <w:rFonts w:ascii="Times New Roman" w:hAnsi="Times New Roman" w:cs="Times New Roman"/>
            <w:color w:val="000000"/>
            <w:sz w:val="24"/>
            <w:vertAlign w:val="subscript"/>
          </w:rPr>
          <w:t>2</w:t>
        </w:r>
        <w:r w:rsidRPr="00A233F4">
          <w:rPr>
            <w:rFonts w:ascii="Times New Roman" w:hAnsi="Times New Roman" w:cs="Times New Roman"/>
            <w:color w:val="000000"/>
            <w:sz w:val="24"/>
          </w:rPr>
          <w:t xml:space="preserve"> Inclusions in Mantle-Derived Minerals. </w:t>
        </w:r>
        <w:r w:rsidRPr="00A233F4">
          <w:rPr>
            <w:rFonts w:ascii="Times New Roman" w:hAnsi="Times New Roman" w:cs="Times New Roman"/>
            <w:i/>
            <w:iCs/>
            <w:color w:val="000000"/>
            <w:sz w:val="24"/>
          </w:rPr>
          <w:t>Applied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57</w:t>
        </w:r>
        <w:r w:rsidRPr="00A233F4">
          <w:rPr>
            <w:rFonts w:ascii="Times New Roman" w:hAnsi="Times New Roman" w:cs="Times New Roman"/>
            <w:color w:val="000000"/>
            <w:sz w:val="24"/>
          </w:rPr>
          <w:t>, 1333–1339.</w:t>
        </w:r>
      </w:ins>
    </w:p>
    <w:p w14:paraId="1AECE9D3" w14:textId="77777777" w:rsidR="00A233F4" w:rsidRPr="00A233F4" w:rsidRDefault="00A233F4" w:rsidP="00A233F4">
      <w:pPr>
        <w:pStyle w:val="Bibliography"/>
        <w:rPr>
          <w:ins w:id="2326" w:author="Charlotte Devitre" w:date="2024-08-07T15:38:00Z"/>
          <w:rFonts w:ascii="Times New Roman" w:hAnsi="Times New Roman" w:cs="Times New Roman"/>
          <w:color w:val="000000"/>
          <w:sz w:val="24"/>
        </w:rPr>
      </w:pPr>
      <w:ins w:id="2327" w:author="Charlotte Devitre" w:date="2024-08-07T15:38:00Z">
        <w:r w:rsidRPr="00A233F4">
          <w:rPr>
            <w:rFonts w:ascii="Times New Roman" w:hAnsi="Times New Roman" w:cs="Times New Roman"/>
            <w:color w:val="000000"/>
            <w:sz w:val="24"/>
          </w:rPr>
          <w:t xml:space="preserve">Kirby, S. H. &amp; Green, H. W. (1980). Dunite xenoliths from Hualalai volcano: evidence for mantle diapiric flow beneath the island of Hawaii. </w:t>
        </w:r>
        <w:r w:rsidRPr="00A233F4">
          <w:rPr>
            <w:rFonts w:ascii="Times New Roman" w:hAnsi="Times New Roman" w:cs="Times New Roman"/>
            <w:i/>
            <w:iCs/>
            <w:color w:val="000000"/>
            <w:sz w:val="24"/>
          </w:rPr>
          <w:t>Amer. J. Sci., 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280</w:t>
        </w:r>
        <w:r w:rsidRPr="00A233F4">
          <w:rPr>
            <w:rFonts w:ascii="Times New Roman" w:hAnsi="Times New Roman" w:cs="Times New Roman"/>
            <w:color w:val="000000"/>
            <w:sz w:val="24"/>
          </w:rPr>
          <w:t>, 550–575.</w:t>
        </w:r>
      </w:ins>
    </w:p>
    <w:p w14:paraId="0DD30CF0" w14:textId="77777777" w:rsidR="00A233F4" w:rsidRPr="00A233F4" w:rsidRDefault="00A233F4" w:rsidP="00A233F4">
      <w:pPr>
        <w:pStyle w:val="Bibliography"/>
        <w:rPr>
          <w:ins w:id="2328" w:author="Charlotte Devitre" w:date="2024-08-07T15:38:00Z"/>
          <w:rFonts w:ascii="Times New Roman" w:hAnsi="Times New Roman" w:cs="Times New Roman"/>
          <w:color w:val="000000"/>
          <w:sz w:val="24"/>
        </w:rPr>
      </w:pPr>
      <w:ins w:id="2329" w:author="Charlotte Devitre" w:date="2024-08-07T15:38:00Z">
        <w:r w:rsidRPr="00A233F4">
          <w:rPr>
            <w:rFonts w:ascii="Times New Roman" w:hAnsi="Times New Roman" w:cs="Times New Roman"/>
            <w:color w:val="000000"/>
            <w:sz w:val="24"/>
          </w:rPr>
          <w:t xml:space="preserve">Klügel, A., Day, S., Schmid, M. &amp; Faria, B. (2020). Magma Plumbing During the 2014–2015 Eruption of Fogo (Cape Verde Islands). </w:t>
        </w:r>
        <w:r w:rsidRPr="00A233F4">
          <w:rPr>
            <w:rFonts w:ascii="Times New Roman" w:hAnsi="Times New Roman" w:cs="Times New Roman"/>
            <w:i/>
            <w:iCs/>
            <w:color w:val="000000"/>
            <w:sz w:val="24"/>
          </w:rPr>
          <w:t>Frontiers in Earth Science</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w:t>
        </w:r>
      </w:ins>
    </w:p>
    <w:p w14:paraId="74A3F906" w14:textId="77777777" w:rsidR="00A233F4" w:rsidRPr="00A233F4" w:rsidRDefault="00A233F4" w:rsidP="00A233F4">
      <w:pPr>
        <w:pStyle w:val="Bibliography"/>
        <w:rPr>
          <w:ins w:id="2330" w:author="Charlotte Devitre" w:date="2024-08-07T15:38:00Z"/>
          <w:rFonts w:ascii="Times New Roman" w:hAnsi="Times New Roman" w:cs="Times New Roman"/>
          <w:color w:val="000000"/>
          <w:sz w:val="24"/>
        </w:rPr>
      </w:pPr>
      <w:ins w:id="2331" w:author="Charlotte Devitre" w:date="2024-08-07T15:38:00Z">
        <w:r w:rsidRPr="00A233F4">
          <w:rPr>
            <w:rFonts w:ascii="Times New Roman" w:hAnsi="Times New Roman" w:cs="Times New Roman"/>
            <w:color w:val="000000"/>
            <w:sz w:val="24"/>
          </w:rPr>
          <w:t xml:space="preserve">Klügel, A., Hansteen, T. H. &amp; Galipp, K. (2005). Magma storage and underplating beneath Cumbre Vieja volcano, La Palma (Canary Islands).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236</w:t>
        </w:r>
        <w:r w:rsidRPr="00A233F4">
          <w:rPr>
            <w:rFonts w:ascii="Times New Roman" w:hAnsi="Times New Roman" w:cs="Times New Roman"/>
            <w:color w:val="000000"/>
            <w:sz w:val="24"/>
          </w:rPr>
          <w:t>, 211–226.</w:t>
        </w:r>
      </w:ins>
    </w:p>
    <w:p w14:paraId="519550F7" w14:textId="77777777" w:rsidR="00A233F4" w:rsidRPr="00A233F4" w:rsidRDefault="00A233F4" w:rsidP="00A233F4">
      <w:pPr>
        <w:pStyle w:val="Bibliography"/>
        <w:rPr>
          <w:ins w:id="2332" w:author="Charlotte Devitre" w:date="2024-08-07T15:38:00Z"/>
          <w:rFonts w:ascii="Times New Roman" w:hAnsi="Times New Roman" w:cs="Times New Roman"/>
          <w:color w:val="000000"/>
          <w:sz w:val="24"/>
        </w:rPr>
      </w:pPr>
      <w:ins w:id="2333" w:author="Charlotte Devitre" w:date="2024-08-07T15:38:00Z">
        <w:r w:rsidRPr="00A233F4">
          <w:rPr>
            <w:rFonts w:ascii="Times New Roman" w:hAnsi="Times New Roman" w:cs="Times New Roman"/>
            <w:color w:val="000000"/>
            <w:sz w:val="24"/>
          </w:rPr>
          <w:t xml:space="preserve">Ladenberger, A., Lazor, P. &amp; Michalik, M. (2009). CO2 fluid inclusions in mantle xenoliths from Lower Silesia (SW Poland): formation conditions and decompression history.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Citeseer </w:t>
        </w:r>
        <w:r w:rsidRPr="00A233F4">
          <w:rPr>
            <w:rFonts w:ascii="Times New Roman" w:hAnsi="Times New Roman" w:cs="Times New Roman"/>
            <w:b/>
            <w:bCs/>
            <w:color w:val="000000"/>
            <w:sz w:val="24"/>
          </w:rPr>
          <w:t>21</w:t>
        </w:r>
        <w:r w:rsidRPr="00A233F4">
          <w:rPr>
            <w:rFonts w:ascii="Times New Roman" w:hAnsi="Times New Roman" w:cs="Times New Roman"/>
            <w:color w:val="000000"/>
            <w:sz w:val="24"/>
          </w:rPr>
          <w:t>, 751.</w:t>
        </w:r>
      </w:ins>
    </w:p>
    <w:p w14:paraId="6850023F" w14:textId="77777777" w:rsidR="00A233F4" w:rsidRPr="00A233F4" w:rsidRDefault="00A233F4" w:rsidP="00A233F4">
      <w:pPr>
        <w:pStyle w:val="Bibliography"/>
        <w:rPr>
          <w:ins w:id="2334" w:author="Charlotte Devitre" w:date="2024-08-07T15:38:00Z"/>
          <w:rFonts w:ascii="Times New Roman" w:hAnsi="Times New Roman" w:cs="Times New Roman"/>
          <w:color w:val="000000"/>
          <w:sz w:val="24"/>
        </w:rPr>
      </w:pPr>
      <w:ins w:id="2335" w:author="Charlotte Devitre" w:date="2024-08-07T15:38:00Z">
        <w:r w:rsidRPr="00A233F4">
          <w:rPr>
            <w:rFonts w:ascii="Times New Roman" w:hAnsi="Times New Roman" w:cs="Times New Roman"/>
            <w:color w:val="000000"/>
            <w:sz w:val="24"/>
          </w:rPr>
          <w:t xml:space="preserve">Lamadrid, H. M., Moore, L. R., Moncada, D., Rimstidt, J. D., Burruss, R. C. &amp; Bodnar, R. J. (2017). Reassessment of the Raman CO2 densimeter.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450</w:t>
        </w:r>
        <w:r w:rsidRPr="00A233F4">
          <w:rPr>
            <w:rFonts w:ascii="Times New Roman" w:hAnsi="Times New Roman" w:cs="Times New Roman"/>
            <w:color w:val="000000"/>
            <w:sz w:val="24"/>
          </w:rPr>
          <w:t>, 210–222.</w:t>
        </w:r>
      </w:ins>
    </w:p>
    <w:p w14:paraId="60732804" w14:textId="77777777" w:rsidR="00A233F4" w:rsidRPr="00A233F4" w:rsidRDefault="00A233F4" w:rsidP="00A233F4">
      <w:pPr>
        <w:pStyle w:val="Bibliography"/>
        <w:rPr>
          <w:ins w:id="2336" w:author="Charlotte Devitre" w:date="2024-08-07T15:38:00Z"/>
          <w:rFonts w:ascii="Times New Roman" w:hAnsi="Times New Roman" w:cs="Times New Roman"/>
          <w:color w:val="000000"/>
          <w:sz w:val="24"/>
        </w:rPr>
      </w:pPr>
      <w:ins w:id="2337" w:author="Charlotte Devitre" w:date="2024-08-07T15:38:00Z">
        <w:r w:rsidRPr="00A233F4">
          <w:rPr>
            <w:rFonts w:ascii="Times New Roman" w:hAnsi="Times New Roman" w:cs="Times New Roman"/>
            <w:color w:val="000000"/>
            <w:sz w:val="24"/>
          </w:rPr>
          <w:t xml:space="preserve">Le Maitre, R. W., Streckeisen, A., Zanettin, B., Le Bas, M. J., Bonin, B. &amp; Bateman, P. (eds) (2002). </w:t>
        </w:r>
        <w:r w:rsidRPr="00A233F4">
          <w:rPr>
            <w:rFonts w:ascii="Times New Roman" w:hAnsi="Times New Roman" w:cs="Times New Roman"/>
            <w:i/>
            <w:iCs/>
            <w:color w:val="000000"/>
            <w:sz w:val="24"/>
          </w:rPr>
          <w:t>Igneous Rocks: A Classification and Glossary of Terms: Recommendations of the International Union of Geological Sciences Subcommission on the Systematics of Igneous Rocks</w:t>
        </w:r>
        <w:r w:rsidRPr="00A233F4">
          <w:rPr>
            <w:rFonts w:ascii="Times New Roman" w:hAnsi="Times New Roman" w:cs="Times New Roman"/>
            <w:color w:val="000000"/>
            <w:sz w:val="24"/>
          </w:rPr>
          <w:t>. Cambridge: Cambridge University Press.</w:t>
        </w:r>
      </w:ins>
    </w:p>
    <w:p w14:paraId="3CD30855" w14:textId="77777777" w:rsidR="00A233F4" w:rsidRPr="00A233F4" w:rsidRDefault="00A233F4" w:rsidP="00A233F4">
      <w:pPr>
        <w:pStyle w:val="Bibliography"/>
        <w:rPr>
          <w:ins w:id="2338" w:author="Charlotte Devitre" w:date="2024-08-07T15:38:00Z"/>
          <w:rFonts w:ascii="Times New Roman" w:hAnsi="Times New Roman" w:cs="Times New Roman"/>
          <w:color w:val="000000"/>
          <w:sz w:val="24"/>
        </w:rPr>
      </w:pPr>
      <w:ins w:id="2339" w:author="Charlotte Devitre" w:date="2024-08-07T15:38:00Z">
        <w:r w:rsidRPr="00A233F4">
          <w:rPr>
            <w:rFonts w:ascii="Times New Roman" w:hAnsi="Times New Roman" w:cs="Times New Roman"/>
            <w:color w:val="000000"/>
            <w:sz w:val="24"/>
          </w:rPr>
          <w:t xml:space="preserve">Le, V.-H., Caumon, M.-C. &amp; Tarantola, A. (2021). FRAnCIs calculation program with universal Raman calibration data for the determination of PVX properties of CO2–CH4–N2 and CH4–H2O–NaCl systems and their uncertainties. </w:t>
        </w:r>
        <w:r w:rsidRPr="00A233F4">
          <w:rPr>
            <w:rFonts w:ascii="Times New Roman" w:hAnsi="Times New Roman" w:cs="Times New Roman"/>
            <w:i/>
            <w:iCs/>
            <w:color w:val="000000"/>
            <w:sz w:val="24"/>
          </w:rPr>
          <w:t>Computers &amp; Geosciences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156</w:t>
        </w:r>
        <w:r w:rsidRPr="00A233F4">
          <w:rPr>
            <w:rFonts w:ascii="Times New Roman" w:hAnsi="Times New Roman" w:cs="Times New Roman"/>
            <w:color w:val="000000"/>
            <w:sz w:val="24"/>
          </w:rPr>
          <w:t>, 104896.</w:t>
        </w:r>
      </w:ins>
    </w:p>
    <w:p w14:paraId="06F3676B" w14:textId="77777777" w:rsidR="00A233F4" w:rsidRPr="00A233F4" w:rsidRDefault="00A233F4" w:rsidP="00A233F4">
      <w:pPr>
        <w:pStyle w:val="Bibliography"/>
        <w:rPr>
          <w:rFonts w:ascii="Times New Roman" w:hAnsi="Times New Roman"/>
          <w:color w:val="000000"/>
          <w:sz w:val="24"/>
          <w:rPrChange w:id="2340" w:author="Charlotte Devitre" w:date="2024-08-07T15:38:00Z">
            <w:rPr>
              <w:rFonts w:ascii="Times New Roman" w:hAnsi="Times New Roman"/>
            </w:rPr>
          </w:rPrChange>
        </w:rPr>
      </w:pPr>
      <w:r w:rsidRPr="00A233F4">
        <w:rPr>
          <w:rFonts w:ascii="Times New Roman" w:hAnsi="Times New Roman"/>
          <w:color w:val="000000"/>
          <w:sz w:val="24"/>
          <w:rPrChange w:id="2341" w:author="Charlotte Devitre" w:date="2024-08-07T15:38:00Z">
            <w:rPr>
              <w:rFonts w:ascii="Times New Roman" w:hAnsi="Times New Roman"/>
            </w:rPr>
          </w:rPrChange>
        </w:rPr>
        <w:t xml:space="preserve">Lerner, A. H. </w:t>
      </w:r>
      <w:r w:rsidRPr="00A233F4">
        <w:rPr>
          <w:rFonts w:ascii="Times New Roman" w:hAnsi="Times New Roman"/>
          <w:i/>
          <w:color w:val="000000"/>
          <w:sz w:val="24"/>
          <w:rPrChange w:id="2342" w:author="Charlotte Devitre" w:date="2024-08-07T15:38:00Z">
            <w:rPr>
              <w:rFonts w:ascii="Times New Roman" w:hAnsi="Times New Roman"/>
              <w:i/>
            </w:rPr>
          </w:rPrChange>
        </w:rPr>
        <w:t>et al.</w:t>
      </w:r>
      <w:r w:rsidRPr="00A233F4">
        <w:rPr>
          <w:rFonts w:ascii="Times New Roman" w:hAnsi="Times New Roman"/>
          <w:color w:val="000000"/>
          <w:sz w:val="24"/>
          <w:rPrChange w:id="2343" w:author="Charlotte Devitre" w:date="2024-08-07T15:38:00Z">
            <w:rPr>
              <w:rFonts w:ascii="Times New Roman" w:hAnsi="Times New Roman"/>
            </w:rPr>
          </w:rPrChange>
        </w:rPr>
        <w:t xml:space="preserve"> (2021). The petrologic and degassing behavior of sulfur and other magmatic volatiles from the 2018 eruption of Kīlauea, Hawaiʻi: melt concentrations, magma storage depths, and magma recycling. </w:t>
      </w:r>
      <w:r w:rsidRPr="00A233F4">
        <w:rPr>
          <w:rFonts w:ascii="Times New Roman" w:hAnsi="Times New Roman"/>
          <w:i/>
          <w:color w:val="000000"/>
          <w:sz w:val="24"/>
          <w:rPrChange w:id="2344"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345" w:author="Charlotte Devitre" w:date="2024-08-07T15:38:00Z">
            <w:rPr>
              <w:rFonts w:ascii="Times New Roman" w:hAnsi="Times New Roman"/>
            </w:rPr>
          </w:rPrChange>
        </w:rPr>
        <w:t xml:space="preserve">. Springer </w:t>
      </w:r>
      <w:r w:rsidRPr="00A233F4">
        <w:rPr>
          <w:rFonts w:ascii="Times New Roman" w:hAnsi="Times New Roman"/>
          <w:b/>
          <w:color w:val="000000"/>
          <w:sz w:val="24"/>
          <w:rPrChange w:id="2346" w:author="Charlotte Devitre" w:date="2024-08-07T15:38:00Z">
            <w:rPr>
              <w:rFonts w:ascii="Times New Roman" w:hAnsi="Times New Roman"/>
              <w:b/>
            </w:rPr>
          </w:rPrChange>
        </w:rPr>
        <w:t>83</w:t>
      </w:r>
      <w:r w:rsidRPr="00A233F4">
        <w:rPr>
          <w:rFonts w:ascii="Times New Roman" w:hAnsi="Times New Roman"/>
          <w:color w:val="000000"/>
          <w:sz w:val="24"/>
          <w:rPrChange w:id="2347" w:author="Charlotte Devitre" w:date="2024-08-07T15:38:00Z">
            <w:rPr>
              <w:rFonts w:ascii="Times New Roman" w:hAnsi="Times New Roman"/>
            </w:rPr>
          </w:rPrChange>
        </w:rPr>
        <w:t>, 1–32.</w:t>
      </w:r>
    </w:p>
    <w:p w14:paraId="42D332BC" w14:textId="77777777" w:rsidR="00A233F4" w:rsidRPr="00A233F4" w:rsidRDefault="00A233F4" w:rsidP="00A233F4">
      <w:pPr>
        <w:pStyle w:val="Bibliography"/>
        <w:rPr>
          <w:rFonts w:ascii="Times New Roman" w:hAnsi="Times New Roman"/>
          <w:color w:val="000000"/>
          <w:sz w:val="24"/>
          <w:rPrChange w:id="2348" w:author="Charlotte Devitre" w:date="2024-08-07T15:38:00Z">
            <w:rPr>
              <w:rFonts w:ascii="Times New Roman" w:hAnsi="Times New Roman"/>
            </w:rPr>
          </w:rPrChange>
        </w:rPr>
      </w:pPr>
      <w:r w:rsidRPr="00A233F4">
        <w:rPr>
          <w:rFonts w:ascii="Times New Roman" w:hAnsi="Times New Roman"/>
          <w:color w:val="000000"/>
          <w:sz w:val="24"/>
          <w:rPrChange w:id="2349" w:author="Charlotte Devitre" w:date="2024-08-07T15:38:00Z">
            <w:rPr>
              <w:rFonts w:ascii="Times New Roman" w:hAnsi="Times New Roman"/>
            </w:rPr>
          </w:rPrChange>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A233F4">
        <w:rPr>
          <w:rFonts w:ascii="Times New Roman" w:hAnsi="Times New Roman"/>
          <w:i/>
          <w:color w:val="000000"/>
          <w:sz w:val="24"/>
          <w:rPrChange w:id="2350"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2351" w:author="Charlotte Devitre" w:date="2024-08-07T15:38:00Z">
            <w:rPr>
              <w:rFonts w:ascii="Times New Roman" w:hAnsi="Times New Roman"/>
            </w:rPr>
          </w:rPrChange>
        </w:rPr>
        <w:t xml:space="preserve"> </w:t>
      </w:r>
      <w:r w:rsidRPr="00A233F4">
        <w:rPr>
          <w:rFonts w:ascii="Times New Roman" w:hAnsi="Times New Roman"/>
          <w:b/>
          <w:color w:val="000000"/>
          <w:sz w:val="24"/>
          <w:rPrChange w:id="2352" w:author="Charlotte Devitre" w:date="2024-08-07T15:38:00Z">
            <w:rPr>
              <w:rFonts w:ascii="Times New Roman" w:hAnsi="Times New Roman"/>
              <w:b/>
            </w:rPr>
          </w:rPrChange>
        </w:rPr>
        <w:t>628</w:t>
      </w:r>
      <w:r w:rsidRPr="00A233F4">
        <w:rPr>
          <w:rFonts w:ascii="Times New Roman" w:hAnsi="Times New Roman"/>
          <w:color w:val="000000"/>
          <w:sz w:val="24"/>
          <w:rPrChange w:id="2353" w:author="Charlotte Devitre" w:date="2024-08-07T15:38:00Z">
            <w:rPr>
              <w:rFonts w:ascii="Times New Roman" w:hAnsi="Times New Roman"/>
            </w:rPr>
          </w:rPrChange>
        </w:rPr>
        <w:t>, 118579.</w:t>
      </w:r>
    </w:p>
    <w:p w14:paraId="3B4E3F59" w14:textId="77777777" w:rsidR="00A233F4" w:rsidRPr="00A233F4" w:rsidRDefault="00A233F4" w:rsidP="00A233F4">
      <w:pPr>
        <w:pStyle w:val="Bibliography"/>
        <w:rPr>
          <w:ins w:id="2354" w:author="Charlotte Devitre" w:date="2024-08-07T15:38:00Z"/>
          <w:rFonts w:ascii="Times New Roman" w:hAnsi="Times New Roman" w:cs="Times New Roman"/>
          <w:color w:val="000000"/>
          <w:sz w:val="24"/>
        </w:rPr>
      </w:pPr>
      <w:ins w:id="2355" w:author="Charlotte Devitre" w:date="2024-08-07T15:38:00Z">
        <w:r w:rsidRPr="00A233F4">
          <w:rPr>
            <w:rFonts w:ascii="Times New Roman" w:hAnsi="Times New Roman" w:cs="Times New Roman"/>
            <w:color w:val="000000"/>
            <w:sz w:val="24"/>
          </w:rPr>
          <w:t xml:space="preserve">Levresse, G., Cervantes-de la Cruz, K. E., Aranda-Gómez, J. J., Dávalos-Elizondo, M. G., Jiménez-Sandoval, S., Rodríguez-Melgarejo, F. &amp; Alba-Aldave, L. A. (2016). CO2 fluid inclusion barometry in mantle xenoliths from central Mexico: A detailed record of magma ascent.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310</w:t>
        </w:r>
        <w:r w:rsidRPr="00A233F4">
          <w:rPr>
            <w:rFonts w:ascii="Times New Roman" w:hAnsi="Times New Roman" w:cs="Times New Roman"/>
            <w:color w:val="000000"/>
            <w:sz w:val="24"/>
          </w:rPr>
          <w:t>, 72–88.</w:t>
        </w:r>
      </w:ins>
    </w:p>
    <w:p w14:paraId="43E10622" w14:textId="77777777" w:rsidR="00A233F4" w:rsidRPr="00A233F4" w:rsidRDefault="00A233F4" w:rsidP="00A233F4">
      <w:pPr>
        <w:pStyle w:val="Bibliography"/>
        <w:rPr>
          <w:rFonts w:ascii="Times New Roman" w:hAnsi="Times New Roman"/>
          <w:color w:val="000000"/>
          <w:sz w:val="24"/>
          <w:rPrChange w:id="2356" w:author="Charlotte Devitre" w:date="2024-08-07T15:38:00Z">
            <w:rPr>
              <w:rFonts w:ascii="Times New Roman" w:hAnsi="Times New Roman"/>
            </w:rPr>
          </w:rPrChange>
        </w:rPr>
      </w:pPr>
      <w:r w:rsidRPr="00A233F4">
        <w:rPr>
          <w:rFonts w:ascii="Times New Roman" w:hAnsi="Times New Roman"/>
          <w:color w:val="000000"/>
          <w:sz w:val="24"/>
          <w:rPrChange w:id="2357" w:author="Charlotte Devitre" w:date="2024-08-07T15:38:00Z">
            <w:rPr>
              <w:rFonts w:ascii="Times New Roman" w:hAnsi="Times New Roman"/>
            </w:rPr>
          </w:rPrChange>
        </w:rPr>
        <w:t xml:space="preserve">Liu, E. J., Cashman, K. V., Miller, E., Moore, H., Edmonds, M., Kunz, B. E., Jenner, F. &amp; Chigna, G. (2020). Petrologic monitoring at Volcán de Fuego, Guatemala. </w:t>
      </w:r>
      <w:r w:rsidRPr="00A233F4">
        <w:rPr>
          <w:rFonts w:ascii="Times New Roman" w:hAnsi="Times New Roman"/>
          <w:i/>
          <w:color w:val="000000"/>
          <w:sz w:val="24"/>
          <w:rPrChange w:id="2358"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2359" w:author="Charlotte Devitre" w:date="2024-08-07T15:38:00Z">
            <w:rPr>
              <w:rFonts w:ascii="Times New Roman" w:hAnsi="Times New Roman"/>
            </w:rPr>
          </w:rPrChange>
        </w:rPr>
        <w:t xml:space="preserve"> </w:t>
      </w:r>
      <w:r w:rsidRPr="00A233F4">
        <w:rPr>
          <w:rFonts w:ascii="Times New Roman" w:hAnsi="Times New Roman"/>
          <w:b/>
          <w:color w:val="000000"/>
          <w:sz w:val="24"/>
          <w:rPrChange w:id="2360" w:author="Charlotte Devitre" w:date="2024-08-07T15:38:00Z">
            <w:rPr>
              <w:rFonts w:ascii="Times New Roman" w:hAnsi="Times New Roman"/>
              <w:b/>
            </w:rPr>
          </w:rPrChange>
        </w:rPr>
        <w:t>405</w:t>
      </w:r>
      <w:r w:rsidRPr="00A233F4">
        <w:rPr>
          <w:rFonts w:ascii="Times New Roman" w:hAnsi="Times New Roman"/>
          <w:color w:val="000000"/>
          <w:sz w:val="24"/>
          <w:rPrChange w:id="2361" w:author="Charlotte Devitre" w:date="2024-08-07T15:38:00Z">
            <w:rPr>
              <w:rFonts w:ascii="Times New Roman" w:hAnsi="Times New Roman"/>
            </w:rPr>
          </w:rPrChange>
        </w:rPr>
        <w:t>, 107044.</w:t>
      </w:r>
    </w:p>
    <w:p w14:paraId="2AB52729" w14:textId="77777777" w:rsidR="00A233F4" w:rsidRPr="00A233F4" w:rsidRDefault="00A233F4" w:rsidP="00A233F4">
      <w:pPr>
        <w:pStyle w:val="Bibliography"/>
        <w:rPr>
          <w:rFonts w:ascii="Times New Roman" w:hAnsi="Times New Roman"/>
          <w:color w:val="000000"/>
          <w:sz w:val="24"/>
          <w:rPrChange w:id="2362" w:author="Charlotte Devitre" w:date="2024-08-07T15:38:00Z">
            <w:rPr>
              <w:rFonts w:ascii="Times New Roman" w:hAnsi="Times New Roman"/>
            </w:rPr>
          </w:rPrChange>
        </w:rPr>
      </w:pPr>
      <w:r w:rsidRPr="00A233F4">
        <w:rPr>
          <w:rFonts w:ascii="Times New Roman" w:hAnsi="Times New Roman"/>
          <w:color w:val="000000"/>
          <w:sz w:val="24"/>
          <w:rPrChange w:id="2363" w:author="Charlotte Devitre" w:date="2024-08-07T15:38:00Z">
            <w:rPr>
              <w:rFonts w:ascii="Times New Roman" w:hAnsi="Times New Roman"/>
            </w:rPr>
          </w:rPrChange>
        </w:rPr>
        <w:t xml:space="preserve">Lynn, K. J., Nadeau, P. A., Ruth, D. C. S., Chang, J. C., Dotray, P. J. &amp; Johanson, I. A. (2024). Olivine diffusion constrains months-scale magma transport within Kīlauea volcano’s summit reservoir system prior to the 2020 eruption. </w:t>
      </w:r>
      <w:r w:rsidRPr="00A233F4">
        <w:rPr>
          <w:rFonts w:ascii="Times New Roman" w:hAnsi="Times New Roman"/>
          <w:i/>
          <w:color w:val="000000"/>
          <w:sz w:val="24"/>
          <w:rPrChange w:id="2364"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365" w:author="Charlotte Devitre" w:date="2024-08-07T15:38:00Z">
            <w:rPr>
              <w:rFonts w:ascii="Times New Roman" w:hAnsi="Times New Roman"/>
            </w:rPr>
          </w:rPrChange>
        </w:rPr>
        <w:t xml:space="preserve"> </w:t>
      </w:r>
      <w:r w:rsidRPr="00A233F4">
        <w:rPr>
          <w:rFonts w:ascii="Times New Roman" w:hAnsi="Times New Roman"/>
          <w:b/>
          <w:color w:val="000000"/>
          <w:sz w:val="24"/>
          <w:rPrChange w:id="2366" w:author="Charlotte Devitre" w:date="2024-08-07T15:38:00Z">
            <w:rPr>
              <w:rFonts w:ascii="Times New Roman" w:hAnsi="Times New Roman"/>
              <w:b/>
            </w:rPr>
          </w:rPrChange>
        </w:rPr>
        <w:t>86</w:t>
      </w:r>
      <w:r w:rsidRPr="00A233F4">
        <w:rPr>
          <w:rFonts w:ascii="Times New Roman" w:hAnsi="Times New Roman"/>
          <w:color w:val="000000"/>
          <w:sz w:val="24"/>
          <w:rPrChange w:id="2367" w:author="Charlotte Devitre" w:date="2024-08-07T15:38:00Z">
            <w:rPr>
              <w:rFonts w:ascii="Times New Roman" w:hAnsi="Times New Roman"/>
            </w:rPr>
          </w:rPrChange>
        </w:rPr>
        <w:t>, 31.</w:t>
      </w:r>
    </w:p>
    <w:p w14:paraId="02AC1D73" w14:textId="77777777" w:rsidR="00A233F4" w:rsidRPr="00A233F4" w:rsidRDefault="00A233F4" w:rsidP="00A233F4">
      <w:pPr>
        <w:pStyle w:val="Bibliography"/>
        <w:rPr>
          <w:ins w:id="2368" w:author="Charlotte Devitre" w:date="2024-08-07T15:38:00Z"/>
          <w:rFonts w:ascii="Times New Roman" w:hAnsi="Times New Roman" w:cs="Times New Roman"/>
          <w:color w:val="000000"/>
          <w:sz w:val="24"/>
        </w:rPr>
      </w:pPr>
      <w:ins w:id="2369" w:author="Charlotte Devitre" w:date="2024-08-07T15:38:00Z">
        <w:r w:rsidRPr="00A233F4">
          <w:rPr>
            <w:rFonts w:ascii="Times New Roman" w:hAnsi="Times New Roman" w:cs="Times New Roman"/>
            <w:color w:val="000000"/>
            <w:sz w:val="24"/>
          </w:rPr>
          <w:t xml:space="preserve">Mavrogenes, J. A. &amp; Bodnar, R. J. (1994). Hydrogen movement into and out of fluid inclusions in quartz: Experimental evidence and geologic implications.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58</w:t>
        </w:r>
        <w:r w:rsidRPr="00A233F4">
          <w:rPr>
            <w:rFonts w:ascii="Times New Roman" w:hAnsi="Times New Roman" w:cs="Times New Roman"/>
            <w:color w:val="000000"/>
            <w:sz w:val="24"/>
          </w:rPr>
          <w:t>, 141–148.</w:t>
        </w:r>
      </w:ins>
    </w:p>
    <w:p w14:paraId="1FF2782E" w14:textId="77777777" w:rsidR="00A233F4" w:rsidRPr="00A233F4" w:rsidRDefault="00A233F4" w:rsidP="00A233F4">
      <w:pPr>
        <w:pStyle w:val="Bibliography"/>
        <w:rPr>
          <w:ins w:id="2370" w:author="Charlotte Devitre" w:date="2024-08-07T15:38:00Z"/>
          <w:rFonts w:ascii="Times New Roman" w:hAnsi="Times New Roman" w:cs="Times New Roman"/>
          <w:color w:val="000000"/>
          <w:sz w:val="24"/>
        </w:rPr>
      </w:pPr>
      <w:ins w:id="2371" w:author="Charlotte Devitre" w:date="2024-08-07T15:38:00Z">
        <w:r w:rsidRPr="00A233F4">
          <w:rPr>
            <w:rFonts w:ascii="Times New Roman" w:hAnsi="Times New Roman" w:cs="Times New Roman"/>
            <w:color w:val="000000"/>
            <w:sz w:val="24"/>
          </w:rPr>
          <w:t xml:space="preserve">Miyashiro, A. (1974). Volcanic rock series in island arcs and active continental margins. </w:t>
        </w:r>
        <w:r w:rsidRPr="00A233F4">
          <w:rPr>
            <w:rFonts w:ascii="Times New Roman" w:hAnsi="Times New Roman" w:cs="Times New Roman"/>
            <w:i/>
            <w:iCs/>
            <w:color w:val="000000"/>
            <w:sz w:val="24"/>
          </w:rPr>
          <w:t>American Journal of Science</w:t>
        </w:r>
        <w:r w:rsidRPr="00A233F4">
          <w:rPr>
            <w:rFonts w:ascii="Times New Roman" w:hAnsi="Times New Roman" w:cs="Times New Roman"/>
            <w:color w:val="000000"/>
            <w:sz w:val="24"/>
          </w:rPr>
          <w:t xml:space="preserve">. American Journal of Science </w:t>
        </w:r>
        <w:r w:rsidRPr="00A233F4">
          <w:rPr>
            <w:rFonts w:ascii="Times New Roman" w:hAnsi="Times New Roman" w:cs="Times New Roman"/>
            <w:b/>
            <w:bCs/>
            <w:color w:val="000000"/>
            <w:sz w:val="24"/>
          </w:rPr>
          <w:t>274</w:t>
        </w:r>
        <w:r w:rsidRPr="00A233F4">
          <w:rPr>
            <w:rFonts w:ascii="Times New Roman" w:hAnsi="Times New Roman" w:cs="Times New Roman"/>
            <w:color w:val="000000"/>
            <w:sz w:val="24"/>
          </w:rPr>
          <w:t>, 321–355.</w:t>
        </w:r>
      </w:ins>
    </w:p>
    <w:p w14:paraId="33F9476B" w14:textId="77777777" w:rsidR="00A233F4" w:rsidRPr="00A233F4" w:rsidRDefault="00A233F4" w:rsidP="00A233F4">
      <w:pPr>
        <w:pStyle w:val="Bibliography"/>
        <w:rPr>
          <w:ins w:id="2372" w:author="Charlotte Devitre" w:date="2024-08-07T15:38:00Z"/>
          <w:rFonts w:ascii="Times New Roman" w:hAnsi="Times New Roman" w:cs="Times New Roman"/>
          <w:color w:val="000000"/>
          <w:sz w:val="24"/>
        </w:rPr>
      </w:pPr>
      <w:ins w:id="2373" w:author="Charlotte Devitre" w:date="2024-08-07T15:38:00Z">
        <w:r w:rsidRPr="00A233F4">
          <w:rPr>
            <w:rFonts w:ascii="Times New Roman" w:hAnsi="Times New Roman" w:cs="Times New Roman"/>
            <w:color w:val="000000"/>
            <w:sz w:val="24"/>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358</w:t>
        </w:r>
        <w:r w:rsidRPr="00A233F4">
          <w:rPr>
            <w:rFonts w:ascii="Times New Roman" w:hAnsi="Times New Roman" w:cs="Times New Roman"/>
            <w:color w:val="000000"/>
            <w:sz w:val="24"/>
          </w:rPr>
          <w:t>, 124–131.</w:t>
        </w:r>
      </w:ins>
    </w:p>
    <w:p w14:paraId="7D35A205" w14:textId="77777777" w:rsidR="00A233F4" w:rsidRPr="00A233F4" w:rsidRDefault="00A233F4" w:rsidP="00A233F4">
      <w:pPr>
        <w:pStyle w:val="Bibliography"/>
        <w:rPr>
          <w:rFonts w:ascii="Times New Roman" w:hAnsi="Times New Roman"/>
          <w:color w:val="000000"/>
          <w:sz w:val="24"/>
          <w:rPrChange w:id="2374" w:author="Charlotte Devitre" w:date="2024-08-07T15:38:00Z">
            <w:rPr>
              <w:rFonts w:ascii="Times New Roman" w:hAnsi="Times New Roman"/>
            </w:rPr>
          </w:rPrChange>
        </w:rPr>
      </w:pPr>
      <w:r w:rsidRPr="00A233F4">
        <w:rPr>
          <w:rFonts w:ascii="Times New Roman" w:hAnsi="Times New Roman"/>
          <w:color w:val="000000"/>
          <w:sz w:val="24"/>
          <w:rPrChange w:id="2375" w:author="Charlotte Devitre" w:date="2024-08-07T15:38:00Z">
            <w:rPr>
              <w:rFonts w:ascii="Times New Roman" w:hAnsi="Times New Roman"/>
            </w:rPr>
          </w:rPrChange>
        </w:rPr>
        <w:t xml:space="preserve">Mourey, A. J., Shea, T., Costa, F., Shiro, B. &amp; Longman, R. J. (2023). Years of magma intrusion primed Kīlauea Volcano (Hawai’i) for the 2018 eruption: evidence from olivine diffusion chronometry and monitoring data. </w:t>
      </w:r>
      <w:r w:rsidRPr="00A233F4">
        <w:rPr>
          <w:rFonts w:ascii="Times New Roman" w:hAnsi="Times New Roman"/>
          <w:i/>
          <w:color w:val="000000"/>
          <w:sz w:val="24"/>
          <w:rPrChange w:id="2376"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377" w:author="Charlotte Devitre" w:date="2024-08-07T15:38:00Z">
            <w:rPr>
              <w:rFonts w:ascii="Times New Roman" w:hAnsi="Times New Roman"/>
            </w:rPr>
          </w:rPrChange>
        </w:rPr>
        <w:t xml:space="preserve"> </w:t>
      </w:r>
      <w:r w:rsidRPr="00A233F4">
        <w:rPr>
          <w:rFonts w:ascii="Times New Roman" w:hAnsi="Times New Roman"/>
          <w:b/>
          <w:color w:val="000000"/>
          <w:sz w:val="24"/>
          <w:rPrChange w:id="2378" w:author="Charlotte Devitre" w:date="2024-08-07T15:38:00Z">
            <w:rPr>
              <w:rFonts w:ascii="Times New Roman" w:hAnsi="Times New Roman"/>
              <w:b/>
            </w:rPr>
          </w:rPrChange>
        </w:rPr>
        <w:t>85</w:t>
      </w:r>
      <w:r w:rsidRPr="00A233F4">
        <w:rPr>
          <w:rFonts w:ascii="Times New Roman" w:hAnsi="Times New Roman"/>
          <w:color w:val="000000"/>
          <w:sz w:val="24"/>
          <w:rPrChange w:id="2379" w:author="Charlotte Devitre" w:date="2024-08-07T15:38:00Z">
            <w:rPr>
              <w:rFonts w:ascii="Times New Roman" w:hAnsi="Times New Roman"/>
            </w:rPr>
          </w:rPrChange>
        </w:rPr>
        <w:t>, 18.</w:t>
      </w:r>
    </w:p>
    <w:p w14:paraId="0D9584F8" w14:textId="16340C75" w:rsidR="00A233F4" w:rsidRPr="00A233F4" w:rsidRDefault="00A233F4" w:rsidP="00A233F4">
      <w:pPr>
        <w:pStyle w:val="Bibliography"/>
        <w:rPr>
          <w:rFonts w:ascii="Times New Roman" w:hAnsi="Times New Roman"/>
          <w:color w:val="000000"/>
          <w:sz w:val="24"/>
          <w:rPrChange w:id="2380" w:author="Charlotte Devitre" w:date="2024-08-07T15:38:00Z">
            <w:rPr>
              <w:rFonts w:ascii="Times New Roman" w:hAnsi="Times New Roman"/>
              <w:lang w:val="es-CR"/>
            </w:rPr>
          </w:rPrChange>
        </w:rPr>
      </w:pPr>
      <w:r w:rsidRPr="00A233F4">
        <w:rPr>
          <w:rFonts w:ascii="Times New Roman" w:hAnsi="Times New Roman"/>
          <w:color w:val="000000"/>
          <w:sz w:val="24"/>
          <w:rPrChange w:id="2381" w:author="Charlotte Devitre" w:date="2024-08-07T15:38:00Z">
            <w:rPr>
              <w:rFonts w:ascii="Times New Roman" w:hAnsi="Times New Roman"/>
            </w:rPr>
          </w:rPrChange>
        </w:rPr>
        <w:t xml:space="preserve">Pankhurst, M. J. </w:t>
      </w:r>
      <w:r w:rsidRPr="00A233F4">
        <w:rPr>
          <w:rFonts w:ascii="Times New Roman" w:hAnsi="Times New Roman"/>
          <w:i/>
          <w:color w:val="000000"/>
          <w:sz w:val="24"/>
          <w:rPrChange w:id="2382" w:author="Charlotte Devitre" w:date="2024-08-07T15:38:00Z">
            <w:rPr>
              <w:rFonts w:ascii="Times New Roman" w:hAnsi="Times New Roman"/>
              <w:i/>
            </w:rPr>
          </w:rPrChange>
        </w:rPr>
        <w:t>et al.</w:t>
      </w:r>
      <w:r w:rsidRPr="00A233F4">
        <w:rPr>
          <w:rFonts w:ascii="Times New Roman" w:hAnsi="Times New Roman"/>
          <w:color w:val="000000"/>
          <w:sz w:val="24"/>
          <w:rPrChange w:id="2383" w:author="Charlotte Devitre" w:date="2024-08-07T15:38:00Z">
            <w:rPr>
              <w:rFonts w:ascii="Times New Roman" w:hAnsi="Times New Roman"/>
            </w:rPr>
          </w:rPrChange>
        </w:rPr>
        <w:t xml:space="preserve"> (2022). Rapid</w:t>
      </w:r>
      <w:del w:id="2384" w:author="Charlotte Devitre" w:date="2024-08-07T15:38:00Z">
        <w:r w:rsidR="001E7259">
          <w:rPr>
            <w:rFonts w:ascii="Times New Roman" w:hAnsi="Times New Roman" w:cs="Times New Roman"/>
          </w:rPr>
          <w:delText>-</w:delText>
        </w:r>
      </w:del>
      <w:ins w:id="2385" w:author="Charlotte Devitre" w:date="2024-08-07T15:38:00Z">
        <w:r w:rsidRPr="00A233F4">
          <w:rPr>
            <w:rFonts w:ascii="Times New Roman" w:hAnsi="Times New Roman" w:cs="Times New Roman"/>
            <w:color w:val="000000"/>
            <w:sz w:val="24"/>
          </w:rPr>
          <w:t xml:space="preserve"> </w:t>
        </w:r>
      </w:ins>
      <w:r w:rsidRPr="00A233F4">
        <w:rPr>
          <w:rFonts w:ascii="Times New Roman" w:hAnsi="Times New Roman"/>
          <w:color w:val="000000"/>
          <w:sz w:val="24"/>
          <w:rPrChange w:id="2386" w:author="Charlotte Devitre" w:date="2024-08-07T15:38:00Z">
            <w:rPr>
              <w:rFonts w:ascii="Times New Roman" w:hAnsi="Times New Roman"/>
            </w:rPr>
          </w:rPrChange>
        </w:rPr>
        <w:t xml:space="preserve">response petrology for the opening eruptive phase of the 2021 Cumbre Vieja eruption, La Palma, Canary Islands. </w:t>
      </w:r>
      <w:r w:rsidRPr="00A233F4">
        <w:rPr>
          <w:rFonts w:ascii="Times New Roman" w:hAnsi="Times New Roman"/>
          <w:i/>
          <w:color w:val="000000"/>
          <w:sz w:val="24"/>
          <w:rPrChange w:id="2387" w:author="Charlotte Devitre" w:date="2024-08-07T15:38:00Z">
            <w:rPr>
              <w:rFonts w:ascii="Times New Roman" w:hAnsi="Times New Roman"/>
              <w:i/>
              <w:lang w:val="es-CR"/>
            </w:rPr>
          </w:rPrChange>
        </w:rPr>
        <w:t>Volcanica</w:t>
      </w:r>
      <w:r w:rsidRPr="00A233F4">
        <w:rPr>
          <w:rFonts w:ascii="Times New Roman" w:hAnsi="Times New Roman"/>
          <w:color w:val="000000"/>
          <w:sz w:val="24"/>
          <w:rPrChange w:id="2388" w:author="Charlotte Devitre" w:date="2024-08-07T15:38:00Z">
            <w:rPr>
              <w:rFonts w:ascii="Times New Roman" w:hAnsi="Times New Roman"/>
              <w:lang w:val="es-CR"/>
            </w:rPr>
          </w:rPrChange>
        </w:rPr>
        <w:t xml:space="preserve"> </w:t>
      </w:r>
      <w:r w:rsidRPr="00A233F4">
        <w:rPr>
          <w:rFonts w:ascii="Times New Roman" w:hAnsi="Times New Roman"/>
          <w:b/>
          <w:color w:val="000000"/>
          <w:sz w:val="24"/>
          <w:rPrChange w:id="2389" w:author="Charlotte Devitre" w:date="2024-08-07T15:38:00Z">
            <w:rPr>
              <w:rFonts w:ascii="Times New Roman" w:hAnsi="Times New Roman"/>
              <w:b/>
              <w:lang w:val="es-CR"/>
            </w:rPr>
          </w:rPrChange>
        </w:rPr>
        <w:t>5</w:t>
      </w:r>
      <w:r w:rsidRPr="00A233F4">
        <w:rPr>
          <w:rFonts w:ascii="Times New Roman" w:hAnsi="Times New Roman"/>
          <w:color w:val="000000"/>
          <w:sz w:val="24"/>
          <w:rPrChange w:id="2390" w:author="Charlotte Devitre" w:date="2024-08-07T15:38:00Z">
            <w:rPr>
              <w:rFonts w:ascii="Times New Roman" w:hAnsi="Times New Roman"/>
              <w:lang w:val="es-CR"/>
            </w:rPr>
          </w:rPrChange>
        </w:rPr>
        <w:t>, 1–10.</w:t>
      </w:r>
    </w:p>
    <w:p w14:paraId="3C1AC7D4" w14:textId="77777777" w:rsidR="00A233F4" w:rsidRPr="00A233F4" w:rsidRDefault="00A233F4" w:rsidP="00A233F4">
      <w:pPr>
        <w:pStyle w:val="Bibliography"/>
        <w:rPr>
          <w:rFonts w:ascii="Times New Roman" w:hAnsi="Times New Roman"/>
          <w:color w:val="000000"/>
          <w:sz w:val="24"/>
          <w:rPrChange w:id="2391" w:author="Charlotte Devitre" w:date="2024-08-07T15:38:00Z">
            <w:rPr>
              <w:rFonts w:ascii="Times New Roman" w:hAnsi="Times New Roman"/>
            </w:rPr>
          </w:rPrChange>
        </w:rPr>
      </w:pPr>
      <w:r w:rsidRPr="00A233F4">
        <w:rPr>
          <w:rFonts w:ascii="Times New Roman" w:hAnsi="Times New Roman"/>
          <w:color w:val="000000"/>
          <w:sz w:val="24"/>
          <w:rPrChange w:id="2392" w:author="Charlotte Devitre" w:date="2024-08-07T15:38:00Z">
            <w:rPr>
              <w:rFonts w:ascii="Times New Roman" w:hAnsi="Times New Roman"/>
              <w:lang w:val="es-CR"/>
            </w:rPr>
          </w:rPrChange>
        </w:rPr>
        <w:t xml:space="preserve">Pietruszka, A. J., Heaton, D. E., Marske, J. P. &amp; Garcia, M. O. (2015). </w:t>
      </w:r>
      <w:r w:rsidRPr="00A233F4">
        <w:rPr>
          <w:rFonts w:ascii="Times New Roman" w:hAnsi="Times New Roman"/>
          <w:color w:val="000000"/>
          <w:sz w:val="24"/>
          <w:rPrChange w:id="2393" w:author="Charlotte Devitre" w:date="2024-08-07T15:38:00Z">
            <w:rPr>
              <w:rFonts w:ascii="Times New Roman" w:hAnsi="Times New Roman"/>
            </w:rPr>
          </w:rPrChange>
        </w:rPr>
        <w:t xml:space="preserve">Two magma bodies beneath the summit of Kīlauea Volcano unveiled by isotopically distinct melt deliveries from the mantle. </w:t>
      </w:r>
      <w:r w:rsidRPr="00A233F4">
        <w:rPr>
          <w:rFonts w:ascii="Times New Roman" w:hAnsi="Times New Roman"/>
          <w:i/>
          <w:color w:val="000000"/>
          <w:sz w:val="24"/>
          <w:rPrChange w:id="2394"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2395" w:author="Charlotte Devitre" w:date="2024-08-07T15:38:00Z">
            <w:rPr>
              <w:rFonts w:ascii="Times New Roman" w:hAnsi="Times New Roman"/>
            </w:rPr>
          </w:rPrChange>
        </w:rPr>
        <w:t xml:space="preserve"> </w:t>
      </w:r>
      <w:r w:rsidRPr="00A233F4">
        <w:rPr>
          <w:rFonts w:ascii="Times New Roman" w:hAnsi="Times New Roman"/>
          <w:b/>
          <w:color w:val="000000"/>
          <w:sz w:val="24"/>
          <w:rPrChange w:id="2396" w:author="Charlotte Devitre" w:date="2024-08-07T15:38:00Z">
            <w:rPr>
              <w:rFonts w:ascii="Times New Roman" w:hAnsi="Times New Roman"/>
              <w:b/>
            </w:rPr>
          </w:rPrChange>
        </w:rPr>
        <w:t>413</w:t>
      </w:r>
      <w:r w:rsidRPr="00A233F4">
        <w:rPr>
          <w:rFonts w:ascii="Times New Roman" w:hAnsi="Times New Roman"/>
          <w:color w:val="000000"/>
          <w:sz w:val="24"/>
          <w:rPrChange w:id="2397" w:author="Charlotte Devitre" w:date="2024-08-07T15:38:00Z">
            <w:rPr>
              <w:rFonts w:ascii="Times New Roman" w:hAnsi="Times New Roman"/>
            </w:rPr>
          </w:rPrChange>
        </w:rPr>
        <w:t>, 90–100.</w:t>
      </w:r>
    </w:p>
    <w:p w14:paraId="6A70F085" w14:textId="77777777" w:rsidR="00A233F4" w:rsidRPr="00A233F4" w:rsidRDefault="00A233F4" w:rsidP="00A233F4">
      <w:pPr>
        <w:pStyle w:val="Bibliography"/>
        <w:rPr>
          <w:rFonts w:ascii="Times New Roman" w:hAnsi="Times New Roman"/>
          <w:color w:val="000000"/>
          <w:sz w:val="24"/>
          <w:rPrChange w:id="2398" w:author="Charlotte Devitre" w:date="2024-08-07T15:38:00Z">
            <w:rPr>
              <w:rFonts w:ascii="Times New Roman" w:hAnsi="Times New Roman"/>
            </w:rPr>
          </w:rPrChange>
        </w:rPr>
      </w:pPr>
      <w:r w:rsidRPr="00A233F4">
        <w:rPr>
          <w:rFonts w:ascii="Times New Roman" w:hAnsi="Times New Roman"/>
          <w:color w:val="000000"/>
          <w:sz w:val="24"/>
          <w:rPrChange w:id="2399" w:author="Charlotte Devitre" w:date="2024-08-07T15:38:00Z">
            <w:rPr>
              <w:rFonts w:ascii="Times New Roman" w:hAnsi="Times New Roman"/>
            </w:rPr>
          </w:rPrChange>
        </w:rPr>
        <w:t xml:space="preserve">Pietruszka, A. J., Marske, J. P., Heaton, D. E., Garcia, M. O. &amp; Rhodes, J. M. (2018). An Isotopic Perspective into the Magmatic Evolution and Architecture of the Rift Zones of Kīlauea Volcano. </w:t>
      </w:r>
      <w:r w:rsidRPr="00A233F4">
        <w:rPr>
          <w:rFonts w:ascii="Times New Roman" w:hAnsi="Times New Roman"/>
          <w:i/>
          <w:color w:val="000000"/>
          <w:sz w:val="24"/>
          <w:rPrChange w:id="2400" w:author="Charlotte Devitre" w:date="2024-08-07T15:38:00Z">
            <w:rPr>
              <w:rFonts w:ascii="Times New Roman" w:hAnsi="Times New Roman"/>
              <w:i/>
            </w:rPr>
          </w:rPrChange>
        </w:rPr>
        <w:t>Journal of Petrology</w:t>
      </w:r>
      <w:r w:rsidRPr="00A233F4">
        <w:rPr>
          <w:rFonts w:ascii="Times New Roman" w:hAnsi="Times New Roman"/>
          <w:color w:val="000000"/>
          <w:sz w:val="24"/>
          <w:rPrChange w:id="2401" w:author="Charlotte Devitre" w:date="2024-08-07T15:38:00Z">
            <w:rPr>
              <w:rFonts w:ascii="Times New Roman" w:hAnsi="Times New Roman"/>
            </w:rPr>
          </w:rPrChange>
        </w:rPr>
        <w:t xml:space="preserve"> </w:t>
      </w:r>
      <w:r w:rsidRPr="00A233F4">
        <w:rPr>
          <w:rFonts w:ascii="Times New Roman" w:hAnsi="Times New Roman"/>
          <w:b/>
          <w:color w:val="000000"/>
          <w:sz w:val="24"/>
          <w:rPrChange w:id="2402" w:author="Charlotte Devitre" w:date="2024-08-07T15:38:00Z">
            <w:rPr>
              <w:rFonts w:ascii="Times New Roman" w:hAnsi="Times New Roman"/>
              <w:b/>
            </w:rPr>
          </w:rPrChange>
        </w:rPr>
        <w:t>59</w:t>
      </w:r>
      <w:r w:rsidRPr="00A233F4">
        <w:rPr>
          <w:rFonts w:ascii="Times New Roman" w:hAnsi="Times New Roman"/>
          <w:color w:val="000000"/>
          <w:sz w:val="24"/>
          <w:rPrChange w:id="2403" w:author="Charlotte Devitre" w:date="2024-08-07T15:38:00Z">
            <w:rPr>
              <w:rFonts w:ascii="Times New Roman" w:hAnsi="Times New Roman"/>
            </w:rPr>
          </w:rPrChange>
        </w:rPr>
        <w:t>, 2311–2352.</w:t>
      </w:r>
    </w:p>
    <w:p w14:paraId="09C81CB9" w14:textId="77777777" w:rsidR="00A233F4" w:rsidRPr="00A233F4" w:rsidRDefault="00A233F4" w:rsidP="00A233F4">
      <w:pPr>
        <w:pStyle w:val="Bibliography"/>
        <w:rPr>
          <w:rFonts w:ascii="Times New Roman" w:hAnsi="Times New Roman"/>
          <w:color w:val="000000"/>
          <w:sz w:val="24"/>
          <w:rPrChange w:id="2404" w:author="Charlotte Devitre" w:date="2024-08-07T15:38:00Z">
            <w:rPr>
              <w:rFonts w:ascii="Times New Roman" w:hAnsi="Times New Roman"/>
            </w:rPr>
          </w:rPrChange>
        </w:rPr>
      </w:pPr>
      <w:r w:rsidRPr="00A233F4">
        <w:rPr>
          <w:rFonts w:ascii="Times New Roman" w:hAnsi="Times New Roman"/>
          <w:color w:val="000000"/>
          <w:sz w:val="24"/>
          <w:rPrChange w:id="2405" w:author="Charlotte Devitre" w:date="2024-08-07T15:38:00Z">
            <w:rPr>
              <w:rFonts w:ascii="Times New Roman" w:hAnsi="Times New Roman"/>
            </w:rPr>
          </w:rPrChange>
        </w:rPr>
        <w:t xml:space="preserve">Pritchard, M. E., Mather, T. A., McNutt, S. R., Delgado, F. J. &amp; Reath, K. (2019). Thoughts on the criteria to determine the origin of volcanic unrest as magmatic or non-magmatic. </w:t>
      </w:r>
      <w:r w:rsidRPr="00A233F4">
        <w:rPr>
          <w:rFonts w:ascii="Times New Roman" w:hAnsi="Times New Roman"/>
          <w:i/>
          <w:color w:val="000000"/>
          <w:sz w:val="24"/>
          <w:rPrChange w:id="2406" w:author="Charlotte Devitre" w:date="2024-08-07T15:38:00Z">
            <w:rPr>
              <w:rFonts w:ascii="Times New Roman" w:hAnsi="Times New Roman"/>
              <w:i/>
            </w:rPr>
          </w:rPrChange>
        </w:rPr>
        <w:t>Philosophical Transactions of the Royal Society A: Mathematical, Physical and Engineering Sciences</w:t>
      </w:r>
      <w:r w:rsidRPr="00A233F4">
        <w:rPr>
          <w:rFonts w:ascii="Times New Roman" w:hAnsi="Times New Roman"/>
          <w:color w:val="000000"/>
          <w:sz w:val="24"/>
          <w:rPrChange w:id="2407" w:author="Charlotte Devitre" w:date="2024-08-07T15:38:00Z">
            <w:rPr>
              <w:rFonts w:ascii="Times New Roman" w:hAnsi="Times New Roman"/>
            </w:rPr>
          </w:rPrChange>
        </w:rPr>
        <w:t xml:space="preserve">. Royal Society </w:t>
      </w:r>
      <w:r w:rsidRPr="00A233F4">
        <w:rPr>
          <w:rFonts w:ascii="Times New Roman" w:hAnsi="Times New Roman"/>
          <w:b/>
          <w:color w:val="000000"/>
          <w:sz w:val="24"/>
          <w:rPrChange w:id="2408" w:author="Charlotte Devitre" w:date="2024-08-07T15:38:00Z">
            <w:rPr>
              <w:rFonts w:ascii="Times New Roman" w:hAnsi="Times New Roman"/>
              <w:b/>
            </w:rPr>
          </w:rPrChange>
        </w:rPr>
        <w:t>377</w:t>
      </w:r>
      <w:r w:rsidRPr="00A233F4">
        <w:rPr>
          <w:rFonts w:ascii="Times New Roman" w:hAnsi="Times New Roman"/>
          <w:color w:val="000000"/>
          <w:sz w:val="24"/>
          <w:rPrChange w:id="2409" w:author="Charlotte Devitre" w:date="2024-08-07T15:38:00Z">
            <w:rPr>
              <w:rFonts w:ascii="Times New Roman" w:hAnsi="Times New Roman"/>
            </w:rPr>
          </w:rPrChange>
        </w:rPr>
        <w:t>, 20180008.</w:t>
      </w:r>
    </w:p>
    <w:p w14:paraId="5D02A917" w14:textId="77777777" w:rsidR="00A233F4" w:rsidRPr="00A233F4" w:rsidRDefault="00A233F4" w:rsidP="00A233F4">
      <w:pPr>
        <w:pStyle w:val="Bibliography"/>
        <w:rPr>
          <w:rFonts w:ascii="Times New Roman" w:hAnsi="Times New Roman"/>
          <w:color w:val="000000"/>
          <w:sz w:val="24"/>
          <w:rPrChange w:id="2410" w:author="Charlotte Devitre" w:date="2024-08-07T15:38:00Z">
            <w:rPr>
              <w:rFonts w:ascii="Times New Roman" w:hAnsi="Times New Roman"/>
            </w:rPr>
          </w:rPrChange>
        </w:rPr>
      </w:pPr>
      <w:r w:rsidRPr="00A233F4">
        <w:rPr>
          <w:rFonts w:ascii="Times New Roman" w:hAnsi="Times New Roman"/>
          <w:color w:val="000000"/>
          <w:sz w:val="24"/>
          <w:rPrChange w:id="2411" w:author="Charlotte Devitre" w:date="2024-08-07T15:38:00Z">
            <w:rPr>
              <w:rFonts w:ascii="Times New Roman" w:hAnsi="Times New Roman"/>
            </w:rPr>
          </w:rPrChange>
        </w:rPr>
        <w:t xml:space="preserve">Re, G., Corsaro, R. A., D’Oriano, C. &amp; Pompilio, M. (2021). Petrological monitoring of active volcanoes: A review of existing procedures to achieve best practices and operative protocols during eruptions. </w:t>
      </w:r>
      <w:r w:rsidRPr="00A233F4">
        <w:rPr>
          <w:rFonts w:ascii="Times New Roman" w:hAnsi="Times New Roman"/>
          <w:i/>
          <w:color w:val="000000"/>
          <w:sz w:val="24"/>
          <w:rPrChange w:id="2412"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2413" w:author="Charlotte Devitre" w:date="2024-08-07T15:38:00Z">
            <w:rPr>
              <w:rFonts w:ascii="Times New Roman" w:hAnsi="Times New Roman"/>
            </w:rPr>
          </w:rPrChange>
        </w:rPr>
        <w:t xml:space="preserve"> </w:t>
      </w:r>
      <w:r w:rsidRPr="00A233F4">
        <w:rPr>
          <w:rFonts w:ascii="Times New Roman" w:hAnsi="Times New Roman"/>
          <w:b/>
          <w:color w:val="000000"/>
          <w:sz w:val="24"/>
          <w:rPrChange w:id="2414" w:author="Charlotte Devitre" w:date="2024-08-07T15:38:00Z">
            <w:rPr>
              <w:rFonts w:ascii="Times New Roman" w:hAnsi="Times New Roman"/>
              <w:b/>
            </w:rPr>
          </w:rPrChange>
        </w:rPr>
        <w:t>419</w:t>
      </w:r>
      <w:r w:rsidRPr="00A233F4">
        <w:rPr>
          <w:rFonts w:ascii="Times New Roman" w:hAnsi="Times New Roman"/>
          <w:color w:val="000000"/>
          <w:sz w:val="24"/>
          <w:rPrChange w:id="2415" w:author="Charlotte Devitre" w:date="2024-08-07T15:38:00Z">
            <w:rPr>
              <w:rFonts w:ascii="Times New Roman" w:hAnsi="Times New Roman"/>
            </w:rPr>
          </w:rPrChange>
        </w:rPr>
        <w:t>, 107365.</w:t>
      </w:r>
    </w:p>
    <w:p w14:paraId="4A1DC6EC" w14:textId="77777777" w:rsidR="00A233F4" w:rsidRPr="00A233F4" w:rsidRDefault="00A233F4" w:rsidP="00A233F4">
      <w:pPr>
        <w:pStyle w:val="Bibliography"/>
        <w:rPr>
          <w:ins w:id="2416" w:author="Charlotte Devitre" w:date="2024-08-07T15:38:00Z"/>
          <w:rFonts w:ascii="Times New Roman" w:hAnsi="Times New Roman" w:cs="Times New Roman"/>
          <w:color w:val="000000"/>
          <w:sz w:val="24"/>
        </w:rPr>
      </w:pPr>
      <w:ins w:id="2417" w:author="Charlotte Devitre" w:date="2024-08-07T15:38:00Z">
        <w:r w:rsidRPr="00A233F4">
          <w:rPr>
            <w:rFonts w:ascii="Times New Roman" w:hAnsi="Times New Roman" w:cs="Times New Roman"/>
            <w:color w:val="000000"/>
            <w:sz w:val="24"/>
          </w:rPr>
          <w:t xml:space="preserve">Roedder, E. (1965). Liquid CO2 inclusions in olivine-bearing nodules and phenocrysts from basalts. </w:t>
        </w:r>
        <w:r w:rsidRPr="00A233F4">
          <w:rPr>
            <w:rFonts w:ascii="Times New Roman" w:hAnsi="Times New Roman" w:cs="Times New Roman"/>
            <w:i/>
            <w:iCs/>
            <w:color w:val="000000"/>
            <w:sz w:val="24"/>
          </w:rPr>
          <w:t>American Mineralogist: Journal of Earth and Planetary Materials</w:t>
        </w:r>
        <w:r w:rsidRPr="00A233F4">
          <w:rPr>
            <w:rFonts w:ascii="Times New Roman" w:hAnsi="Times New Roman" w:cs="Times New Roman"/>
            <w:color w:val="000000"/>
            <w:sz w:val="24"/>
          </w:rPr>
          <w:t xml:space="preserve">. Mineralogical Society of America </w:t>
        </w:r>
        <w:r w:rsidRPr="00A233F4">
          <w:rPr>
            <w:rFonts w:ascii="Times New Roman" w:hAnsi="Times New Roman" w:cs="Times New Roman"/>
            <w:b/>
            <w:bCs/>
            <w:color w:val="000000"/>
            <w:sz w:val="24"/>
          </w:rPr>
          <w:t>50</w:t>
        </w:r>
        <w:r w:rsidRPr="00A233F4">
          <w:rPr>
            <w:rFonts w:ascii="Times New Roman" w:hAnsi="Times New Roman" w:cs="Times New Roman"/>
            <w:color w:val="000000"/>
            <w:sz w:val="24"/>
          </w:rPr>
          <w:t>, 1746–1782.</w:t>
        </w:r>
      </w:ins>
    </w:p>
    <w:p w14:paraId="73653754" w14:textId="77777777" w:rsidR="00A233F4" w:rsidRPr="00A233F4" w:rsidRDefault="00A233F4" w:rsidP="00A233F4">
      <w:pPr>
        <w:pStyle w:val="Bibliography"/>
        <w:rPr>
          <w:ins w:id="2418" w:author="Charlotte Devitre" w:date="2024-08-07T15:38:00Z"/>
          <w:rFonts w:ascii="Times New Roman" w:hAnsi="Times New Roman" w:cs="Times New Roman"/>
          <w:color w:val="000000"/>
          <w:sz w:val="24"/>
        </w:rPr>
      </w:pPr>
      <w:ins w:id="2419" w:author="Charlotte Devitre" w:date="2024-08-07T15:38:00Z">
        <w:r w:rsidRPr="00A233F4">
          <w:rPr>
            <w:rFonts w:ascii="Times New Roman" w:hAnsi="Times New Roman" w:cs="Times New Roman"/>
            <w:color w:val="000000"/>
            <w:sz w:val="24"/>
          </w:rPr>
          <w:t xml:space="preserve">Roedder, E. (1983). Geobarometry of ultramafic xenoliths from Loihi Seamount, Hawaii, on the basis of CO2 inclusions in olivine.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66</w:t>
        </w:r>
        <w:r w:rsidRPr="00A233F4">
          <w:rPr>
            <w:rFonts w:ascii="Times New Roman" w:hAnsi="Times New Roman" w:cs="Times New Roman"/>
            <w:color w:val="000000"/>
            <w:sz w:val="24"/>
          </w:rPr>
          <w:t>, 369–379.</w:t>
        </w:r>
      </w:ins>
    </w:p>
    <w:p w14:paraId="0D088B6D" w14:textId="77777777" w:rsidR="00A233F4" w:rsidRPr="00A233F4" w:rsidRDefault="00A233F4" w:rsidP="00A233F4">
      <w:pPr>
        <w:pStyle w:val="Bibliography"/>
        <w:rPr>
          <w:ins w:id="2420" w:author="Charlotte Devitre" w:date="2024-08-07T15:38:00Z"/>
          <w:rFonts w:ascii="Times New Roman" w:hAnsi="Times New Roman" w:cs="Times New Roman"/>
          <w:color w:val="000000"/>
          <w:sz w:val="24"/>
        </w:rPr>
      </w:pPr>
      <w:ins w:id="2421" w:author="Charlotte Devitre" w:date="2024-08-07T15:38:00Z">
        <w:r w:rsidRPr="00A233F4">
          <w:rPr>
            <w:rFonts w:ascii="Times New Roman" w:hAnsi="Times New Roman" w:cs="Times New Roman"/>
            <w:color w:val="000000"/>
            <w:sz w:val="24"/>
          </w:rPr>
          <w:t xml:space="preserve">Roedder, E. (1984). Fluid inclusions (Reviews in Mineralogy vol. 12). </w:t>
        </w:r>
        <w:r w:rsidRPr="00A233F4">
          <w:rPr>
            <w:rFonts w:ascii="Times New Roman" w:hAnsi="Times New Roman" w:cs="Times New Roman"/>
            <w:i/>
            <w:iCs/>
            <w:color w:val="000000"/>
            <w:sz w:val="24"/>
          </w:rPr>
          <w:t>Mineralogical Society of America, Washington DC</w:t>
        </w:r>
        <w:r w:rsidRPr="00A233F4">
          <w:rPr>
            <w:rFonts w:ascii="Times New Roman" w:hAnsi="Times New Roman" w:cs="Times New Roman"/>
            <w:color w:val="000000"/>
            <w:sz w:val="24"/>
          </w:rPr>
          <w:t>.</w:t>
        </w:r>
      </w:ins>
    </w:p>
    <w:p w14:paraId="1BD99C75" w14:textId="77777777" w:rsidR="00A233F4" w:rsidRPr="00A233F4" w:rsidRDefault="00A233F4" w:rsidP="00A233F4">
      <w:pPr>
        <w:pStyle w:val="Bibliography"/>
        <w:rPr>
          <w:ins w:id="2422" w:author="Charlotte Devitre" w:date="2024-08-07T15:38:00Z"/>
          <w:rFonts w:ascii="Times New Roman" w:hAnsi="Times New Roman" w:cs="Times New Roman"/>
          <w:color w:val="000000"/>
          <w:sz w:val="24"/>
        </w:rPr>
      </w:pPr>
      <w:ins w:id="2423" w:author="Charlotte Devitre" w:date="2024-08-07T15:38:00Z">
        <w:r w:rsidRPr="00A233F4">
          <w:rPr>
            <w:rFonts w:ascii="Times New Roman" w:hAnsi="Times New Roman" w:cs="Times New Roman"/>
            <w:color w:val="000000"/>
            <w:sz w:val="24"/>
          </w:rPr>
          <w:t xml:space="preserve">Roedder, E. &amp; Bodnar, R. J. (1980). Geologic pressure determinations from fluid inclusion studies. </w:t>
        </w:r>
        <w:r w:rsidRPr="00A233F4">
          <w:rPr>
            <w:rFonts w:ascii="Times New Roman" w:hAnsi="Times New Roman" w:cs="Times New Roman"/>
            <w:i/>
            <w:iCs/>
            <w:color w:val="000000"/>
            <w:sz w:val="24"/>
          </w:rPr>
          <w:t>Annual review of earth and planetary 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 263.</w:t>
        </w:r>
      </w:ins>
    </w:p>
    <w:p w14:paraId="0653EF67" w14:textId="77777777" w:rsidR="00A233F4" w:rsidRPr="00A233F4" w:rsidRDefault="00A233F4" w:rsidP="00A233F4">
      <w:pPr>
        <w:pStyle w:val="Bibliography"/>
        <w:rPr>
          <w:ins w:id="2424" w:author="Charlotte Devitre" w:date="2024-08-07T15:38:00Z"/>
          <w:rFonts w:ascii="Times New Roman" w:hAnsi="Times New Roman" w:cs="Times New Roman"/>
          <w:color w:val="000000"/>
          <w:sz w:val="24"/>
        </w:rPr>
      </w:pPr>
      <w:ins w:id="2425" w:author="Charlotte Devitre" w:date="2024-08-07T15:38:00Z">
        <w:r w:rsidRPr="00A233F4">
          <w:rPr>
            <w:rFonts w:ascii="Times New Roman" w:hAnsi="Times New Roman" w:cs="Times New Roman"/>
            <w:color w:val="000000"/>
            <w:sz w:val="24"/>
          </w:rPr>
          <w:t xml:space="preserve">Rosso, K. M. &amp; Bodnar, R. J. (1995). Microthermometric and Raman spectroscopic detection limits of C02 in fluid inclusions and the Raman spectroscopic characterization of C02.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59</w:t>
        </w:r>
        <w:r w:rsidRPr="00A233F4">
          <w:rPr>
            <w:rFonts w:ascii="Times New Roman" w:hAnsi="Times New Roman" w:cs="Times New Roman"/>
            <w:color w:val="000000"/>
            <w:sz w:val="24"/>
          </w:rPr>
          <w:t>, 3961–3975.</w:t>
        </w:r>
      </w:ins>
    </w:p>
    <w:p w14:paraId="5D13ED0D" w14:textId="77777777" w:rsidR="00A233F4" w:rsidRPr="00A233F4" w:rsidRDefault="00A233F4" w:rsidP="00A233F4">
      <w:pPr>
        <w:pStyle w:val="Bibliography"/>
        <w:rPr>
          <w:rFonts w:ascii="Times New Roman" w:hAnsi="Times New Roman"/>
          <w:color w:val="000000"/>
          <w:sz w:val="24"/>
          <w:rPrChange w:id="2426" w:author="Charlotte Devitre" w:date="2024-08-07T15:38:00Z">
            <w:rPr>
              <w:rFonts w:ascii="Times New Roman" w:hAnsi="Times New Roman"/>
            </w:rPr>
          </w:rPrChange>
        </w:rPr>
      </w:pPr>
      <w:r w:rsidRPr="00A233F4">
        <w:rPr>
          <w:rFonts w:ascii="Times New Roman" w:hAnsi="Times New Roman"/>
          <w:color w:val="000000"/>
          <w:sz w:val="24"/>
          <w:rPrChange w:id="2427" w:author="Charlotte Devitre" w:date="2024-08-07T15:38:00Z">
            <w:rPr>
              <w:rFonts w:ascii="Times New Roman" w:hAnsi="Times New Roman"/>
            </w:rPr>
          </w:rPrChange>
        </w:rPr>
        <w:t xml:space="preserve">Ryan, M. P. (1987). The elasticity and contractancy of Hawaiian olivine tholeiite, and its role in the stability and structural evolution of sub-caldera magma reservoirs and rift systems. In Volcanism in Hawaii. </w:t>
      </w:r>
      <w:r w:rsidRPr="00A233F4">
        <w:rPr>
          <w:rFonts w:ascii="Times New Roman" w:hAnsi="Times New Roman"/>
          <w:i/>
          <w:color w:val="000000"/>
          <w:sz w:val="24"/>
          <w:rPrChange w:id="2428" w:author="Charlotte Devitre" w:date="2024-08-07T15:38:00Z">
            <w:rPr>
              <w:rFonts w:ascii="Times New Roman" w:hAnsi="Times New Roman"/>
              <w:i/>
            </w:rPr>
          </w:rPrChange>
        </w:rPr>
        <w:t>US Geol. Surv. Prof. Pap.</w:t>
      </w:r>
      <w:r w:rsidRPr="00A233F4">
        <w:rPr>
          <w:rFonts w:ascii="Times New Roman" w:hAnsi="Times New Roman"/>
          <w:color w:val="000000"/>
          <w:sz w:val="24"/>
          <w:rPrChange w:id="2429" w:author="Charlotte Devitre" w:date="2024-08-07T15:38:00Z">
            <w:rPr>
              <w:rFonts w:ascii="Times New Roman" w:hAnsi="Times New Roman"/>
            </w:rPr>
          </w:rPrChange>
        </w:rPr>
        <w:t xml:space="preserve"> </w:t>
      </w:r>
      <w:r w:rsidRPr="00A233F4">
        <w:rPr>
          <w:rFonts w:ascii="Times New Roman" w:hAnsi="Times New Roman"/>
          <w:b/>
          <w:color w:val="000000"/>
          <w:sz w:val="24"/>
          <w:rPrChange w:id="2430" w:author="Charlotte Devitre" w:date="2024-08-07T15:38:00Z">
            <w:rPr>
              <w:rFonts w:ascii="Times New Roman" w:hAnsi="Times New Roman"/>
              <w:b/>
            </w:rPr>
          </w:rPrChange>
        </w:rPr>
        <w:t>1350</w:t>
      </w:r>
      <w:r w:rsidRPr="00A233F4">
        <w:rPr>
          <w:rFonts w:ascii="Times New Roman" w:hAnsi="Times New Roman"/>
          <w:color w:val="000000"/>
          <w:sz w:val="24"/>
          <w:rPrChange w:id="2431" w:author="Charlotte Devitre" w:date="2024-08-07T15:38:00Z">
            <w:rPr>
              <w:rFonts w:ascii="Times New Roman" w:hAnsi="Times New Roman"/>
            </w:rPr>
          </w:rPrChange>
        </w:rPr>
        <w:t>, 1395–1447.</w:t>
      </w:r>
    </w:p>
    <w:p w14:paraId="6079F31F" w14:textId="77777777" w:rsidR="00A233F4" w:rsidRPr="00A233F4" w:rsidRDefault="00A233F4" w:rsidP="00A233F4">
      <w:pPr>
        <w:pStyle w:val="Bibliography"/>
        <w:rPr>
          <w:ins w:id="2432" w:author="Charlotte Devitre" w:date="2024-08-07T15:38:00Z"/>
          <w:rFonts w:ascii="Times New Roman" w:hAnsi="Times New Roman" w:cs="Times New Roman"/>
          <w:color w:val="000000"/>
          <w:sz w:val="24"/>
        </w:rPr>
      </w:pPr>
      <w:ins w:id="2433" w:author="Charlotte Devitre" w:date="2024-08-07T15:38:00Z">
        <w:r w:rsidRPr="00A233F4">
          <w:rPr>
            <w:rFonts w:ascii="Times New Roman" w:hAnsi="Times New Roman" w:cs="Times New Roman"/>
            <w:color w:val="000000"/>
            <w:sz w:val="24"/>
          </w:rPr>
          <w:t xml:space="preserve">Sendula, E.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(2021). Synthetic Fluid Inclusions XXIV. In situ Monitoring of the Carbonation of Olivine Under Conditions Relevant to Carbon Capture and Storage Using Synthetic Fluid Inclusion Micro-Reactors: Determination of Reaction Rates. </w:t>
        </w:r>
        <w:r w:rsidRPr="00A233F4">
          <w:rPr>
            <w:rFonts w:ascii="Times New Roman" w:hAnsi="Times New Roman" w:cs="Times New Roman"/>
            <w:i/>
            <w:iCs/>
            <w:color w:val="000000"/>
            <w:sz w:val="24"/>
          </w:rPr>
          <w:t>Frontiers in Climate</w:t>
        </w:r>
        <w:r w:rsidRPr="00A233F4">
          <w:rPr>
            <w:rFonts w:ascii="Times New Roman" w:hAnsi="Times New Roman" w:cs="Times New Roman"/>
            <w:color w:val="000000"/>
            <w:sz w:val="24"/>
          </w:rPr>
          <w:t xml:space="preserve">. Frontiers </w:t>
        </w:r>
        <w:r w:rsidRPr="00A233F4">
          <w:rPr>
            <w:rFonts w:ascii="Times New Roman" w:hAnsi="Times New Roman" w:cs="Times New Roman"/>
            <w:b/>
            <w:bCs/>
            <w:color w:val="000000"/>
            <w:sz w:val="24"/>
          </w:rPr>
          <w:t>3</w:t>
        </w:r>
        <w:r w:rsidRPr="00A233F4">
          <w:rPr>
            <w:rFonts w:ascii="Times New Roman" w:hAnsi="Times New Roman" w:cs="Times New Roman"/>
            <w:color w:val="000000"/>
            <w:sz w:val="24"/>
          </w:rPr>
          <w:t>.</w:t>
        </w:r>
      </w:ins>
    </w:p>
    <w:p w14:paraId="4170DF94" w14:textId="77777777" w:rsidR="00A233F4" w:rsidRPr="00A233F4" w:rsidRDefault="00A233F4" w:rsidP="00A233F4">
      <w:pPr>
        <w:pStyle w:val="Bibliography"/>
        <w:rPr>
          <w:rFonts w:ascii="Times New Roman" w:hAnsi="Times New Roman"/>
          <w:color w:val="000000"/>
          <w:sz w:val="24"/>
          <w:rPrChange w:id="2434" w:author="Charlotte Devitre" w:date="2024-08-07T15:38:00Z">
            <w:rPr>
              <w:rFonts w:ascii="Times New Roman" w:hAnsi="Times New Roman"/>
            </w:rPr>
          </w:rPrChange>
        </w:rPr>
      </w:pPr>
      <w:r w:rsidRPr="00A233F4">
        <w:rPr>
          <w:rFonts w:ascii="Times New Roman" w:hAnsi="Times New Roman"/>
          <w:color w:val="000000"/>
          <w:sz w:val="24"/>
          <w:rPrChange w:id="2435" w:author="Charlotte Devitre" w:date="2024-08-07T15:38:00Z">
            <w:rPr>
              <w:rFonts w:ascii="Times New Roman" w:hAnsi="Times New Roman"/>
            </w:rPr>
          </w:rPrChange>
        </w:rPr>
        <w:t xml:space="preserve">Span, R. &amp; Wagner, W. (1996). A new equation of state for carbon dioxide covering the fluid region from the triple‐point temperature to 1100 K at pressures up to 800 MPa. </w:t>
      </w:r>
      <w:r w:rsidRPr="00A233F4">
        <w:rPr>
          <w:rFonts w:ascii="Times New Roman" w:hAnsi="Times New Roman"/>
          <w:i/>
          <w:color w:val="000000"/>
          <w:sz w:val="24"/>
          <w:rPrChange w:id="2436" w:author="Charlotte Devitre" w:date="2024-08-07T15:38:00Z">
            <w:rPr>
              <w:rFonts w:ascii="Times New Roman" w:hAnsi="Times New Roman"/>
              <w:i/>
            </w:rPr>
          </w:rPrChange>
        </w:rPr>
        <w:t>Journal of physical and chemical reference data</w:t>
      </w:r>
      <w:r w:rsidRPr="00A233F4">
        <w:rPr>
          <w:rFonts w:ascii="Times New Roman" w:hAnsi="Times New Roman"/>
          <w:color w:val="000000"/>
          <w:sz w:val="24"/>
          <w:rPrChange w:id="2437" w:author="Charlotte Devitre" w:date="2024-08-07T15:38:00Z">
            <w:rPr>
              <w:rFonts w:ascii="Times New Roman" w:hAnsi="Times New Roman"/>
            </w:rPr>
          </w:rPrChange>
        </w:rPr>
        <w:t xml:space="preserve">. American Institute of Physics for the National Institute of Standards and … </w:t>
      </w:r>
      <w:r w:rsidRPr="00A233F4">
        <w:rPr>
          <w:rFonts w:ascii="Times New Roman" w:hAnsi="Times New Roman"/>
          <w:b/>
          <w:color w:val="000000"/>
          <w:sz w:val="24"/>
          <w:rPrChange w:id="2438" w:author="Charlotte Devitre" w:date="2024-08-07T15:38:00Z">
            <w:rPr>
              <w:rFonts w:ascii="Times New Roman" w:hAnsi="Times New Roman"/>
              <w:b/>
            </w:rPr>
          </w:rPrChange>
        </w:rPr>
        <w:t>25</w:t>
      </w:r>
      <w:r w:rsidRPr="00A233F4">
        <w:rPr>
          <w:rFonts w:ascii="Times New Roman" w:hAnsi="Times New Roman"/>
          <w:color w:val="000000"/>
          <w:sz w:val="24"/>
          <w:rPrChange w:id="2439" w:author="Charlotte Devitre" w:date="2024-08-07T15:38:00Z">
            <w:rPr>
              <w:rFonts w:ascii="Times New Roman" w:hAnsi="Times New Roman"/>
            </w:rPr>
          </w:rPrChange>
        </w:rPr>
        <w:t>, 1509–1596.</w:t>
      </w:r>
    </w:p>
    <w:p w14:paraId="223DF926" w14:textId="77777777" w:rsidR="00A233F4" w:rsidRPr="00A233F4" w:rsidRDefault="00A233F4" w:rsidP="00A233F4">
      <w:pPr>
        <w:pStyle w:val="Bibliography"/>
        <w:rPr>
          <w:ins w:id="2440" w:author="Charlotte Devitre" w:date="2024-08-07T15:38:00Z"/>
          <w:rFonts w:ascii="Times New Roman" w:hAnsi="Times New Roman" w:cs="Times New Roman"/>
          <w:color w:val="000000"/>
          <w:sz w:val="24"/>
        </w:rPr>
      </w:pPr>
      <w:ins w:id="2441" w:author="Charlotte Devitre" w:date="2024-08-07T15:38:00Z">
        <w:r w:rsidRPr="00A233F4">
          <w:rPr>
            <w:rFonts w:ascii="Times New Roman" w:hAnsi="Times New Roman" w:cs="Times New Roman"/>
            <w:color w:val="000000"/>
            <w:sz w:val="24"/>
          </w:rPr>
          <w:t xml:space="preserve">Sterner, S. M. &amp; Bodnar, R. J. (1989). Synthetic fluid inclusions - VII. Re-equilibration of fluid inclusions in quartz during laboratory-simulated metamorphic burial and uplift. </w:t>
        </w:r>
        <w:r w:rsidRPr="00A233F4">
          <w:rPr>
            <w:rFonts w:ascii="Times New Roman" w:hAnsi="Times New Roman" w:cs="Times New Roman"/>
            <w:i/>
            <w:iCs/>
            <w:color w:val="000000"/>
            <w:sz w:val="24"/>
          </w:rPr>
          <w:t>Journal of Metamorphic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243–260.</w:t>
        </w:r>
      </w:ins>
    </w:p>
    <w:p w14:paraId="3E8BEC1D" w14:textId="77777777" w:rsidR="00A233F4" w:rsidRPr="00A233F4" w:rsidRDefault="00A233F4" w:rsidP="00A233F4">
      <w:pPr>
        <w:pStyle w:val="Bibliography"/>
        <w:rPr>
          <w:ins w:id="2442" w:author="Charlotte Devitre" w:date="2024-08-07T15:38:00Z"/>
          <w:rFonts w:ascii="Times New Roman" w:hAnsi="Times New Roman" w:cs="Times New Roman"/>
          <w:color w:val="000000"/>
          <w:sz w:val="24"/>
        </w:rPr>
      </w:pPr>
      <w:ins w:id="2443" w:author="Charlotte Devitre" w:date="2024-08-07T15:38:00Z">
        <w:r w:rsidRPr="00A233F4">
          <w:rPr>
            <w:rFonts w:ascii="Times New Roman" w:hAnsi="Times New Roman" w:cs="Times New Roman"/>
            <w:color w:val="000000"/>
            <w:sz w:val="24"/>
          </w:rPr>
          <w:t xml:space="preserve">Sublett, D. M., Sendula, E., Lamadrid, H., Steele-MacInnis, M., Spiekermann, G., Burruss, R. C. &amp; Bodnar, R. J. (2020). Shift in the Raman symmetric stretching band of N2, CO2, and CH4 as a function of temperature, pressure, and density.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51</w:t>
        </w:r>
        <w:r w:rsidRPr="00A233F4">
          <w:rPr>
            <w:rFonts w:ascii="Times New Roman" w:hAnsi="Times New Roman" w:cs="Times New Roman"/>
            <w:color w:val="000000"/>
            <w:sz w:val="24"/>
          </w:rPr>
          <w:t>, 555–568.</w:t>
        </w:r>
      </w:ins>
    </w:p>
    <w:p w14:paraId="18EDEF0D" w14:textId="77777777" w:rsidR="00A233F4" w:rsidRPr="00A233F4" w:rsidRDefault="00A233F4" w:rsidP="00A233F4">
      <w:pPr>
        <w:pStyle w:val="Bibliography"/>
        <w:rPr>
          <w:rFonts w:ascii="Times New Roman" w:hAnsi="Times New Roman"/>
          <w:color w:val="000000"/>
          <w:sz w:val="24"/>
          <w:rPrChange w:id="2444" w:author="Charlotte Devitre" w:date="2024-08-07T15:38:00Z">
            <w:rPr>
              <w:rFonts w:ascii="Times New Roman" w:hAnsi="Times New Roman"/>
            </w:rPr>
          </w:rPrChange>
        </w:rPr>
      </w:pPr>
      <w:r w:rsidRPr="00A233F4">
        <w:rPr>
          <w:rFonts w:ascii="Times New Roman" w:hAnsi="Times New Roman"/>
          <w:color w:val="000000"/>
          <w:sz w:val="24"/>
          <w:rPrChange w:id="2445" w:author="Charlotte Devitre" w:date="2024-08-07T15:38:00Z">
            <w:rPr>
              <w:rFonts w:ascii="Times New Roman" w:hAnsi="Times New Roman"/>
            </w:rPr>
          </w:rPrChange>
        </w:rPr>
        <w:t xml:space="preserve">Venugopal, S., Moune, S., Williams-Jones, G., Druitt, T., Vigouroux, N., Wilson, A. &amp; Russell, J. K. (2020). Two distinct mantle sources beneath the Garibaldi Volcanic Belt: Insight from olivine-hosted melt inclusions. </w:t>
      </w:r>
      <w:r w:rsidRPr="00A233F4">
        <w:rPr>
          <w:rFonts w:ascii="Times New Roman" w:hAnsi="Times New Roman"/>
          <w:i/>
          <w:color w:val="000000"/>
          <w:sz w:val="24"/>
          <w:rPrChange w:id="2446" w:author="Charlotte Devitre" w:date="2024-08-07T15:38:00Z">
            <w:rPr>
              <w:rFonts w:ascii="Times New Roman" w:hAnsi="Times New Roman"/>
              <w:i/>
            </w:rPr>
          </w:rPrChange>
        </w:rPr>
        <w:t>Chemical Geology</w:t>
      </w:r>
      <w:r w:rsidRPr="00A233F4">
        <w:rPr>
          <w:rFonts w:ascii="Times New Roman" w:hAnsi="Times New Roman"/>
          <w:color w:val="000000"/>
          <w:sz w:val="24"/>
          <w:rPrChange w:id="2447" w:author="Charlotte Devitre" w:date="2024-08-07T15:38:00Z">
            <w:rPr>
              <w:rFonts w:ascii="Times New Roman" w:hAnsi="Times New Roman"/>
            </w:rPr>
          </w:rPrChange>
        </w:rPr>
        <w:t xml:space="preserve"> </w:t>
      </w:r>
      <w:r w:rsidRPr="00A233F4">
        <w:rPr>
          <w:rFonts w:ascii="Times New Roman" w:hAnsi="Times New Roman"/>
          <w:b/>
          <w:color w:val="000000"/>
          <w:sz w:val="24"/>
          <w:rPrChange w:id="2448" w:author="Charlotte Devitre" w:date="2024-08-07T15:38:00Z">
            <w:rPr>
              <w:rFonts w:ascii="Times New Roman" w:hAnsi="Times New Roman"/>
              <w:b/>
            </w:rPr>
          </w:rPrChange>
        </w:rPr>
        <w:t>532</w:t>
      </w:r>
      <w:r w:rsidRPr="00A233F4">
        <w:rPr>
          <w:rFonts w:ascii="Times New Roman" w:hAnsi="Times New Roman"/>
          <w:color w:val="000000"/>
          <w:sz w:val="24"/>
          <w:rPrChange w:id="2449" w:author="Charlotte Devitre" w:date="2024-08-07T15:38:00Z">
            <w:rPr>
              <w:rFonts w:ascii="Times New Roman" w:hAnsi="Times New Roman"/>
            </w:rPr>
          </w:rPrChange>
        </w:rPr>
        <w:t>, 119346.</w:t>
      </w:r>
    </w:p>
    <w:p w14:paraId="7AF88961" w14:textId="77777777" w:rsidR="00A233F4" w:rsidRPr="00A233F4" w:rsidRDefault="00A233F4" w:rsidP="00A233F4">
      <w:pPr>
        <w:pStyle w:val="Bibliography"/>
        <w:rPr>
          <w:ins w:id="2450" w:author="Charlotte Devitre" w:date="2024-08-07T15:38:00Z"/>
          <w:rFonts w:ascii="Times New Roman" w:hAnsi="Times New Roman" w:cs="Times New Roman"/>
          <w:color w:val="000000"/>
          <w:sz w:val="24"/>
        </w:rPr>
      </w:pPr>
      <w:ins w:id="2451" w:author="Charlotte Devitre" w:date="2024-08-07T15:38:00Z">
        <w:r w:rsidRPr="00A233F4">
          <w:rPr>
            <w:rFonts w:ascii="Times New Roman" w:hAnsi="Times New Roman" w:cs="Times New Roman"/>
            <w:color w:val="000000"/>
            <w:sz w:val="24"/>
          </w:rPr>
          <w:t xml:space="preserve">Viti, C. &amp; Frezzotti, M.-L. (2000). Re-equilibration of glass and CO2 inclusions in xenolith olivine: A TEM study.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De Gruyter </w:t>
        </w:r>
        <w:r w:rsidRPr="00A233F4">
          <w:rPr>
            <w:rFonts w:ascii="Times New Roman" w:hAnsi="Times New Roman" w:cs="Times New Roman"/>
            <w:b/>
            <w:bCs/>
            <w:color w:val="000000"/>
            <w:sz w:val="24"/>
          </w:rPr>
          <w:t>85</w:t>
        </w:r>
        <w:r w:rsidRPr="00A233F4">
          <w:rPr>
            <w:rFonts w:ascii="Times New Roman" w:hAnsi="Times New Roman" w:cs="Times New Roman"/>
            <w:color w:val="000000"/>
            <w:sz w:val="24"/>
          </w:rPr>
          <w:t>, 1390–1396.</w:t>
        </w:r>
      </w:ins>
    </w:p>
    <w:p w14:paraId="2BBB4F44" w14:textId="77777777" w:rsidR="00A233F4" w:rsidRPr="00A233F4" w:rsidRDefault="00A233F4" w:rsidP="00A233F4">
      <w:pPr>
        <w:pStyle w:val="Bibliography"/>
        <w:rPr>
          <w:ins w:id="2452" w:author="Charlotte Devitre" w:date="2024-08-07T15:38:00Z"/>
          <w:rFonts w:ascii="Times New Roman" w:hAnsi="Times New Roman" w:cs="Times New Roman"/>
          <w:color w:val="000000"/>
          <w:sz w:val="24"/>
        </w:rPr>
      </w:pPr>
      <w:ins w:id="2453" w:author="Charlotte Devitre" w:date="2024-08-07T15:38:00Z">
        <w:r w:rsidRPr="00A233F4">
          <w:rPr>
            <w:rFonts w:ascii="Times New Roman" w:hAnsi="Times New Roman" w:cs="Times New Roman"/>
            <w:color w:val="000000"/>
            <w:sz w:val="24"/>
          </w:rPr>
          <w:t xml:space="preserve">Wanamaker, B. J. &amp; Evans, B. (1989). Mechanical re-equilibration of fluid inclusions in San Carlos olivine by power-law creep.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102</w:t>
        </w:r>
        <w:r w:rsidRPr="00A233F4">
          <w:rPr>
            <w:rFonts w:ascii="Times New Roman" w:hAnsi="Times New Roman" w:cs="Times New Roman"/>
            <w:color w:val="000000"/>
            <w:sz w:val="24"/>
          </w:rPr>
          <w:t>, 102–111.</w:t>
        </w:r>
      </w:ins>
    </w:p>
    <w:p w14:paraId="4BDCB54D" w14:textId="77777777" w:rsidR="00A233F4" w:rsidRPr="00A233F4" w:rsidRDefault="00A233F4" w:rsidP="00A233F4">
      <w:pPr>
        <w:pStyle w:val="Bibliography"/>
        <w:rPr>
          <w:ins w:id="2454" w:author="Charlotte Devitre" w:date="2024-08-07T15:38:00Z"/>
          <w:rFonts w:ascii="Times New Roman" w:hAnsi="Times New Roman" w:cs="Times New Roman"/>
          <w:color w:val="000000"/>
          <w:sz w:val="24"/>
        </w:rPr>
      </w:pPr>
      <w:ins w:id="2455" w:author="Charlotte Devitre" w:date="2024-08-07T15:38:00Z">
        <w:r w:rsidRPr="00A233F4">
          <w:rPr>
            <w:rFonts w:ascii="Times New Roman" w:hAnsi="Times New Roman" w:cs="Times New Roman"/>
            <w:color w:val="000000"/>
            <w:sz w:val="24"/>
          </w:rPr>
          <w:t xml:space="preserve">Wang, W., Caumon, M.-C., Tarantola, A., Pironon, J., Lu, W. &amp; Huang, Y. (2019). Raman spectroscopic densimeter for pure CO2 and CO2-H2O-NaCl fluid systems over a wide P-T range up to 360 °C and 50 MPa.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528</w:t>
        </w:r>
        <w:r w:rsidRPr="00A233F4">
          <w:rPr>
            <w:rFonts w:ascii="Times New Roman" w:hAnsi="Times New Roman" w:cs="Times New Roman"/>
            <w:color w:val="000000"/>
            <w:sz w:val="24"/>
          </w:rPr>
          <w:t>, 119281.</w:t>
        </w:r>
      </w:ins>
    </w:p>
    <w:p w14:paraId="6D241D64" w14:textId="77777777" w:rsidR="00A233F4" w:rsidRPr="00A233F4" w:rsidRDefault="00A233F4" w:rsidP="00A233F4">
      <w:pPr>
        <w:pStyle w:val="Bibliography"/>
        <w:rPr>
          <w:ins w:id="2456" w:author="Charlotte Devitre" w:date="2024-08-07T15:38:00Z"/>
          <w:rFonts w:ascii="Times New Roman" w:hAnsi="Times New Roman" w:cs="Times New Roman"/>
          <w:color w:val="000000"/>
          <w:sz w:val="24"/>
        </w:rPr>
      </w:pPr>
      <w:ins w:id="2457" w:author="Charlotte Devitre" w:date="2024-08-07T15:38:00Z">
        <w:r w:rsidRPr="00A233F4">
          <w:rPr>
            <w:rFonts w:ascii="Times New Roman" w:hAnsi="Times New Roman" w:cs="Times New Roman"/>
            <w:color w:val="000000"/>
            <w:sz w:val="24"/>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4080–4093.</w:t>
        </w:r>
      </w:ins>
    </w:p>
    <w:p w14:paraId="1D887E0A" w14:textId="77777777" w:rsidR="00A233F4" w:rsidRPr="00A233F4" w:rsidRDefault="00A233F4" w:rsidP="00A233F4">
      <w:pPr>
        <w:pStyle w:val="Bibliography"/>
        <w:rPr>
          <w:rFonts w:ascii="Times New Roman" w:hAnsi="Times New Roman"/>
          <w:color w:val="000000"/>
          <w:sz w:val="24"/>
          <w:rPrChange w:id="2458" w:author="Charlotte Devitre" w:date="2024-08-07T15:38:00Z">
            <w:rPr>
              <w:rFonts w:ascii="Times New Roman" w:hAnsi="Times New Roman"/>
            </w:rPr>
          </w:rPrChange>
        </w:rPr>
      </w:pPr>
      <w:r w:rsidRPr="00A233F4">
        <w:rPr>
          <w:rFonts w:ascii="Times New Roman" w:hAnsi="Times New Roman"/>
          <w:color w:val="000000"/>
          <w:sz w:val="24"/>
          <w:rPrChange w:id="2459" w:author="Charlotte Devitre" w:date="2024-08-07T15:38:00Z">
            <w:rPr>
              <w:rFonts w:ascii="Times New Roman" w:hAnsi="Times New Roman"/>
            </w:rPr>
          </w:rPrChange>
        </w:rPr>
        <w:t xml:space="preserve">Welsch, B., Faure, F., Famin, V., Baronnet, A. &amp; Bachèlery, P. (2013). Dendritic Crystallization: A Single Process for all the Textures of Olivine in Basalts? </w:t>
      </w:r>
      <w:r w:rsidRPr="00A233F4">
        <w:rPr>
          <w:rFonts w:ascii="Times New Roman" w:hAnsi="Times New Roman"/>
          <w:i/>
          <w:color w:val="000000"/>
          <w:sz w:val="24"/>
          <w:rPrChange w:id="2460" w:author="Charlotte Devitre" w:date="2024-08-07T15:38:00Z">
            <w:rPr>
              <w:rFonts w:ascii="Times New Roman" w:hAnsi="Times New Roman"/>
              <w:i/>
            </w:rPr>
          </w:rPrChange>
        </w:rPr>
        <w:t>Journal of Petrology</w:t>
      </w:r>
      <w:r w:rsidRPr="00A233F4">
        <w:rPr>
          <w:rFonts w:ascii="Times New Roman" w:hAnsi="Times New Roman"/>
          <w:color w:val="000000"/>
          <w:sz w:val="24"/>
          <w:rPrChange w:id="2461" w:author="Charlotte Devitre" w:date="2024-08-07T15:38:00Z">
            <w:rPr>
              <w:rFonts w:ascii="Times New Roman" w:hAnsi="Times New Roman"/>
            </w:rPr>
          </w:rPrChange>
        </w:rPr>
        <w:t xml:space="preserve"> </w:t>
      </w:r>
      <w:r w:rsidRPr="00A233F4">
        <w:rPr>
          <w:rFonts w:ascii="Times New Roman" w:hAnsi="Times New Roman"/>
          <w:b/>
          <w:color w:val="000000"/>
          <w:sz w:val="24"/>
          <w:rPrChange w:id="2462" w:author="Charlotte Devitre" w:date="2024-08-07T15:38:00Z">
            <w:rPr>
              <w:rFonts w:ascii="Times New Roman" w:hAnsi="Times New Roman"/>
              <w:b/>
            </w:rPr>
          </w:rPrChange>
        </w:rPr>
        <w:t>54</w:t>
      </w:r>
      <w:r w:rsidRPr="00A233F4">
        <w:rPr>
          <w:rFonts w:ascii="Times New Roman" w:hAnsi="Times New Roman"/>
          <w:color w:val="000000"/>
          <w:sz w:val="24"/>
          <w:rPrChange w:id="2463" w:author="Charlotte Devitre" w:date="2024-08-07T15:38:00Z">
            <w:rPr>
              <w:rFonts w:ascii="Times New Roman" w:hAnsi="Times New Roman"/>
            </w:rPr>
          </w:rPrChange>
        </w:rPr>
        <w:t>, 539–574.</w:t>
      </w:r>
    </w:p>
    <w:p w14:paraId="18581117" w14:textId="77777777" w:rsidR="00A233F4" w:rsidRPr="00A233F4" w:rsidRDefault="00A233F4" w:rsidP="00A233F4">
      <w:pPr>
        <w:pStyle w:val="Bibliography"/>
        <w:rPr>
          <w:rFonts w:ascii="Times New Roman" w:hAnsi="Times New Roman"/>
          <w:color w:val="000000"/>
          <w:sz w:val="24"/>
          <w:rPrChange w:id="2464" w:author="Charlotte Devitre" w:date="2024-08-07T15:38:00Z">
            <w:rPr>
              <w:rFonts w:ascii="Times New Roman" w:hAnsi="Times New Roman"/>
            </w:rPr>
          </w:rPrChange>
        </w:rPr>
      </w:pPr>
      <w:r w:rsidRPr="00A233F4">
        <w:rPr>
          <w:rFonts w:ascii="Times New Roman" w:hAnsi="Times New Roman"/>
          <w:color w:val="000000"/>
          <w:sz w:val="24"/>
          <w:rPrChange w:id="2465" w:author="Charlotte Devitre" w:date="2024-08-07T15:38:00Z">
            <w:rPr>
              <w:rFonts w:ascii="Times New Roman" w:hAnsi="Times New Roman"/>
            </w:rPr>
          </w:rPrChange>
        </w:rPr>
        <w:t xml:space="preserve">Wieser, P. E. </w:t>
      </w:r>
      <w:r w:rsidRPr="00A233F4">
        <w:rPr>
          <w:rFonts w:ascii="Times New Roman" w:hAnsi="Times New Roman"/>
          <w:i/>
          <w:color w:val="000000"/>
          <w:sz w:val="24"/>
          <w:rPrChange w:id="2466" w:author="Charlotte Devitre" w:date="2024-08-07T15:38:00Z">
            <w:rPr>
              <w:rFonts w:ascii="Times New Roman" w:hAnsi="Times New Roman"/>
              <w:i/>
            </w:rPr>
          </w:rPrChange>
        </w:rPr>
        <w:t>et al.</w:t>
      </w:r>
      <w:r w:rsidRPr="00A233F4">
        <w:rPr>
          <w:rFonts w:ascii="Times New Roman" w:hAnsi="Times New Roman"/>
          <w:color w:val="000000"/>
          <w:sz w:val="24"/>
          <w:rPrChange w:id="2467" w:author="Charlotte Devitre" w:date="2024-08-07T15:38:00Z">
            <w:rPr>
              <w:rFonts w:ascii="Times New Roman" w:hAnsi="Times New Roman"/>
            </w:rPr>
          </w:rPrChange>
        </w:rPr>
        <w:t xml:space="preserve"> (2021). Reconstructing Magma Storage Depths for the 2018 Kı̄lauean Eruption From Melt Inclusion CO2 Contents: The Importance of Vapor Bubbles. </w:t>
      </w:r>
      <w:r w:rsidRPr="00A233F4">
        <w:rPr>
          <w:rFonts w:ascii="Times New Roman" w:hAnsi="Times New Roman"/>
          <w:i/>
          <w:color w:val="000000"/>
          <w:sz w:val="24"/>
          <w:rPrChange w:id="2468" w:author="Charlotte Devitre" w:date="2024-08-07T15:38:00Z">
            <w:rPr>
              <w:rFonts w:ascii="Times New Roman" w:hAnsi="Times New Roman"/>
              <w:i/>
            </w:rPr>
          </w:rPrChange>
        </w:rPr>
        <w:t>Geochemistry, Geophysics, Geosystems</w:t>
      </w:r>
      <w:r w:rsidRPr="00A233F4">
        <w:rPr>
          <w:rFonts w:ascii="Times New Roman" w:hAnsi="Times New Roman"/>
          <w:color w:val="000000"/>
          <w:sz w:val="24"/>
          <w:rPrChange w:id="2469" w:author="Charlotte Devitre" w:date="2024-08-07T15:38:00Z">
            <w:rPr>
              <w:rFonts w:ascii="Times New Roman" w:hAnsi="Times New Roman"/>
            </w:rPr>
          </w:rPrChange>
        </w:rPr>
        <w:t xml:space="preserve"> </w:t>
      </w:r>
      <w:r w:rsidRPr="00A233F4">
        <w:rPr>
          <w:rFonts w:ascii="Times New Roman" w:hAnsi="Times New Roman"/>
          <w:b/>
          <w:color w:val="000000"/>
          <w:sz w:val="24"/>
          <w:rPrChange w:id="2470" w:author="Charlotte Devitre" w:date="2024-08-07T15:38:00Z">
            <w:rPr>
              <w:rFonts w:ascii="Times New Roman" w:hAnsi="Times New Roman"/>
              <w:b/>
            </w:rPr>
          </w:rPrChange>
        </w:rPr>
        <w:t>22</w:t>
      </w:r>
      <w:r w:rsidRPr="00A233F4">
        <w:rPr>
          <w:rFonts w:ascii="Times New Roman" w:hAnsi="Times New Roman"/>
          <w:color w:val="000000"/>
          <w:sz w:val="24"/>
          <w:rPrChange w:id="2471" w:author="Charlotte Devitre" w:date="2024-08-07T15:38:00Z">
            <w:rPr>
              <w:rFonts w:ascii="Times New Roman" w:hAnsi="Times New Roman"/>
            </w:rPr>
          </w:rPrChange>
        </w:rPr>
        <w:t>, e2020GC009364.</w:t>
      </w:r>
    </w:p>
    <w:p w14:paraId="05944F77" w14:textId="77777777" w:rsidR="00A233F4" w:rsidRPr="00A233F4" w:rsidRDefault="00A233F4" w:rsidP="00A233F4">
      <w:pPr>
        <w:pStyle w:val="Bibliography"/>
        <w:rPr>
          <w:ins w:id="2472" w:author="Charlotte Devitre" w:date="2024-08-07T15:38:00Z"/>
          <w:rFonts w:ascii="Times New Roman" w:hAnsi="Times New Roman" w:cs="Times New Roman"/>
          <w:color w:val="000000"/>
          <w:sz w:val="24"/>
        </w:rPr>
      </w:pPr>
      <w:r w:rsidRPr="00A233F4">
        <w:rPr>
          <w:rFonts w:ascii="Times New Roman" w:hAnsi="Times New Roman"/>
          <w:color w:val="000000"/>
          <w:sz w:val="24"/>
          <w:rPrChange w:id="2473" w:author="Charlotte Devitre" w:date="2024-08-07T15:38:00Z">
            <w:rPr>
              <w:rFonts w:ascii="Times New Roman" w:hAnsi="Times New Roman"/>
            </w:rPr>
          </w:rPrChange>
        </w:rPr>
        <w:t>Wieser, P. E</w:t>
      </w:r>
      <w:ins w:id="2474" w:author="Charlotte Devitre" w:date="2024-08-07T15:38:00Z">
        <w:r w:rsidRPr="00A233F4">
          <w:rPr>
            <w:rFonts w:ascii="Times New Roman" w:hAnsi="Times New Roman" w:cs="Times New Roman"/>
            <w:color w:val="000000"/>
            <w:sz w:val="24"/>
          </w:rPr>
          <w:t xml:space="preserve">. &amp; DeVitre, C. (2024). DiadFit: An open-source Python3 tool for peak fitting of Raman data from silicate melts and CO2 fluids. </w:t>
        </w:r>
        <w:r w:rsidRPr="00A233F4">
          <w:rPr>
            <w:rFonts w:ascii="Times New Roman" w:hAnsi="Times New Roman" w:cs="Times New Roman"/>
            <w:i/>
            <w:iCs/>
            <w:color w:val="000000"/>
            <w:sz w:val="24"/>
          </w:rPr>
          <w:t>Volcanica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335–359.</w:t>
        </w:r>
      </w:ins>
    </w:p>
    <w:p w14:paraId="25B92CDF" w14:textId="77777777" w:rsidR="00A233F4" w:rsidRPr="00A233F4" w:rsidRDefault="00A233F4" w:rsidP="00A233F4">
      <w:pPr>
        <w:pStyle w:val="Bibliography"/>
        <w:rPr>
          <w:rFonts w:ascii="Times New Roman" w:hAnsi="Times New Roman"/>
          <w:color w:val="000000"/>
          <w:sz w:val="24"/>
          <w:rPrChange w:id="2475" w:author="Charlotte Devitre" w:date="2024-08-07T15:38:00Z">
            <w:rPr>
              <w:rFonts w:ascii="Times New Roman" w:hAnsi="Times New Roman"/>
            </w:rPr>
          </w:rPrChange>
        </w:rPr>
      </w:pPr>
      <w:ins w:id="2476" w:author="Charlotte Devitre" w:date="2024-08-07T15:38:00Z">
        <w:r w:rsidRPr="00A233F4">
          <w:rPr>
            <w:rFonts w:ascii="Times New Roman" w:hAnsi="Times New Roman" w:cs="Times New Roman"/>
            <w:color w:val="000000"/>
            <w:sz w:val="24"/>
          </w:rPr>
          <w:t>Wieser, P. E</w:t>
        </w:r>
      </w:ins>
      <w:r w:rsidRPr="00A233F4">
        <w:rPr>
          <w:rFonts w:ascii="Times New Roman" w:hAnsi="Times New Roman"/>
          <w:color w:val="000000"/>
          <w:sz w:val="24"/>
          <w:rPrChange w:id="2477" w:author="Charlotte Devitre" w:date="2024-08-07T15:38:00Z">
            <w:rPr>
              <w:rFonts w:ascii="Times New Roman" w:hAnsi="Times New Roman"/>
            </w:rPr>
          </w:rPrChange>
        </w:rPr>
        <w:t xml:space="preserve">., Edmonds, M., Maclennan, J., Jenner, F. E. &amp; Kunz, B. E. (2019). Crystal scavenging from mush piles recorded by melt inclusions. </w:t>
      </w:r>
      <w:r w:rsidRPr="00A233F4">
        <w:rPr>
          <w:rFonts w:ascii="Times New Roman" w:hAnsi="Times New Roman"/>
          <w:i/>
          <w:color w:val="000000"/>
          <w:sz w:val="24"/>
          <w:rPrChange w:id="2478" w:author="Charlotte Devitre" w:date="2024-08-07T15:38:00Z">
            <w:rPr>
              <w:rFonts w:ascii="Times New Roman" w:hAnsi="Times New Roman"/>
              <w:i/>
            </w:rPr>
          </w:rPrChange>
        </w:rPr>
        <w:t>Nature Communications</w:t>
      </w:r>
      <w:r w:rsidRPr="00A233F4">
        <w:rPr>
          <w:rFonts w:ascii="Times New Roman" w:hAnsi="Times New Roman"/>
          <w:color w:val="000000"/>
          <w:sz w:val="24"/>
          <w:rPrChange w:id="2479" w:author="Charlotte Devitre" w:date="2024-08-07T15:38:00Z">
            <w:rPr>
              <w:rFonts w:ascii="Times New Roman" w:hAnsi="Times New Roman"/>
            </w:rPr>
          </w:rPrChange>
        </w:rPr>
        <w:t xml:space="preserve">. Nature Publishing Group </w:t>
      </w:r>
      <w:r w:rsidRPr="00A233F4">
        <w:rPr>
          <w:rFonts w:ascii="Times New Roman" w:hAnsi="Times New Roman"/>
          <w:b/>
          <w:color w:val="000000"/>
          <w:sz w:val="24"/>
          <w:rPrChange w:id="2480" w:author="Charlotte Devitre" w:date="2024-08-07T15:38:00Z">
            <w:rPr>
              <w:rFonts w:ascii="Times New Roman" w:hAnsi="Times New Roman"/>
              <w:b/>
            </w:rPr>
          </w:rPrChange>
        </w:rPr>
        <w:t>10</w:t>
      </w:r>
      <w:r w:rsidRPr="00A233F4">
        <w:rPr>
          <w:rFonts w:ascii="Times New Roman" w:hAnsi="Times New Roman"/>
          <w:color w:val="000000"/>
          <w:sz w:val="24"/>
          <w:rPrChange w:id="2481" w:author="Charlotte Devitre" w:date="2024-08-07T15:38:00Z">
            <w:rPr>
              <w:rFonts w:ascii="Times New Roman" w:hAnsi="Times New Roman"/>
            </w:rPr>
          </w:rPrChange>
        </w:rPr>
        <w:t>, 5797.</w:t>
      </w:r>
    </w:p>
    <w:p w14:paraId="4BFB3A08" w14:textId="77777777" w:rsidR="00A233F4" w:rsidRPr="00A233F4" w:rsidRDefault="00A233F4" w:rsidP="00A233F4">
      <w:pPr>
        <w:pStyle w:val="Bibliography"/>
        <w:rPr>
          <w:ins w:id="2482" w:author="Charlotte Devitre" w:date="2024-08-07T15:38:00Z"/>
          <w:rFonts w:ascii="Times New Roman" w:hAnsi="Times New Roman" w:cs="Times New Roman"/>
          <w:color w:val="000000"/>
          <w:sz w:val="24"/>
        </w:rPr>
      </w:pPr>
      <w:r w:rsidRPr="00A233F4">
        <w:rPr>
          <w:rFonts w:ascii="Times New Roman" w:hAnsi="Times New Roman"/>
          <w:color w:val="000000"/>
          <w:sz w:val="24"/>
          <w:rPrChange w:id="2483" w:author="Charlotte Devitre" w:date="2024-08-07T15:38:00Z">
            <w:rPr>
              <w:rFonts w:ascii="Times New Roman" w:hAnsi="Times New Roman"/>
            </w:rPr>
          </w:rPrChange>
        </w:rPr>
        <w:t xml:space="preserve">Wieser, P. E., </w:t>
      </w:r>
      <w:ins w:id="2484" w:author="Charlotte Devitre" w:date="2024-08-07T15:38:00Z">
        <w:r w:rsidRPr="00A233F4">
          <w:rPr>
            <w:rFonts w:ascii="Times New Roman" w:hAnsi="Times New Roman" w:cs="Times New Roman"/>
            <w:color w:val="000000"/>
            <w:sz w:val="24"/>
          </w:rPr>
          <w:t xml:space="preserve">Gleeson, M. L. M., Matthews, S., DeVitre, C. &amp; Gazel, E. (2024). Determining the pressure-temperature-composition (P-T-X) conditions of magma storage. </w:t>
        </w:r>
        <w:r w:rsidRPr="00A233F4">
          <w:rPr>
            <w:rFonts w:ascii="Times New Roman" w:hAnsi="Times New Roman" w:cs="Times New Roman"/>
            <w:i/>
            <w:iCs/>
            <w:color w:val="000000"/>
            <w:sz w:val="24"/>
          </w:rPr>
          <w:t>Reference Module in Earth Systems and Environmental Sciences</w:t>
        </w:r>
        <w:r w:rsidRPr="00A233F4">
          <w:rPr>
            <w:rFonts w:ascii="Times New Roman" w:hAnsi="Times New Roman" w:cs="Times New Roman"/>
            <w:color w:val="000000"/>
            <w:sz w:val="24"/>
          </w:rPr>
          <w:t>. Elsevier.</w:t>
        </w:r>
      </w:ins>
    </w:p>
    <w:p w14:paraId="7FEE28A2" w14:textId="77777777" w:rsidR="00A233F4" w:rsidRPr="00A233F4" w:rsidRDefault="00A233F4" w:rsidP="00A233F4">
      <w:pPr>
        <w:pStyle w:val="Bibliography"/>
        <w:rPr>
          <w:rFonts w:ascii="Times New Roman" w:hAnsi="Times New Roman"/>
          <w:color w:val="000000"/>
          <w:sz w:val="24"/>
          <w:rPrChange w:id="2485" w:author="Charlotte Devitre" w:date="2024-08-07T15:38:00Z">
            <w:rPr>
              <w:rFonts w:ascii="Times New Roman" w:hAnsi="Times New Roman"/>
            </w:rPr>
          </w:rPrChange>
        </w:rPr>
      </w:pPr>
      <w:ins w:id="2486" w:author="Charlotte Devitre" w:date="2024-08-07T15:38:00Z">
        <w:r w:rsidRPr="00A233F4">
          <w:rPr>
            <w:rFonts w:ascii="Times New Roman" w:hAnsi="Times New Roman" w:cs="Times New Roman"/>
            <w:color w:val="000000"/>
            <w:sz w:val="24"/>
          </w:rPr>
          <w:t xml:space="preserve">Wieser, P. E., </w:t>
        </w:r>
      </w:ins>
      <w:r w:rsidRPr="00A233F4">
        <w:rPr>
          <w:rFonts w:ascii="Times New Roman" w:hAnsi="Times New Roman"/>
          <w:color w:val="000000"/>
          <w:sz w:val="24"/>
          <w:rPrChange w:id="2487" w:author="Charlotte Devitre" w:date="2024-08-07T15:38:00Z">
            <w:rPr>
              <w:rFonts w:ascii="Times New Roman" w:hAnsi="Times New Roman"/>
            </w:rPr>
          </w:rPrChange>
        </w:rPr>
        <w:t xml:space="preserve">Kent, A. J. R. &amp; Till, C. B. (2023a). Barometers Behaving Badly II: a Critical Evaluation of Cpx-Only and Cpx-Liq Thermobarometry in Variably-Hydrous Arc Magmas. </w:t>
      </w:r>
      <w:r w:rsidRPr="00A233F4">
        <w:rPr>
          <w:rFonts w:ascii="Times New Roman" w:hAnsi="Times New Roman"/>
          <w:i/>
          <w:color w:val="000000"/>
          <w:sz w:val="24"/>
          <w:rPrChange w:id="2488" w:author="Charlotte Devitre" w:date="2024-08-07T15:38:00Z">
            <w:rPr>
              <w:rFonts w:ascii="Times New Roman" w:hAnsi="Times New Roman"/>
              <w:i/>
            </w:rPr>
          </w:rPrChange>
        </w:rPr>
        <w:t>Journal of Petrology</w:t>
      </w:r>
      <w:r w:rsidRPr="00A233F4">
        <w:rPr>
          <w:rFonts w:ascii="Times New Roman" w:hAnsi="Times New Roman"/>
          <w:color w:val="000000"/>
          <w:sz w:val="24"/>
          <w:rPrChange w:id="2489" w:author="Charlotte Devitre" w:date="2024-08-07T15:38:00Z">
            <w:rPr>
              <w:rFonts w:ascii="Times New Roman" w:hAnsi="Times New Roman"/>
            </w:rPr>
          </w:rPrChange>
        </w:rPr>
        <w:t xml:space="preserve"> </w:t>
      </w:r>
      <w:r w:rsidRPr="00A233F4">
        <w:rPr>
          <w:rFonts w:ascii="Times New Roman" w:hAnsi="Times New Roman"/>
          <w:b/>
          <w:color w:val="000000"/>
          <w:sz w:val="24"/>
          <w:rPrChange w:id="2490" w:author="Charlotte Devitre" w:date="2024-08-07T15:38:00Z">
            <w:rPr>
              <w:rFonts w:ascii="Times New Roman" w:hAnsi="Times New Roman"/>
              <w:b/>
            </w:rPr>
          </w:rPrChange>
        </w:rPr>
        <w:t>64</w:t>
      </w:r>
      <w:r w:rsidRPr="00A233F4">
        <w:rPr>
          <w:rFonts w:ascii="Times New Roman" w:hAnsi="Times New Roman"/>
          <w:color w:val="000000"/>
          <w:sz w:val="24"/>
          <w:rPrChange w:id="2491" w:author="Charlotte Devitre" w:date="2024-08-07T15:38:00Z">
            <w:rPr>
              <w:rFonts w:ascii="Times New Roman" w:hAnsi="Times New Roman"/>
            </w:rPr>
          </w:rPrChange>
        </w:rPr>
        <w:t>, egad050.</w:t>
      </w:r>
    </w:p>
    <w:p w14:paraId="6E99C5FC" w14:textId="77777777" w:rsidR="00A233F4" w:rsidRPr="00A233F4" w:rsidRDefault="00A233F4" w:rsidP="00A233F4">
      <w:pPr>
        <w:pStyle w:val="Bibliography"/>
        <w:rPr>
          <w:rFonts w:ascii="Times New Roman" w:hAnsi="Times New Roman"/>
          <w:color w:val="000000"/>
          <w:sz w:val="24"/>
          <w:rPrChange w:id="2492" w:author="Charlotte Devitre" w:date="2024-08-07T15:38:00Z">
            <w:rPr>
              <w:rFonts w:ascii="Times New Roman" w:hAnsi="Times New Roman"/>
            </w:rPr>
          </w:rPrChange>
        </w:rPr>
      </w:pPr>
      <w:r w:rsidRPr="00A233F4">
        <w:rPr>
          <w:rFonts w:ascii="Times New Roman" w:hAnsi="Times New Roman"/>
          <w:color w:val="000000"/>
          <w:sz w:val="24"/>
          <w:rPrChange w:id="2493" w:author="Charlotte Devitre" w:date="2024-08-07T15:38:00Z">
            <w:rPr>
              <w:rFonts w:ascii="Times New Roman" w:hAnsi="Times New Roman"/>
            </w:rPr>
          </w:rPrChange>
        </w:rPr>
        <w:t>Wieser, P. E., Kent, A., Till, C. &amp; Abers, G. (2023b). Geophysical and Geochemical Constraints on Magma Storage Depths along the Cascade Arc: Knowns and Unknowns. EarthArXiv.</w:t>
      </w:r>
    </w:p>
    <w:p w14:paraId="1C4D4D69" w14:textId="77777777" w:rsidR="00A233F4" w:rsidRPr="00A233F4" w:rsidRDefault="00A233F4" w:rsidP="00A233F4">
      <w:pPr>
        <w:pStyle w:val="Bibliography"/>
        <w:rPr>
          <w:ins w:id="2494" w:author="Charlotte Devitre" w:date="2024-08-07T15:38:00Z"/>
          <w:rFonts w:ascii="Times New Roman" w:hAnsi="Times New Roman" w:cs="Times New Roman"/>
          <w:color w:val="000000"/>
          <w:sz w:val="24"/>
        </w:rPr>
      </w:pPr>
      <w:ins w:id="2495" w:author="Charlotte Devitre" w:date="2024-08-07T15:38:00Z">
        <w:r w:rsidRPr="00A233F4">
          <w:rPr>
            <w:rFonts w:ascii="Times New Roman" w:hAnsi="Times New Roman" w:cs="Times New Roman"/>
            <w:color w:val="000000"/>
            <w:sz w:val="24"/>
          </w:rPr>
          <w:t xml:space="preserve">Yamamoto, J. &amp; Kagi, H. (2006). Extended micro-Raman densimeter for CO2 applicable to mantle-originated fluid inclusions. </w:t>
        </w:r>
        <w:r w:rsidRPr="00A233F4">
          <w:rPr>
            <w:rFonts w:ascii="Times New Roman" w:hAnsi="Times New Roman" w:cs="Times New Roman"/>
            <w:i/>
            <w:iCs/>
            <w:color w:val="000000"/>
            <w:sz w:val="24"/>
          </w:rPr>
          <w:t>Chemistry Letters</w:t>
        </w:r>
        <w:r w:rsidRPr="00A233F4">
          <w:rPr>
            <w:rFonts w:ascii="Times New Roman" w:hAnsi="Times New Roman" w:cs="Times New Roman"/>
            <w:color w:val="000000"/>
            <w:sz w:val="24"/>
          </w:rPr>
          <w:t xml:space="preserve">. The Chemical Society of Japan </w:t>
        </w:r>
        <w:r w:rsidRPr="00A233F4">
          <w:rPr>
            <w:rFonts w:ascii="Times New Roman" w:hAnsi="Times New Roman" w:cs="Times New Roman"/>
            <w:b/>
            <w:bCs/>
            <w:color w:val="000000"/>
            <w:sz w:val="24"/>
          </w:rPr>
          <w:t>35</w:t>
        </w:r>
        <w:r w:rsidRPr="00A233F4">
          <w:rPr>
            <w:rFonts w:ascii="Times New Roman" w:hAnsi="Times New Roman" w:cs="Times New Roman"/>
            <w:color w:val="000000"/>
            <w:sz w:val="24"/>
          </w:rPr>
          <w:t>, 610–611.</w:t>
        </w:r>
      </w:ins>
    </w:p>
    <w:p w14:paraId="5C9F682B" w14:textId="77777777" w:rsidR="00A233F4" w:rsidRPr="00A233F4" w:rsidRDefault="00A233F4" w:rsidP="00A233F4">
      <w:pPr>
        <w:pStyle w:val="Bibliography"/>
        <w:rPr>
          <w:ins w:id="2496" w:author="Charlotte Devitre" w:date="2024-08-07T15:38:00Z"/>
          <w:rFonts w:ascii="Times New Roman" w:hAnsi="Times New Roman" w:cs="Times New Roman"/>
          <w:color w:val="000000"/>
          <w:sz w:val="24"/>
        </w:rPr>
      </w:pPr>
      <w:ins w:id="2497" w:author="Charlotte Devitre" w:date="2024-08-07T15:38:00Z">
        <w:r w:rsidRPr="00A233F4">
          <w:rPr>
            <w:rFonts w:ascii="Times New Roman" w:hAnsi="Times New Roman" w:cs="Times New Roman"/>
            <w:color w:val="000000"/>
            <w:sz w:val="24"/>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198</w:t>
        </w:r>
        <w:r w:rsidRPr="00A233F4">
          <w:rPr>
            <w:rFonts w:ascii="Times New Roman" w:hAnsi="Times New Roman" w:cs="Times New Roman"/>
            <w:color w:val="000000"/>
            <w:sz w:val="24"/>
          </w:rPr>
          <w:t>, 511–519.</w:t>
        </w:r>
      </w:ins>
    </w:p>
    <w:p w14:paraId="6A6C2E35" w14:textId="77777777" w:rsidR="00A233F4" w:rsidRPr="00A233F4" w:rsidRDefault="00A233F4" w:rsidP="00A233F4">
      <w:pPr>
        <w:pStyle w:val="Bibliography"/>
        <w:rPr>
          <w:ins w:id="2498" w:author="Charlotte Devitre" w:date="2024-08-07T15:38:00Z"/>
          <w:rFonts w:ascii="Times New Roman" w:hAnsi="Times New Roman" w:cs="Times New Roman"/>
          <w:color w:val="000000"/>
          <w:sz w:val="24"/>
        </w:rPr>
      </w:pPr>
      <w:ins w:id="2499" w:author="Charlotte Devitre" w:date="2024-08-07T15:38:00Z">
        <w:r w:rsidRPr="00A233F4">
          <w:rPr>
            <w:rFonts w:ascii="Times New Roman" w:hAnsi="Times New Roman" w:cs="Times New Roman"/>
            <w:color w:val="000000"/>
            <w:sz w:val="24"/>
          </w:rPr>
          <w:t xml:space="preserve">Yamamoto, J., Kagi, H., Kawakami, Y., Hirano, N. &amp; Nakamura, M. (2007). Paleo-Moho depth determined from the pressure of CO2 fluid inclusions: Raman spectroscopic barometry of mantle- and crust-derived rocks.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253</w:t>
        </w:r>
        <w:r w:rsidRPr="00A233F4">
          <w:rPr>
            <w:rFonts w:ascii="Times New Roman" w:hAnsi="Times New Roman" w:cs="Times New Roman"/>
            <w:color w:val="000000"/>
            <w:sz w:val="24"/>
          </w:rPr>
          <w:t>, 369–377.</w:t>
        </w:r>
      </w:ins>
    </w:p>
    <w:p w14:paraId="5335995E" w14:textId="77777777" w:rsidR="00A233F4" w:rsidRPr="00A233F4" w:rsidRDefault="00A233F4" w:rsidP="00A233F4">
      <w:pPr>
        <w:pStyle w:val="Bibliography"/>
        <w:rPr>
          <w:ins w:id="2500" w:author="Charlotte Devitre" w:date="2024-08-07T15:38:00Z"/>
          <w:rFonts w:ascii="Times New Roman" w:hAnsi="Times New Roman" w:cs="Times New Roman"/>
          <w:color w:val="000000"/>
          <w:sz w:val="24"/>
        </w:rPr>
      </w:pPr>
      <w:ins w:id="2501" w:author="Charlotte Devitre" w:date="2024-08-07T15:38:00Z">
        <w:r w:rsidRPr="00A233F4">
          <w:rPr>
            <w:rFonts w:ascii="Times New Roman" w:hAnsi="Times New Roman" w:cs="Times New Roman"/>
            <w:color w:val="000000"/>
            <w:sz w:val="24"/>
          </w:rPr>
          <w:t xml:space="preserve">Yamamoto, J., Otsuka, K., Ohfuji, H., Ishibashi, H., Hirano, N. &amp; Kagi, H. (2011). Retentivity of CO2 in fluid inclusions in mantle minerals.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w:t>
        </w:r>
        <w:r w:rsidRPr="00A233F4">
          <w:rPr>
            <w:rFonts w:ascii="Times New Roman" w:hAnsi="Times New Roman" w:cs="Times New Roman"/>
            <w:color w:val="000000"/>
            <w:sz w:val="24"/>
          </w:rPr>
          <w:t>, 805–815.</w:t>
        </w:r>
      </w:ins>
    </w:p>
    <w:p w14:paraId="4A499D7D" w14:textId="77777777" w:rsidR="00A233F4" w:rsidRPr="00A233F4" w:rsidRDefault="00A233F4" w:rsidP="00A233F4">
      <w:pPr>
        <w:pStyle w:val="Bibliography"/>
        <w:rPr>
          <w:rFonts w:ascii="Times New Roman" w:hAnsi="Times New Roman"/>
          <w:color w:val="000000"/>
          <w:sz w:val="24"/>
          <w:rPrChange w:id="2502" w:author="Charlotte Devitre" w:date="2024-08-07T15:38:00Z">
            <w:rPr>
              <w:rFonts w:ascii="Times New Roman" w:hAnsi="Times New Roman"/>
            </w:rPr>
          </w:rPrChange>
        </w:rPr>
      </w:pPr>
      <w:r w:rsidRPr="00A233F4">
        <w:rPr>
          <w:rFonts w:ascii="Times New Roman" w:hAnsi="Times New Roman"/>
          <w:color w:val="000000"/>
          <w:sz w:val="24"/>
          <w:rPrChange w:id="2503" w:author="Charlotte Devitre" w:date="2024-08-07T15:38:00Z">
            <w:rPr>
              <w:rFonts w:ascii="Times New Roman" w:hAnsi="Times New Roman"/>
            </w:rPr>
          </w:rPrChange>
        </w:rPr>
        <w:t xml:space="preserve">Yoshimura, S. (2023). Carbon dioxide and water in the crust. Part 1: Equation of state for the fluid. </w:t>
      </w:r>
      <w:r w:rsidRPr="00A233F4">
        <w:rPr>
          <w:rFonts w:ascii="Times New Roman" w:hAnsi="Times New Roman"/>
          <w:i/>
          <w:color w:val="000000"/>
          <w:sz w:val="24"/>
          <w:rPrChange w:id="2504" w:author="Charlotte Devitre" w:date="2024-08-07T15:38:00Z">
            <w:rPr>
              <w:rFonts w:ascii="Times New Roman" w:hAnsi="Times New Roman"/>
              <w:i/>
            </w:rPr>
          </w:rPrChange>
        </w:rPr>
        <w:t>Journal of Mineralogical and Petrological Sciences</w:t>
      </w:r>
      <w:r w:rsidRPr="00A233F4">
        <w:rPr>
          <w:rFonts w:ascii="Times New Roman" w:hAnsi="Times New Roman"/>
          <w:color w:val="000000"/>
          <w:sz w:val="24"/>
          <w:rPrChange w:id="2505" w:author="Charlotte Devitre" w:date="2024-08-07T15:38:00Z">
            <w:rPr>
              <w:rFonts w:ascii="Times New Roman" w:hAnsi="Times New Roman"/>
            </w:rPr>
          </w:rPrChange>
        </w:rPr>
        <w:t xml:space="preserve"> </w:t>
      </w:r>
      <w:r w:rsidRPr="00A233F4">
        <w:rPr>
          <w:rFonts w:ascii="Times New Roman" w:hAnsi="Times New Roman"/>
          <w:b/>
          <w:color w:val="000000"/>
          <w:sz w:val="24"/>
          <w:rPrChange w:id="2506" w:author="Charlotte Devitre" w:date="2024-08-07T15:38:00Z">
            <w:rPr>
              <w:rFonts w:ascii="Times New Roman" w:hAnsi="Times New Roman"/>
              <w:b/>
            </w:rPr>
          </w:rPrChange>
        </w:rPr>
        <w:t>118</w:t>
      </w:r>
      <w:r w:rsidRPr="00A233F4">
        <w:rPr>
          <w:rFonts w:ascii="Times New Roman" w:hAnsi="Times New Roman"/>
          <w:color w:val="000000"/>
          <w:sz w:val="24"/>
          <w:rPrChange w:id="2507" w:author="Charlotte Devitre" w:date="2024-08-07T15:38:00Z">
            <w:rPr>
              <w:rFonts w:ascii="Times New Roman" w:hAnsi="Times New Roman"/>
            </w:rPr>
          </w:rPrChange>
        </w:rPr>
        <w:t>, 221224a.</w:t>
      </w:r>
    </w:p>
    <w:p w14:paraId="052BA54C" w14:textId="65CEB1E7" w:rsidR="00A233F4" w:rsidRPr="00A233F4" w:rsidRDefault="00A233F4" w:rsidP="00A233F4">
      <w:pPr>
        <w:pStyle w:val="Bibliography"/>
        <w:rPr>
          <w:rFonts w:ascii="Times New Roman" w:hAnsi="Times New Roman"/>
          <w:color w:val="000000"/>
          <w:sz w:val="24"/>
          <w:rPrChange w:id="2508" w:author="Charlotte Devitre" w:date="2024-08-07T15:38:00Z">
            <w:rPr>
              <w:rFonts w:ascii="Times New Roman" w:hAnsi="Times New Roman"/>
            </w:rPr>
          </w:rPrChange>
        </w:rPr>
      </w:pPr>
      <w:r w:rsidRPr="00A233F4">
        <w:rPr>
          <w:rFonts w:ascii="Times New Roman" w:hAnsi="Times New Roman"/>
          <w:color w:val="000000"/>
          <w:sz w:val="24"/>
          <w:rPrChange w:id="2509" w:author="Charlotte Devitre" w:date="2024-08-07T15:38:00Z">
            <w:rPr>
              <w:rFonts w:ascii="Times New Roman" w:hAnsi="Times New Roman"/>
            </w:rPr>
          </w:rPrChange>
        </w:rPr>
        <w:t>Zanon, V., D’Auria, L., Schiavi, F., Cyrzan, K. &amp; Pankhurst, M. J. (</w:t>
      </w:r>
      <w:del w:id="2510" w:author="Charlotte Devitre" w:date="2024-08-07T15:38:00Z">
        <w:r w:rsidR="00CA1DC0" w:rsidRPr="00CA1DC0">
          <w:rPr>
            <w:rFonts w:ascii="Times New Roman" w:hAnsi="Times New Roman" w:cs="Times New Roman"/>
          </w:rPr>
          <w:delText>2024</w:delText>
        </w:r>
      </w:del>
      <w:ins w:id="2511" w:author="Charlotte Devitre" w:date="2024-08-07T15:38:00Z">
        <w:r w:rsidRPr="00A233F4">
          <w:rPr>
            <w:rFonts w:ascii="Times New Roman" w:hAnsi="Times New Roman" w:cs="Times New Roman"/>
            <w:color w:val="000000"/>
            <w:sz w:val="24"/>
          </w:rPr>
          <w:t>2024a</w:t>
        </w:r>
      </w:ins>
      <w:r w:rsidRPr="00A233F4">
        <w:rPr>
          <w:rFonts w:ascii="Times New Roman" w:hAnsi="Times New Roman"/>
          <w:color w:val="000000"/>
          <w:sz w:val="24"/>
          <w:rPrChange w:id="2512" w:author="Charlotte Devitre" w:date="2024-08-07T15:38:00Z">
            <w:rPr>
              <w:rFonts w:ascii="Times New Roman" w:hAnsi="Times New Roman"/>
            </w:rPr>
          </w:rPrChange>
        </w:rPr>
        <w:t xml:space="preserve">). Toward a near real-time magma ascent monitoring by combined fluid inclusion barometry and ongoing seismicity. </w:t>
      </w:r>
      <w:r w:rsidRPr="00A233F4">
        <w:rPr>
          <w:rFonts w:ascii="Times New Roman" w:hAnsi="Times New Roman"/>
          <w:i/>
          <w:color w:val="000000"/>
          <w:sz w:val="24"/>
          <w:rPrChange w:id="2513" w:author="Charlotte Devitre" w:date="2024-08-07T15:38:00Z">
            <w:rPr>
              <w:rFonts w:ascii="Times New Roman" w:hAnsi="Times New Roman"/>
              <w:i/>
            </w:rPr>
          </w:rPrChange>
        </w:rPr>
        <w:t>Science Advances</w:t>
      </w:r>
      <w:r w:rsidRPr="00A233F4">
        <w:rPr>
          <w:rFonts w:ascii="Times New Roman" w:hAnsi="Times New Roman"/>
          <w:color w:val="000000"/>
          <w:sz w:val="24"/>
          <w:rPrChange w:id="2514"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515" w:author="Charlotte Devitre" w:date="2024-08-07T15:38:00Z">
            <w:rPr>
              <w:rFonts w:ascii="Times New Roman" w:hAnsi="Times New Roman"/>
              <w:b/>
            </w:rPr>
          </w:rPrChange>
        </w:rPr>
        <w:t>10</w:t>
      </w:r>
      <w:r w:rsidRPr="00A233F4">
        <w:rPr>
          <w:rFonts w:ascii="Times New Roman" w:hAnsi="Times New Roman"/>
          <w:color w:val="000000"/>
          <w:sz w:val="24"/>
          <w:rPrChange w:id="2516" w:author="Charlotte Devitre" w:date="2024-08-07T15:38:00Z">
            <w:rPr>
              <w:rFonts w:ascii="Times New Roman" w:hAnsi="Times New Roman"/>
            </w:rPr>
          </w:rPrChange>
        </w:rPr>
        <w:t>, eadi4300.</w:t>
      </w:r>
    </w:p>
    <w:p w14:paraId="767102C3" w14:textId="77777777" w:rsidR="00A233F4" w:rsidRPr="00A233F4" w:rsidRDefault="00A233F4" w:rsidP="00A233F4">
      <w:pPr>
        <w:pStyle w:val="Bibliography"/>
        <w:rPr>
          <w:ins w:id="2517" w:author="Charlotte Devitre" w:date="2024-08-07T15:38:00Z"/>
          <w:rFonts w:ascii="Times New Roman" w:hAnsi="Times New Roman" w:cs="Times New Roman"/>
          <w:color w:val="000000"/>
          <w:sz w:val="24"/>
        </w:rPr>
      </w:pPr>
      <w:ins w:id="2518" w:author="Charlotte Devitre" w:date="2024-08-07T15:38:00Z">
        <w:r w:rsidRPr="00A233F4">
          <w:rPr>
            <w:rFonts w:ascii="Times New Roman" w:hAnsi="Times New Roman" w:cs="Times New Roman"/>
            <w:color w:val="000000"/>
            <w:sz w:val="24"/>
          </w:rPr>
          <w:t xml:space="preserve">Zanon, V., D’Auria, L., Schiavi, F., Cyrzan, K. &amp; Pankhurst, M. J. (2024b). Toward a near real-time magma ascent monitoring by combined fluid inclusion barometry and ongoing seismicity. </w:t>
        </w:r>
        <w:r w:rsidRPr="00A233F4">
          <w:rPr>
            <w:rFonts w:ascii="Times New Roman" w:hAnsi="Times New Roman" w:cs="Times New Roman"/>
            <w:i/>
            <w:iCs/>
            <w:color w:val="000000"/>
            <w:sz w:val="24"/>
          </w:rPr>
          <w:t>Science Advances</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 eadi4300.</w:t>
        </w:r>
      </w:ins>
    </w:p>
    <w:p w14:paraId="6883EED8" w14:textId="77777777" w:rsidR="00A233F4" w:rsidRPr="00A233F4" w:rsidRDefault="00A233F4" w:rsidP="00A233F4">
      <w:pPr>
        <w:pStyle w:val="Bibliography"/>
        <w:rPr>
          <w:ins w:id="2519" w:author="Charlotte Devitre" w:date="2024-08-07T15:38:00Z"/>
          <w:rFonts w:ascii="Times New Roman" w:hAnsi="Times New Roman" w:cs="Times New Roman"/>
          <w:color w:val="000000"/>
          <w:sz w:val="24"/>
        </w:rPr>
      </w:pPr>
      <w:ins w:id="2520" w:author="Charlotte Devitre" w:date="2024-08-07T15:38:00Z">
        <w:r w:rsidRPr="00A233F4">
          <w:rPr>
            <w:rFonts w:ascii="Times New Roman" w:hAnsi="Times New Roman" w:cs="Times New Roman"/>
            <w:color w:val="000000"/>
            <w:sz w:val="24"/>
          </w:rPr>
          <w:t xml:space="preserve">Zanon, V. &amp; Frezzotti, M. L. (2013). Magma storage and ascent conditions beneath Pico and Faial islands (Azores archipelago): A study on fluid inclusions.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14</w:t>
        </w:r>
        <w:r w:rsidRPr="00A233F4">
          <w:rPr>
            <w:rFonts w:ascii="Times New Roman" w:hAnsi="Times New Roman" w:cs="Times New Roman"/>
            <w:color w:val="000000"/>
            <w:sz w:val="24"/>
          </w:rPr>
          <w:t>, 3494–3514.</w:t>
        </w:r>
      </w:ins>
    </w:p>
    <w:p w14:paraId="286EC5FD" w14:textId="77777777" w:rsidR="00A233F4" w:rsidRPr="00A233F4" w:rsidRDefault="00A233F4" w:rsidP="00A233F4">
      <w:pPr>
        <w:pStyle w:val="Bibliography"/>
        <w:rPr>
          <w:ins w:id="2521" w:author="Charlotte Devitre" w:date="2024-08-07T15:38:00Z"/>
          <w:rFonts w:ascii="Times New Roman" w:hAnsi="Times New Roman" w:cs="Times New Roman"/>
          <w:color w:val="000000"/>
          <w:sz w:val="24"/>
        </w:rPr>
      </w:pPr>
      <w:ins w:id="2522" w:author="Charlotte Devitre" w:date="2024-08-07T15:38:00Z">
        <w:r w:rsidRPr="00A233F4">
          <w:rPr>
            <w:rFonts w:ascii="Times New Roman" w:hAnsi="Times New Roman" w:cs="Times New Roman"/>
            <w:color w:val="000000"/>
            <w:sz w:val="24"/>
          </w:rPr>
          <w:t xml:space="preserve">Zanon, V., Frezzotti, M.-L. &amp; Peccerillo, A. (2003). Magmatic feeding system and crustal magma accumulation beneath Vulcano Island (Italy): Evidence from CO2 fluid inclusions in quartz xenoliths. </w:t>
        </w:r>
        <w:r w:rsidRPr="00A233F4">
          <w:rPr>
            <w:rFonts w:ascii="Times New Roman" w:hAnsi="Times New Roman" w:cs="Times New Roman"/>
            <w:i/>
            <w:iCs/>
            <w:color w:val="000000"/>
            <w:sz w:val="24"/>
          </w:rPr>
          <w:t>Journal of Geophysical Research: Solid Earth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108</w:t>
        </w:r>
        <w:r w:rsidRPr="00A233F4">
          <w:rPr>
            <w:rFonts w:ascii="Times New Roman" w:hAnsi="Times New Roman" w:cs="Times New Roman"/>
            <w:color w:val="000000"/>
            <w:sz w:val="24"/>
          </w:rPr>
          <w:t>.</w:t>
        </w:r>
      </w:ins>
    </w:p>
    <w:p w14:paraId="2A61DAE3" w14:textId="48961E1F" w:rsidR="00A233F4" w:rsidRPr="00C3296A" w:rsidRDefault="00A233F4">
      <w:pPr>
        <w:pBdr>
          <w:top w:val="nil"/>
          <w:left w:val="nil"/>
          <w:bottom w:val="nil"/>
          <w:right w:val="nil"/>
          <w:between w:val="nil"/>
        </w:pBdr>
        <w:spacing w:line="480" w:lineRule="auto"/>
        <w:contextualSpacing/>
        <w:jc w:val="both"/>
        <w:rPr>
          <w:rFonts w:ascii="Times New Roman" w:hAnsi="Times New Roman" w:cs="Times New Roman"/>
          <w:color w:val="000000"/>
          <w:sz w:val="24"/>
        </w:rPr>
        <w:pPrChange w:id="2523" w:author="Charlotte Devitre" w:date="2024-08-07T15:38:00Z">
          <w:pPr>
            <w:pStyle w:val="Bibliography"/>
            <w:spacing w:after="0" w:line="480" w:lineRule="auto"/>
            <w:ind w:left="0" w:firstLine="0"/>
            <w:jc w:val="both"/>
          </w:pPr>
        </w:pPrChange>
      </w:pPr>
      <w:r>
        <w:rPr>
          <w:rFonts w:ascii="Times New Roman" w:hAnsi="Times New Roman" w:cs="Times New Roman"/>
          <w:color w:val="000000"/>
          <w:sz w:val="24"/>
        </w:rPr>
        <w:fldChar w:fldCharType="end"/>
      </w:r>
    </w:p>
    <w:sectPr w:rsidR="00A233F4" w:rsidRPr="00C3296A" w:rsidSect="003766FB">
      <w:headerReference w:type="default" r:id="rId23"/>
      <w:footerReference w:type="default" r:id="rId24"/>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47" w:author="Downs, Drew T" w:date="2024-08-08T10:45:00Z" w:initials="DDT">
    <w:p w14:paraId="25244D01" w14:textId="77777777" w:rsidR="000D270D" w:rsidRDefault="000D270D" w:rsidP="000D270D">
      <w:pPr>
        <w:pStyle w:val="CommentText"/>
      </w:pPr>
      <w:r>
        <w:rPr>
          <w:rStyle w:val="CommentReference"/>
        </w:rPr>
        <w:annotationRef/>
      </w:r>
      <w:r>
        <w:t>This is a very broad brush stroke statement that doesn’t really mean much without more context added. Interpret activity in the context of an eruption could mean a hundred different things.</w:t>
      </w:r>
    </w:p>
    <w:p w14:paraId="7CAADA1B" w14:textId="77777777" w:rsidR="000D270D" w:rsidRDefault="000D270D" w:rsidP="000D270D">
      <w:pPr>
        <w:pStyle w:val="CommentText"/>
      </w:pPr>
    </w:p>
    <w:p w14:paraId="42C5F98C" w14:textId="77777777" w:rsidR="000D270D" w:rsidRDefault="000D270D" w:rsidP="000D270D">
      <w:pPr>
        <w:pStyle w:val="CommentText"/>
      </w:pPr>
      <w:r>
        <w:t>I would suggest just cutting it and let the sentence end at magma.</w:t>
      </w:r>
    </w:p>
  </w:comment>
  <w:comment w:id="2009" w:author="Downs, Drew T" w:date="2024-08-08T10:53:00Z" w:initials="DDT">
    <w:p w14:paraId="18785971" w14:textId="77777777" w:rsidR="00070E8D" w:rsidRDefault="00070E8D" w:rsidP="00070E8D">
      <w:pPr>
        <w:pStyle w:val="CommentText"/>
      </w:pPr>
      <w:r>
        <w:rPr>
          <w:rStyle w:val="CommentReference"/>
        </w:rPr>
        <w:annotationRef/>
      </w:r>
      <w:r>
        <w:t>Inappropriate to put into a scientific journal article what a responding or managing agency should do with data and their partners during a natural hazard. Rewrite to leave HVO and their partners decisions out of it.</w:t>
      </w:r>
    </w:p>
  </w:comment>
  <w:comment w:id="2019" w:author="Downs, Drew T" w:date="2024-08-08T10:58:00Z" w:initials="DDT">
    <w:p w14:paraId="4668C64D" w14:textId="77777777" w:rsidR="00FE1886" w:rsidRDefault="00FE1886" w:rsidP="00FE1886">
      <w:pPr>
        <w:pStyle w:val="CommentText"/>
      </w:pPr>
      <w:r>
        <w:rPr>
          <w:rStyle w:val="CommentReference"/>
        </w:rPr>
        <w:annotationRef/>
      </w:r>
      <w:r>
        <w:t>This sentence doesn’t make sense. You state regular near-real-time monitoring of a long-lived eruption could help with pre-eruptive deformation and unrest.  How can their be pre-eruptive deformation and unrest if there is a long-lived eruption going on? That seems to me to be syn-eruption deformation with no unrest because the volcano is erupting, precluding unrest.</w:t>
      </w:r>
    </w:p>
    <w:p w14:paraId="3C8C5290" w14:textId="77777777" w:rsidR="00FE1886" w:rsidRDefault="00FE1886" w:rsidP="00FE1886">
      <w:pPr>
        <w:pStyle w:val="CommentText"/>
      </w:pPr>
    </w:p>
    <w:p w14:paraId="5C9509E3" w14:textId="77777777" w:rsidR="00FE1886" w:rsidRDefault="00FE1886" w:rsidP="00FE1886">
      <w:pPr>
        <w:pStyle w:val="CommentText"/>
      </w:pPr>
      <w:r>
        <w:t>This sentence is needed but needs rewritten.</w:t>
      </w:r>
    </w:p>
  </w:comment>
  <w:comment w:id="2024" w:author="Downs, Drew T" w:date="2024-08-08T11:00:00Z" w:initials="DDT">
    <w:p w14:paraId="34A299D4" w14:textId="77777777" w:rsidR="00FE1886" w:rsidRDefault="00FE1886" w:rsidP="00FE1886">
      <w:pPr>
        <w:pStyle w:val="CommentText"/>
      </w:pPr>
      <w:r>
        <w:rPr>
          <w:rStyle w:val="CommentReference"/>
        </w:rPr>
        <w:annotationRef/>
      </w:r>
      <w:r>
        <w:t>This also does not make sense to me. We can measure changes in stress fields very easily with geodetic, seismic, and geophysical data. The fluid inclusions and phenocrysts might record this data, but we need the other datasets to actually measure the stress changes to the system.</w:t>
      </w:r>
    </w:p>
    <w:p w14:paraId="5CF4252B" w14:textId="77777777" w:rsidR="00FE1886" w:rsidRDefault="00FE1886" w:rsidP="00FE1886">
      <w:pPr>
        <w:pStyle w:val="CommentText"/>
      </w:pPr>
    </w:p>
    <w:p w14:paraId="5C6BF59A" w14:textId="77777777" w:rsidR="00FE1886" w:rsidRDefault="00FE1886" w:rsidP="00FE1886">
      <w:pPr>
        <w:pStyle w:val="CommentText"/>
      </w:pPr>
      <w:r>
        <w:t>Needs rewritten.</w:t>
      </w:r>
    </w:p>
  </w:comment>
  <w:comment w:id="2026" w:author="Downs, Drew T" w:date="2024-08-08T11:04:00Z" w:initials="DDT">
    <w:p w14:paraId="4B89C912" w14:textId="77777777" w:rsidR="00FE1886" w:rsidRDefault="00FE1886" w:rsidP="00FE1886">
      <w:pPr>
        <w:pStyle w:val="CommentText"/>
      </w:pPr>
      <w:r>
        <w:rPr>
          <w:rStyle w:val="CommentReference"/>
        </w:rPr>
        <w:annotationRef/>
      </w:r>
      <w:r>
        <w:t>This also does not make much sense to me.  The south caldera and Halema’uma’u reservoirs are directly connected to each other. Pressurization in one usually means that both are pressurizing, which is what we commonly measure geodetically. Which erupts seems to be more associated with changing stress fields and the opening of magmatic pathways, particularly during south flank movement or nor. I would delete this sentence.</w:t>
      </w:r>
    </w:p>
  </w:comment>
  <w:comment w:id="2045" w:author="Downs, Drew T" w:date="2024-08-08T11:05:00Z" w:initials="DDT">
    <w:p w14:paraId="7461C390" w14:textId="77777777" w:rsidR="00FE1886" w:rsidRDefault="00FE1886" w:rsidP="00FE1886">
      <w:pPr>
        <w:pStyle w:val="CommentText"/>
      </w:pPr>
      <w:r>
        <w:rPr>
          <w:rStyle w:val="CommentReference"/>
        </w:rPr>
        <w:annotationRef/>
      </w:r>
      <w:r>
        <w:t>I would delete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C5F98C" w15:done="0"/>
  <w15:commentEx w15:paraId="18785971" w15:done="0"/>
  <w15:commentEx w15:paraId="5C9509E3" w15:done="0"/>
  <w15:commentEx w15:paraId="5C6BF59A" w15:done="0"/>
  <w15:commentEx w15:paraId="4B89C912" w15:done="0"/>
  <w15:commentEx w15:paraId="7461C3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5F202E" w16cex:dateUtc="2024-08-08T20:45:00Z"/>
  <w16cex:commentExtensible w16cex:durableId="2A5F2232" w16cex:dateUtc="2024-08-08T20:53:00Z"/>
  <w16cex:commentExtensible w16cex:durableId="2A5F233B" w16cex:dateUtc="2024-08-08T20:58:00Z"/>
  <w16cex:commentExtensible w16cex:durableId="2A5F23E4" w16cex:dateUtc="2024-08-08T21:00:00Z"/>
  <w16cex:commentExtensible w16cex:durableId="2A5F24CD" w16cex:dateUtc="2024-08-08T21:04:00Z"/>
  <w16cex:commentExtensible w16cex:durableId="2A5F24E1" w16cex:dateUtc="2024-08-08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C5F98C" w16cid:durableId="2A5F202E"/>
  <w16cid:commentId w16cid:paraId="18785971" w16cid:durableId="2A5F2232"/>
  <w16cid:commentId w16cid:paraId="5C9509E3" w16cid:durableId="2A5F233B"/>
  <w16cid:commentId w16cid:paraId="5C6BF59A" w16cid:durableId="2A5F23E4"/>
  <w16cid:commentId w16cid:paraId="4B89C912" w16cid:durableId="2A5F24CD"/>
  <w16cid:commentId w16cid:paraId="7461C390" w16cid:durableId="2A5F24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BBB39" w14:textId="77777777" w:rsidR="00783408" w:rsidRDefault="00783408" w:rsidP="00994067">
      <w:pPr>
        <w:spacing w:after="0"/>
      </w:pPr>
      <w:r>
        <w:separator/>
      </w:r>
    </w:p>
  </w:endnote>
  <w:endnote w:type="continuationSeparator" w:id="0">
    <w:p w14:paraId="65829D9A" w14:textId="77777777" w:rsidR="00783408" w:rsidRDefault="00783408" w:rsidP="00994067">
      <w:pPr>
        <w:spacing w:after="0"/>
      </w:pPr>
      <w:r>
        <w:continuationSeparator/>
      </w:r>
    </w:p>
  </w:endnote>
  <w:endnote w:type="continuationNotice" w:id="1">
    <w:p w14:paraId="11F8E1E4" w14:textId="77777777" w:rsidR="00783408" w:rsidRDefault="00783408"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7C81F" w14:textId="77777777" w:rsidR="00783408" w:rsidRDefault="00783408" w:rsidP="00994067">
      <w:pPr>
        <w:spacing w:after="0"/>
      </w:pPr>
      <w:r>
        <w:separator/>
      </w:r>
    </w:p>
  </w:footnote>
  <w:footnote w:type="continuationSeparator" w:id="0">
    <w:p w14:paraId="1D392387" w14:textId="77777777" w:rsidR="00783408" w:rsidRDefault="00783408" w:rsidP="00994067">
      <w:pPr>
        <w:spacing w:after="0"/>
      </w:pPr>
      <w:r>
        <w:continuationSeparator/>
      </w:r>
    </w:p>
  </w:footnote>
  <w:footnote w:type="continuationNotice" w:id="1">
    <w:p w14:paraId="17190841" w14:textId="77777777" w:rsidR="00783408" w:rsidRDefault="00783408"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owns, Drew T">
    <w15:presenceInfo w15:providerId="AD" w15:userId="S::ddowns@usgs.gov::0f7fe28a-83a8-4006-b9cf-32ddd997407b"/>
  </w15:person>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F92"/>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421A"/>
    <w:rsid w:val="002B5AAA"/>
    <w:rsid w:val="002C048D"/>
    <w:rsid w:val="002C3E68"/>
    <w:rsid w:val="002C4D73"/>
    <w:rsid w:val="002C5C51"/>
    <w:rsid w:val="002C6C16"/>
    <w:rsid w:val="002C7309"/>
    <w:rsid w:val="002D4EB5"/>
    <w:rsid w:val="002D7DCD"/>
    <w:rsid w:val="002E1C90"/>
    <w:rsid w:val="002E2DF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4CBB"/>
    <w:rsid w:val="003766FB"/>
    <w:rsid w:val="003839AC"/>
    <w:rsid w:val="00385682"/>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3C33"/>
    <w:rsid w:val="00825D4F"/>
    <w:rsid w:val="008260BF"/>
    <w:rsid w:val="008306C7"/>
    <w:rsid w:val="008337DA"/>
    <w:rsid w:val="00834561"/>
    <w:rsid w:val="00836260"/>
    <w:rsid w:val="00836328"/>
    <w:rsid w:val="008371A3"/>
    <w:rsid w:val="008441A5"/>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A1085"/>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510BD"/>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21E5"/>
    <w:rsid w:val="00D62B14"/>
    <w:rsid w:val="00D667A5"/>
    <w:rsid w:val="00D72C1F"/>
    <w:rsid w:val="00D73E6C"/>
    <w:rsid w:val="00D829DE"/>
    <w:rsid w:val="00D82AF0"/>
    <w:rsid w:val="00D83C89"/>
    <w:rsid w:val="00D8740B"/>
    <w:rsid w:val="00D91247"/>
    <w:rsid w:val="00D92B8B"/>
    <w:rsid w:val="00DA3D1A"/>
    <w:rsid w:val="00DA43C3"/>
    <w:rsid w:val="00DA6848"/>
    <w:rsid w:val="00DA75ED"/>
    <w:rsid w:val="00DB25D1"/>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3411"/>
    <w:rsid w:val="00E142A8"/>
    <w:rsid w:val="00E16157"/>
    <w:rsid w:val="00E20E57"/>
    <w:rsid w:val="00E26FB3"/>
    <w:rsid w:val="00E27685"/>
    <w:rsid w:val="00E30C35"/>
    <w:rsid w:val="00E32451"/>
    <w:rsid w:val="00E33985"/>
    <w:rsid w:val="00E36202"/>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https://www.electrochem.org/wp-content/uploads/2017/11/ORCID-icon.png" TargetMode="Externa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8/08/relationships/commentsExtensible" Target="commentsExtensible.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301</TotalTime>
  <Pages>30</Pages>
  <Words>101810</Words>
  <Characters>580320</Characters>
  <Application>Microsoft Office Word</Application>
  <DocSecurity>0</DocSecurity>
  <Lines>4836</Lines>
  <Paragraphs>1361</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680769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66</cp:revision>
  <cp:lastPrinted>2016-02-01T07:21:00Z</cp:lastPrinted>
  <dcterms:created xsi:type="dcterms:W3CDTF">2024-08-07T22:27:00Z</dcterms:created>
  <dcterms:modified xsi:type="dcterms:W3CDTF">2024-08-09T20:26:00Z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id="y1MsH9fC"/&gt;&lt;style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