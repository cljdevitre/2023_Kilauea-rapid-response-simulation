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9B250" w14:textId="3AE8713C" w:rsidR="002471A4" w:rsidRDefault="002471A4">
      <w:r>
        <w:t xml:space="preserve">Response to reviewers </w:t>
      </w:r>
    </w:p>
    <w:p w14:paraId="3DCD368D" w14:textId="77777777" w:rsidR="006B7FBB"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Reviewer Comments to Author:</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Reviewer: 1</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Pr>
          <w:rFonts w:ascii="Segoe UI" w:hAnsi="Segoe UI" w:cs="Segoe UI"/>
          <w:color w:val="242424"/>
          <w:sz w:val="23"/>
          <w:szCs w:val="23"/>
          <w:shd w:val="clear" w:color="auto" w:fill="FFFFFF"/>
        </w:rPr>
        <w:t>Manuscript ID: JPET-Apr-24-0074</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Title: Depths in a day - A new era of rapid-response Raman-based barometry using fluid-inclusions</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Authors: Charlotte L. DeVitre, Penny E. Wieser, Alex Bearden, Raela Richie, Berenise Rangel, Matthew Gleeson, John </w:t>
      </w:r>
      <w:proofErr w:type="spellStart"/>
      <w:r>
        <w:rPr>
          <w:rFonts w:ascii="Segoe UI" w:hAnsi="Segoe UI" w:cs="Segoe UI"/>
          <w:color w:val="242424"/>
          <w:sz w:val="23"/>
          <w:szCs w:val="23"/>
          <w:shd w:val="clear" w:color="auto" w:fill="FFFFFF"/>
        </w:rPr>
        <w:t>Grimsich</w:t>
      </w:r>
      <w:proofErr w:type="spellEnd"/>
      <w:r>
        <w:rPr>
          <w:rFonts w:ascii="Segoe UI" w:hAnsi="Segoe UI" w:cs="Segoe UI"/>
          <w:color w:val="242424"/>
          <w:sz w:val="23"/>
          <w:szCs w:val="23"/>
          <w:shd w:val="clear" w:color="auto" w:fill="FFFFFF"/>
        </w:rPr>
        <w:t xml:space="preserve">, Kendra Lynn, Drew Down, Natalia Deligne and Katie </w:t>
      </w:r>
      <w:proofErr w:type="spellStart"/>
      <w:r>
        <w:rPr>
          <w:rFonts w:ascii="Segoe UI" w:hAnsi="Segoe UI" w:cs="Segoe UI"/>
          <w:color w:val="242424"/>
          <w:sz w:val="23"/>
          <w:szCs w:val="23"/>
          <w:shd w:val="clear" w:color="auto" w:fill="FFFFFF"/>
        </w:rPr>
        <w:t>Mullike</w:t>
      </w:r>
      <w:proofErr w:type="spellEnd"/>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General comments:</w:t>
      </w:r>
      <w:r>
        <w:rPr>
          <w:rFonts w:ascii="Segoe UI" w:hAnsi="Segoe UI" w:cs="Segoe UI"/>
          <w:color w:val="242424"/>
          <w:sz w:val="23"/>
          <w:szCs w:val="23"/>
        </w:rPr>
        <w:br/>
      </w:r>
      <w:r>
        <w:rPr>
          <w:rFonts w:ascii="Segoe UI" w:hAnsi="Segoe UI" w:cs="Segoe UI"/>
          <w:color w:val="242424"/>
          <w:sz w:val="23"/>
          <w:szCs w:val="23"/>
          <w:shd w:val="clear" w:color="auto" w:fill="FFFFFF"/>
        </w:rPr>
        <w:t>This manuscript reports the application of Raman-based fluid inclusion geobarometry to fluid inclusions in olivine erupted from recent Kilauea volcano activity. The authors successfully estimated the magma chamber depth rapidly. The primary conclusion is that this method provides estimations of magma chamber depth in a relatively short time compared to geobarometers based on the major element chemistry of minerals or the volatile composition of melt inclusions. However, since the authors did not develop innovative technology that allows for such rapid measurement, these results may be modest for publication in the Journal of Petrology.</w:t>
      </w:r>
    </w:p>
    <w:p w14:paraId="4000517D" w14:textId="7F0B5863" w:rsidR="00D677F9" w:rsidRPr="00D677F9" w:rsidRDefault="006B7FBB" w:rsidP="00D04C69">
      <w:pPr>
        <w:rPr>
          <w:rFonts w:ascii="Segoe UI" w:hAnsi="Segoe UI" w:cs="Segoe UI"/>
          <w:color w:val="156082" w:themeColor="accent1"/>
          <w:sz w:val="23"/>
          <w:szCs w:val="23"/>
        </w:rPr>
      </w:pPr>
      <w:r>
        <w:rPr>
          <w:rFonts w:ascii="Segoe UI" w:hAnsi="Segoe UI" w:cs="Segoe UI"/>
          <w:color w:val="45B0E1" w:themeColor="accent1" w:themeTint="99"/>
          <w:sz w:val="23"/>
          <w:szCs w:val="23"/>
          <w:shd w:val="clear" w:color="auto" w:fill="FFFFFF"/>
        </w:rPr>
        <w:t xml:space="preserve">We thank the reviewer for their thorough work. While we did not develop technology in this contribution, we did develop the tools necessary as well as demonstrated the reliability of the technique in </w:t>
      </w:r>
      <w:ins w:id="0" w:author="Penny Wieser" w:date="2024-07-29T15:20:00Z" w16du:dateUtc="2024-07-29T22:20:00Z">
        <w:r w:rsidR="0019556C">
          <w:rPr>
            <w:rFonts w:ascii="Segoe UI" w:hAnsi="Segoe UI" w:cs="Segoe UI"/>
            <w:color w:val="45B0E1" w:themeColor="accent1" w:themeTint="99"/>
            <w:sz w:val="23"/>
            <w:szCs w:val="23"/>
            <w:shd w:val="clear" w:color="auto" w:fill="FFFFFF"/>
          </w:rPr>
          <w:t>three</w:t>
        </w:r>
      </w:ins>
      <w:del w:id="1" w:author="Penny Wieser" w:date="2024-07-29T15:20:00Z" w16du:dateUtc="2024-07-29T22:20:00Z">
        <w:r w:rsidDel="0019556C">
          <w:rPr>
            <w:rFonts w:ascii="Segoe UI" w:hAnsi="Segoe UI" w:cs="Segoe UI"/>
            <w:color w:val="45B0E1" w:themeColor="accent1" w:themeTint="99"/>
            <w:sz w:val="23"/>
            <w:szCs w:val="23"/>
            <w:shd w:val="clear" w:color="auto" w:fill="FFFFFF"/>
          </w:rPr>
          <w:delText>two</w:delText>
        </w:r>
      </w:del>
      <w:r>
        <w:rPr>
          <w:rFonts w:ascii="Segoe UI" w:hAnsi="Segoe UI" w:cs="Segoe UI"/>
          <w:color w:val="45B0E1" w:themeColor="accent1" w:themeTint="99"/>
          <w:sz w:val="23"/>
          <w:szCs w:val="23"/>
          <w:shd w:val="clear" w:color="auto" w:fill="FFFFFF"/>
        </w:rPr>
        <w:t xml:space="preserve"> previous contributions (</w:t>
      </w:r>
      <w:ins w:id="2" w:author="Penny Wieser" w:date="2024-07-29T15:20:00Z" w16du:dateUtc="2024-07-29T22:20:00Z">
        <w:r w:rsidR="0019556C">
          <w:rPr>
            <w:rFonts w:ascii="Segoe UI" w:hAnsi="Segoe UI" w:cs="Segoe UI"/>
            <w:color w:val="45B0E1" w:themeColor="accent1" w:themeTint="99"/>
            <w:sz w:val="23"/>
            <w:szCs w:val="23"/>
            <w:shd w:val="clear" w:color="auto" w:fill="FFFFFF"/>
          </w:rPr>
          <w:t xml:space="preserve">DeVitre et al. 2021, </w:t>
        </w:r>
      </w:ins>
      <w:r>
        <w:rPr>
          <w:rFonts w:ascii="Segoe UI" w:hAnsi="Segoe UI" w:cs="Segoe UI"/>
          <w:color w:val="45B0E1" w:themeColor="accent1" w:themeTint="99"/>
          <w:sz w:val="23"/>
          <w:szCs w:val="23"/>
          <w:shd w:val="clear" w:color="auto" w:fill="FFFFFF"/>
        </w:rPr>
        <w:t xml:space="preserve">Wieser and DeVitre (2024) in </w:t>
      </w:r>
      <w:proofErr w:type="spellStart"/>
      <w:proofErr w:type="gramStart"/>
      <w:r>
        <w:rPr>
          <w:rFonts w:ascii="Segoe UI" w:hAnsi="Segoe UI" w:cs="Segoe UI"/>
          <w:color w:val="45B0E1" w:themeColor="accent1" w:themeTint="99"/>
          <w:sz w:val="23"/>
          <w:szCs w:val="23"/>
          <w:shd w:val="clear" w:color="auto" w:fill="FFFFFF"/>
        </w:rPr>
        <w:t>J.Volcanica</w:t>
      </w:r>
      <w:proofErr w:type="spellEnd"/>
      <w:proofErr w:type="gramEnd"/>
      <w:r>
        <w:rPr>
          <w:rFonts w:ascii="Segoe UI" w:hAnsi="Segoe UI" w:cs="Segoe UI"/>
          <w:color w:val="45B0E1" w:themeColor="accent1" w:themeTint="99"/>
          <w:sz w:val="23"/>
          <w:szCs w:val="23"/>
          <w:shd w:val="clear" w:color="auto" w:fill="FFFFFF"/>
        </w:rPr>
        <w:t xml:space="preserve">, and DeVitre and Wieser (2024) in Geochemical Perspective Letters). We emphasize that the purpose of this study was to demonstrate through a rigorous simulation in a low-risk scenario that the method is now viable and fast enough to be used as a monitoring tool. </w:t>
      </w:r>
      <w:r w:rsidR="00EB2C9B">
        <w:rPr>
          <w:rFonts w:ascii="Segoe UI" w:hAnsi="Segoe UI" w:cs="Segoe UI"/>
          <w:color w:val="45B0E1" w:themeColor="accent1" w:themeTint="99"/>
          <w:sz w:val="23"/>
          <w:szCs w:val="23"/>
          <w:shd w:val="clear" w:color="auto" w:fill="FFFFFF"/>
        </w:rPr>
        <w:t xml:space="preserve">This had not been demonstrated previously. </w:t>
      </w:r>
      <w:r>
        <w:rPr>
          <w:rFonts w:ascii="Segoe UI" w:hAnsi="Segoe UI" w:cs="Segoe UI"/>
          <w:color w:val="45B0E1" w:themeColor="accent1" w:themeTint="99"/>
          <w:sz w:val="23"/>
          <w:szCs w:val="23"/>
          <w:shd w:val="clear" w:color="auto" w:fill="FFFFFF"/>
        </w:rPr>
        <w:t>Th</w:t>
      </w:r>
      <w:r w:rsidR="00EB2C9B">
        <w:rPr>
          <w:rFonts w:ascii="Segoe UI" w:hAnsi="Segoe UI" w:cs="Segoe UI"/>
          <w:color w:val="45B0E1" w:themeColor="accent1" w:themeTint="99"/>
          <w:sz w:val="23"/>
          <w:szCs w:val="23"/>
          <w:shd w:val="clear" w:color="auto" w:fill="FFFFFF"/>
        </w:rPr>
        <w:t>ese</w:t>
      </w:r>
      <w:r>
        <w:rPr>
          <w:rFonts w:ascii="Segoe UI" w:hAnsi="Segoe UI" w:cs="Segoe UI"/>
          <w:color w:val="45B0E1" w:themeColor="accent1" w:themeTint="99"/>
          <w:sz w:val="23"/>
          <w:szCs w:val="23"/>
          <w:shd w:val="clear" w:color="auto" w:fill="FFFFFF"/>
        </w:rPr>
        <w:t xml:space="preserve"> w</w:t>
      </w:r>
      <w:r w:rsidR="00EB2C9B">
        <w:rPr>
          <w:rFonts w:ascii="Segoe UI" w:hAnsi="Segoe UI" w:cs="Segoe UI"/>
          <w:color w:val="45B0E1" w:themeColor="accent1" w:themeTint="99"/>
          <w:sz w:val="23"/>
          <w:szCs w:val="23"/>
          <w:shd w:val="clear" w:color="auto" w:fill="FFFFFF"/>
        </w:rPr>
        <w:t>ere</w:t>
      </w:r>
      <w:r>
        <w:rPr>
          <w:rFonts w:ascii="Segoe UI" w:hAnsi="Segoe UI" w:cs="Segoe UI"/>
          <w:color w:val="45B0E1" w:themeColor="accent1" w:themeTint="99"/>
          <w:sz w:val="23"/>
          <w:szCs w:val="23"/>
          <w:shd w:val="clear" w:color="auto" w:fill="FFFFFF"/>
        </w:rPr>
        <w:t xml:space="preserve"> also the reason</w:t>
      </w:r>
      <w:r w:rsidR="00EB2C9B">
        <w:rPr>
          <w:rFonts w:ascii="Segoe UI" w:hAnsi="Segoe UI" w:cs="Segoe UI"/>
          <w:color w:val="45B0E1" w:themeColor="accent1" w:themeTint="99"/>
          <w:sz w:val="23"/>
          <w:szCs w:val="23"/>
          <w:shd w:val="clear" w:color="auto" w:fill="FFFFFF"/>
        </w:rPr>
        <w:t>s why we originally</w:t>
      </w:r>
      <w:r>
        <w:rPr>
          <w:rFonts w:ascii="Segoe UI" w:hAnsi="Segoe UI" w:cs="Segoe UI"/>
          <w:color w:val="45B0E1" w:themeColor="accent1" w:themeTint="99"/>
          <w:sz w:val="23"/>
          <w:szCs w:val="23"/>
          <w:shd w:val="clear" w:color="auto" w:fill="FFFFFF"/>
        </w:rPr>
        <w:t xml:space="preserve"> chose a Letter format. </w:t>
      </w:r>
      <w:ins w:id="3" w:author="Penny Wieser" w:date="2024-07-29T15:20:00Z" w16du:dateUtc="2024-07-29T22:20:00Z">
        <w:r w:rsidR="0019556C">
          <w:rPr>
            <w:rFonts w:ascii="Segoe UI" w:hAnsi="Segoe UI" w:cs="Segoe UI"/>
            <w:color w:val="45B0E1" w:themeColor="accent1" w:themeTint="99"/>
            <w:sz w:val="23"/>
            <w:szCs w:val="23"/>
            <w:shd w:val="clear" w:color="auto" w:fill="FFFFFF"/>
          </w:rPr>
          <w:t>In this contribution, we developed and optimized the workflow which allow f</w:t>
        </w:r>
      </w:ins>
      <w:ins w:id="4" w:author="Penny Wieser" w:date="2024-07-29T15:21:00Z" w16du:dateUtc="2024-07-29T22:21:00Z">
        <w:r w:rsidR="0019556C">
          <w:rPr>
            <w:rFonts w:ascii="Segoe UI" w:hAnsi="Segoe UI" w:cs="Segoe UI"/>
            <w:color w:val="45B0E1" w:themeColor="accent1" w:themeTint="99"/>
            <w:sz w:val="23"/>
            <w:szCs w:val="23"/>
            <w:shd w:val="clear" w:color="auto" w:fill="FFFFFF"/>
          </w:rPr>
          <w:t xml:space="preserve">or extremely fast results to be obtained (e.g. use of production lines, recommendations for speeding up various parts of the process). </w:t>
        </w:r>
      </w:ins>
      <w:r w:rsidR="002471A4">
        <w:rPr>
          <w:rFonts w:ascii="Segoe UI" w:hAnsi="Segoe UI" w:cs="Segoe UI"/>
          <w:color w:val="242424"/>
          <w:sz w:val="23"/>
          <w:szCs w:val="23"/>
        </w:rPr>
        <w:br/>
      </w:r>
    </w:p>
    <w:p w14:paraId="58A27407" w14:textId="77777777" w:rsidR="001116C4" w:rsidRDefault="001116C4">
      <w:pPr>
        <w:rPr>
          <w:rFonts w:ascii="Segoe UI" w:hAnsi="Segoe UI" w:cs="Segoe UI"/>
          <w:color w:val="242424"/>
          <w:sz w:val="23"/>
          <w:szCs w:val="23"/>
        </w:rPr>
      </w:pPr>
    </w:p>
    <w:p w14:paraId="52B610BF" w14:textId="77777777" w:rsidR="00661CB3"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Specific comments:</w:t>
      </w:r>
      <w:r>
        <w:rPr>
          <w:rFonts w:ascii="Segoe UI" w:hAnsi="Segoe UI" w:cs="Segoe UI"/>
          <w:color w:val="242424"/>
          <w:sz w:val="23"/>
          <w:szCs w:val="23"/>
        </w:rPr>
        <w:br/>
      </w:r>
      <w:r>
        <w:rPr>
          <w:rFonts w:ascii="Segoe UI" w:hAnsi="Segoe UI" w:cs="Segoe UI"/>
          <w:color w:val="242424"/>
          <w:sz w:val="23"/>
          <w:szCs w:val="23"/>
          <w:shd w:val="clear" w:color="auto" w:fill="FFFFFF"/>
        </w:rPr>
        <w:t>L25-29: This sentence does not specify which concerns are addressed by this study. As a result, readers cannot discern what specific issues were resolved. Please elaborate on the specific concerns that were mitigated by your research.</w:t>
      </w:r>
    </w:p>
    <w:p w14:paraId="6FD5BA16" w14:textId="77777777" w:rsidR="00661CB3" w:rsidRDefault="00661CB3">
      <w:pPr>
        <w:rPr>
          <w:rFonts w:ascii="Segoe UI" w:hAnsi="Segoe UI" w:cs="Segoe UI"/>
          <w:color w:val="242424"/>
          <w:sz w:val="23"/>
          <w:szCs w:val="23"/>
          <w:shd w:val="clear" w:color="auto" w:fill="FFFFFF"/>
        </w:rPr>
      </w:pPr>
    </w:p>
    <w:p w14:paraId="350131C6" w14:textId="5441D397" w:rsidR="00FF1408" w:rsidRDefault="00DE4B43">
      <w:pPr>
        <w:rPr>
          <w:rFonts w:ascii="Segoe UI" w:hAnsi="Segoe UI" w:cs="Segoe UI"/>
          <w:color w:val="156082" w:themeColor="accent1"/>
          <w:sz w:val="23"/>
          <w:szCs w:val="23"/>
        </w:rPr>
      </w:pPr>
      <w:r>
        <w:rPr>
          <w:rFonts w:ascii="Segoe UI" w:hAnsi="Segoe UI" w:cs="Segoe UI"/>
          <w:color w:val="156082" w:themeColor="accent1"/>
          <w:sz w:val="23"/>
          <w:szCs w:val="23"/>
        </w:rPr>
        <w:lastRenderedPageBreak/>
        <w:t>We agree with the reviewer and have changed the abstract to include more details on what concerns were addressed by this contribution. The abstract now reads as follows: “</w:t>
      </w:r>
      <w:r w:rsidR="00FF1408" w:rsidRPr="00FF1408">
        <w:rPr>
          <w:rFonts w:ascii="Segoe UI" w:hAnsi="Segoe UI" w:cs="Segoe UI"/>
          <w:color w:val="156082" w:themeColor="accent1"/>
          <w:sz w:val="23"/>
          <w:szCs w:val="23"/>
        </w:rPr>
        <w:t xml:space="preserve">Rapid-response petrological monitoring is a major advance for volcano observatories to build and validate models of the plumbing systems that supply eruptions in near-real-time. The depth of magma storage has recently been identified as high-priority information for volcanic observatories that is not currently obtainable via petrological monitoring methods on timescales relevant to eruption response. Fluid inclusion barometry is a well-established petrological method to estimate magma storage depths and is thought to have potential as a monitoring tool though this has not been formally demonstrated. To address this deficiency, we performed a near-real-time rapid-response simulation for the September 2023 eruption of Kīlauea. We show that Raman-based fluid inclusion barometry can robustly determine reservoir depths within a day of receiving samples - a transformative timescale that has not previously been achieved by petrological methods. Fluid inclusion barometry has traditionally been limited to deeply stored systems (e.g., two-phase CO2 fluid inclusions stored at &gt;7 km) systems where a maximum fraction of H2O in the exsolved fluid (XH2O) can be safely assumed at 10 mol% and micro-thermometric measurements of CO2 density are easy and accurate (&gt;~ 0.4 g/cm3). Improvements on the accuracy of Raman spectroscopy measurements of low CO2 density over the past couple of decades has enabled access to more shallow storage systems, though in such systems the fraction of H2O in the fluid may be too high to conduct reliable measurements. To test the global applicability of rapid response fluid inclusion barometry, we compiled a global melt inclusion dataset (&gt;4000 samples) for which we calculated fluid composition at the point of </w:t>
      </w:r>
      <w:proofErr w:type="spellStart"/>
      <w:r w:rsidR="00FF1408" w:rsidRPr="00FF1408">
        <w:rPr>
          <w:rFonts w:ascii="Segoe UI" w:hAnsi="Segoe UI" w:cs="Segoe UI"/>
          <w:color w:val="156082" w:themeColor="accent1"/>
          <w:sz w:val="23"/>
          <w:szCs w:val="23"/>
        </w:rPr>
        <w:t>vapour</w:t>
      </w:r>
      <w:proofErr w:type="spellEnd"/>
      <w:r w:rsidR="00FF1408" w:rsidRPr="00FF1408">
        <w:rPr>
          <w:rFonts w:ascii="Segoe UI" w:hAnsi="Segoe UI" w:cs="Segoe UI"/>
          <w:color w:val="156082" w:themeColor="accent1"/>
          <w:sz w:val="23"/>
          <w:szCs w:val="23"/>
        </w:rPr>
        <w:t xml:space="preserve"> saturation (XH2O). We show that fluid inclusions in crystal-hosts from mafic compositions (&lt;57 wt% SiO2) – likely representative of recharge magmas worldwide – may trap fluids with XH2O low enough to make fluid inclusion barometry useful at many of the world’s most active and hazardous mafic volcanic systems (e.g. Iceland, Hawai’i, Galápagos, East African Rift, Réunion, Canary </w:t>
      </w:r>
      <w:commentRangeStart w:id="5"/>
      <w:r w:rsidR="00FF1408" w:rsidRPr="00FF1408">
        <w:rPr>
          <w:rFonts w:ascii="Segoe UI" w:hAnsi="Segoe UI" w:cs="Segoe UI"/>
          <w:color w:val="156082" w:themeColor="accent1"/>
          <w:sz w:val="23"/>
          <w:szCs w:val="23"/>
        </w:rPr>
        <w:t>Islands</w:t>
      </w:r>
      <w:commentRangeEnd w:id="5"/>
      <w:r w:rsidR="0019556C">
        <w:rPr>
          <w:rStyle w:val="CommentReference"/>
        </w:rPr>
        <w:commentReference w:id="5"/>
      </w:r>
      <w:r w:rsidR="00FF1408" w:rsidRPr="00FF1408">
        <w:rPr>
          <w:rFonts w:ascii="Segoe UI" w:hAnsi="Segoe UI" w:cs="Segoe UI"/>
          <w:color w:val="156082" w:themeColor="accent1"/>
          <w:sz w:val="23"/>
          <w:szCs w:val="23"/>
        </w:rPr>
        <w:t xml:space="preserve">, Azores, Cabo Verde). </w:t>
      </w:r>
      <w:r>
        <w:rPr>
          <w:rFonts w:ascii="Segoe UI" w:hAnsi="Segoe UI" w:cs="Segoe UI"/>
          <w:color w:val="156082" w:themeColor="accent1"/>
          <w:sz w:val="23"/>
          <w:szCs w:val="23"/>
        </w:rPr>
        <w:t>”</w:t>
      </w:r>
      <w:r w:rsidR="002471A4">
        <w:rPr>
          <w:rFonts w:ascii="Segoe UI" w:hAnsi="Segoe UI" w:cs="Segoe UI"/>
          <w:color w:val="242424"/>
          <w:sz w:val="23"/>
          <w:szCs w:val="23"/>
        </w:rPr>
        <w:br/>
      </w:r>
      <w:r w:rsidR="002471A4">
        <w:rPr>
          <w:rFonts w:ascii="Segoe UI" w:hAnsi="Segoe UI" w:cs="Segoe UI"/>
          <w:color w:val="242424"/>
          <w:sz w:val="23"/>
          <w:szCs w:val="23"/>
        </w:rPr>
        <w:br/>
      </w:r>
      <w:r w:rsidR="002471A4">
        <w:rPr>
          <w:rFonts w:ascii="Segoe UI" w:hAnsi="Segoe UI" w:cs="Segoe UI"/>
          <w:color w:val="242424"/>
          <w:sz w:val="23"/>
          <w:szCs w:val="23"/>
          <w:shd w:val="clear" w:color="auto" w:fill="FFFFFF"/>
        </w:rPr>
        <w:t>L51-52: After thoroughly reviewing Re et al. (2021), I could not find any mention of storage depth estimation taking several months to years using melt inclusion geobarometry. Could you specify the source of this information?</w:t>
      </w:r>
      <w:r w:rsidR="002471A4">
        <w:rPr>
          <w:rFonts w:ascii="Segoe UI" w:hAnsi="Segoe UI" w:cs="Segoe UI"/>
          <w:color w:val="242424"/>
          <w:sz w:val="23"/>
          <w:szCs w:val="23"/>
        </w:rPr>
        <w:br/>
      </w:r>
      <w:r w:rsidR="00FF1408">
        <w:rPr>
          <w:rFonts w:ascii="Segoe UI" w:hAnsi="Segoe UI" w:cs="Segoe UI"/>
          <w:color w:val="156082" w:themeColor="accent1"/>
          <w:sz w:val="23"/>
          <w:szCs w:val="23"/>
        </w:rPr>
        <w:t xml:space="preserve">While it is true that </w:t>
      </w:r>
      <w:r w:rsidR="00FF1408" w:rsidRPr="00FF1408">
        <w:rPr>
          <w:rFonts w:ascii="Segoe UI" w:hAnsi="Segoe UI" w:cs="Segoe UI"/>
          <w:color w:val="156082" w:themeColor="accent1"/>
          <w:sz w:val="23"/>
          <w:szCs w:val="23"/>
        </w:rPr>
        <w:t xml:space="preserve">Re et al., (2021) </w:t>
      </w:r>
      <w:r w:rsidR="00FF1408">
        <w:rPr>
          <w:rFonts w:ascii="Segoe UI" w:hAnsi="Segoe UI" w:cs="Segoe UI"/>
          <w:color w:val="156082" w:themeColor="accent1"/>
          <w:sz w:val="23"/>
          <w:szCs w:val="23"/>
        </w:rPr>
        <w:t xml:space="preserve">do not report specific numbers, they do </w:t>
      </w:r>
      <w:r w:rsidR="00FF1408" w:rsidRPr="00FF1408">
        <w:rPr>
          <w:rFonts w:ascii="Segoe UI" w:hAnsi="Segoe UI" w:cs="Segoe UI"/>
          <w:color w:val="156082" w:themeColor="accent1"/>
          <w:sz w:val="23"/>
          <w:szCs w:val="23"/>
        </w:rPr>
        <w:t>report MI barometry as a slow method</w:t>
      </w:r>
      <w:r w:rsidR="00FF1408">
        <w:rPr>
          <w:rFonts w:ascii="Segoe UI" w:hAnsi="Segoe UI" w:cs="Segoe UI"/>
          <w:color w:val="156082" w:themeColor="accent1"/>
          <w:sz w:val="23"/>
          <w:szCs w:val="23"/>
        </w:rPr>
        <w:t xml:space="preserve"> (MI-</w:t>
      </w:r>
      <w:proofErr w:type="gramStart"/>
      <w:r w:rsidR="00FF1408">
        <w:rPr>
          <w:rFonts w:ascii="Segoe UI" w:hAnsi="Segoe UI" w:cs="Segoe UI"/>
          <w:color w:val="156082" w:themeColor="accent1"/>
          <w:sz w:val="23"/>
          <w:szCs w:val="23"/>
        </w:rPr>
        <w:t>volatiles;</w:t>
      </w:r>
      <w:proofErr w:type="gramEnd"/>
      <w:r w:rsidR="00FF1408">
        <w:rPr>
          <w:rFonts w:ascii="Segoe UI" w:hAnsi="Segoe UI" w:cs="Segoe UI"/>
          <w:color w:val="156082" w:themeColor="accent1"/>
          <w:sz w:val="23"/>
          <w:szCs w:val="23"/>
        </w:rPr>
        <w:t xml:space="preserve"> which implies barometric measurements using volatile solubility modelling).</w:t>
      </w:r>
      <w:ins w:id="6" w:author="Penny Wieser" w:date="2024-07-29T15:25:00Z" w16du:dateUtc="2024-07-29T22:25:00Z">
        <w:r w:rsidR="0019556C">
          <w:rPr>
            <w:rFonts w:ascii="Segoe UI" w:hAnsi="Segoe UI" w:cs="Segoe UI"/>
            <w:color w:val="156082" w:themeColor="accent1"/>
            <w:sz w:val="23"/>
            <w:szCs w:val="23"/>
          </w:rPr>
          <w:t xml:space="preserve"> These timelines are from our own extensive experience as melt </w:t>
        </w:r>
        <w:proofErr w:type="spellStart"/>
        <w:r w:rsidR="0019556C">
          <w:rPr>
            <w:rFonts w:ascii="Segoe UI" w:hAnsi="Segoe UI" w:cs="Segoe UI"/>
            <w:color w:val="156082" w:themeColor="accent1"/>
            <w:sz w:val="23"/>
            <w:szCs w:val="23"/>
          </w:rPr>
          <w:t>inclusionists</w:t>
        </w:r>
        <w:proofErr w:type="spellEnd"/>
        <w:r w:rsidR="0019556C">
          <w:rPr>
            <w:rFonts w:ascii="Segoe UI" w:hAnsi="Segoe UI" w:cs="Segoe UI"/>
            <w:color w:val="156082" w:themeColor="accent1"/>
            <w:sz w:val="23"/>
            <w:szCs w:val="23"/>
          </w:rPr>
          <w:t>. DeVitre was part of a review of melt inclusion best practices</w:t>
        </w:r>
      </w:ins>
      <w:ins w:id="7" w:author="Penny Wieser" w:date="2024-07-29T15:26:00Z" w16du:dateUtc="2024-07-29T22:26:00Z">
        <w:r w:rsidR="0019556C">
          <w:rPr>
            <w:rFonts w:ascii="Segoe UI" w:hAnsi="Segoe UI" w:cs="Segoe UI"/>
            <w:color w:val="156082" w:themeColor="accent1"/>
            <w:sz w:val="23"/>
            <w:szCs w:val="23"/>
          </w:rPr>
          <w:t xml:space="preserve"> </w:t>
        </w:r>
        <w:r w:rsidR="0019556C">
          <w:rPr>
            <w:rFonts w:ascii="Segoe UI" w:hAnsi="Segoe UI" w:cs="Segoe UI"/>
            <w:color w:val="156082" w:themeColor="accent1"/>
            <w:sz w:val="23"/>
            <w:szCs w:val="23"/>
          </w:rPr>
          <w:t>and is well connected with the community and knows of no one who has performed results in less than a year</w:t>
        </w:r>
        <w:r w:rsidR="0019556C">
          <w:rPr>
            <w:rFonts w:ascii="Segoe UI" w:hAnsi="Segoe UI" w:cs="Segoe UI"/>
            <w:color w:val="156082" w:themeColor="accent1"/>
            <w:sz w:val="23"/>
            <w:szCs w:val="23"/>
          </w:rPr>
          <w:t xml:space="preserve">. Her own recently published a melt inclusion paper in PNAS took XX </w:t>
        </w:r>
        <w:proofErr w:type="spellStart"/>
        <w:r w:rsidR="0019556C">
          <w:rPr>
            <w:rFonts w:ascii="Segoe UI" w:hAnsi="Segoe UI" w:cs="Segoe UI"/>
            <w:color w:val="156082" w:themeColor="accent1"/>
            <w:sz w:val="23"/>
            <w:szCs w:val="23"/>
          </w:rPr>
          <w:t>yeras</w:t>
        </w:r>
        <w:proofErr w:type="spellEnd"/>
        <w:r w:rsidR="0019556C">
          <w:rPr>
            <w:rFonts w:ascii="Segoe UI" w:hAnsi="Segoe UI" w:cs="Segoe UI"/>
            <w:color w:val="156082" w:themeColor="accent1"/>
            <w:sz w:val="23"/>
            <w:szCs w:val="23"/>
          </w:rPr>
          <w:t xml:space="preserve">. Similarly, Wieser has been involved in </w:t>
        </w:r>
      </w:ins>
      <w:ins w:id="8" w:author="Penny Wieser" w:date="2024-07-29T15:27:00Z" w16du:dateUtc="2024-07-29T22:27:00Z">
        <w:r w:rsidR="0019556C">
          <w:rPr>
            <w:rFonts w:ascii="Segoe UI" w:hAnsi="Segoe UI" w:cs="Segoe UI"/>
            <w:color w:val="156082" w:themeColor="accent1"/>
            <w:sz w:val="23"/>
            <w:szCs w:val="23"/>
          </w:rPr>
          <w:t>5 published</w:t>
        </w:r>
      </w:ins>
      <w:ins w:id="9" w:author="Penny Wieser" w:date="2024-07-29T15:26:00Z" w16du:dateUtc="2024-07-29T22:26:00Z">
        <w:r w:rsidR="0019556C">
          <w:rPr>
            <w:rFonts w:ascii="Segoe UI" w:hAnsi="Segoe UI" w:cs="Segoe UI"/>
            <w:color w:val="156082" w:themeColor="accent1"/>
            <w:sz w:val="23"/>
            <w:szCs w:val="23"/>
          </w:rPr>
          <w:t xml:space="preserve"> melt inclusion studies (Wieser et al. 2021, 202</w:t>
        </w:r>
      </w:ins>
      <w:ins w:id="10" w:author="Penny Wieser" w:date="2024-07-29T15:27:00Z" w16du:dateUtc="2024-07-29T22:27:00Z">
        <w:r w:rsidR="0019556C">
          <w:rPr>
            <w:rFonts w:ascii="Segoe UI" w:hAnsi="Segoe UI" w:cs="Segoe UI"/>
            <w:color w:val="156082" w:themeColor="accent1"/>
            <w:sz w:val="23"/>
            <w:szCs w:val="23"/>
          </w:rPr>
          <w:t xml:space="preserve">2, Wong et al. 2023, Dayton et al. 2024, Van </w:t>
        </w:r>
        <w:proofErr w:type="spellStart"/>
        <w:r w:rsidR="0019556C">
          <w:rPr>
            <w:rFonts w:ascii="Segoe UI" w:hAnsi="Segoe UI" w:cs="Segoe UI"/>
            <w:color w:val="156082" w:themeColor="accent1"/>
            <w:sz w:val="23"/>
            <w:szCs w:val="23"/>
          </w:rPr>
          <w:t>Gevtre</w:t>
        </w:r>
        <w:proofErr w:type="spellEnd"/>
        <w:r w:rsidR="0019556C">
          <w:rPr>
            <w:rFonts w:ascii="Segoe UI" w:hAnsi="Segoe UI" w:cs="Segoe UI"/>
            <w:color w:val="156082" w:themeColor="accent1"/>
            <w:sz w:val="23"/>
            <w:szCs w:val="23"/>
          </w:rPr>
          <w:t xml:space="preserve"> et al. 2024), none of which took less than a year. For example, for the two Kilauea papers, </w:t>
        </w:r>
      </w:ins>
      <w:del w:id="11" w:author="Penny Wieser" w:date="2024-07-29T15:27:00Z" w16du:dateUtc="2024-07-29T22:27:00Z">
        <w:r w:rsidR="00FF1408" w:rsidDel="0019556C">
          <w:rPr>
            <w:rFonts w:ascii="Segoe UI" w:hAnsi="Segoe UI" w:cs="Segoe UI"/>
            <w:color w:val="156082" w:themeColor="accent1"/>
            <w:sz w:val="23"/>
            <w:szCs w:val="23"/>
          </w:rPr>
          <w:delText xml:space="preserve"> It is easy</w:delText>
        </w:r>
        <w:r w:rsidR="00364418" w:rsidDel="0019556C">
          <w:rPr>
            <w:rFonts w:ascii="Segoe UI" w:hAnsi="Segoe UI" w:cs="Segoe UI"/>
            <w:color w:val="156082" w:themeColor="accent1"/>
            <w:sz w:val="23"/>
            <w:szCs w:val="23"/>
          </w:rPr>
          <w:delText>,</w:delText>
        </w:r>
        <w:r w:rsidR="00FF1408" w:rsidDel="0019556C">
          <w:rPr>
            <w:rFonts w:ascii="Segoe UI" w:hAnsi="Segoe UI" w:cs="Segoe UI"/>
            <w:color w:val="156082" w:themeColor="accent1"/>
            <w:sz w:val="23"/>
            <w:szCs w:val="23"/>
          </w:rPr>
          <w:delText xml:space="preserve"> however</w:delText>
        </w:r>
        <w:r w:rsidR="00364418" w:rsidDel="0019556C">
          <w:rPr>
            <w:rFonts w:ascii="Segoe UI" w:hAnsi="Segoe UI" w:cs="Segoe UI"/>
            <w:color w:val="156082" w:themeColor="accent1"/>
            <w:sz w:val="23"/>
            <w:szCs w:val="23"/>
          </w:rPr>
          <w:delText>,</w:delText>
        </w:r>
        <w:r w:rsidR="00FF1408" w:rsidDel="0019556C">
          <w:rPr>
            <w:rFonts w:ascii="Segoe UI" w:hAnsi="Segoe UI" w:cs="Segoe UI"/>
            <w:color w:val="156082" w:themeColor="accent1"/>
            <w:sz w:val="23"/>
            <w:szCs w:val="23"/>
          </w:rPr>
          <w:delText xml:space="preserve"> to extract this from some of the recent literature (like for example Wieser et al., 2021 and Lerner et al., 2021).</w:delText>
        </w:r>
      </w:del>
      <w:ins w:id="12" w:author="Penny Wieser" w:date="2024-07-29T15:23:00Z" w16du:dateUtc="2024-07-29T22:23:00Z">
        <w:r w:rsidR="0019556C">
          <w:rPr>
            <w:rFonts w:ascii="Segoe UI" w:hAnsi="Segoe UI" w:cs="Segoe UI"/>
            <w:color w:val="156082" w:themeColor="accent1"/>
            <w:sz w:val="23"/>
            <w:szCs w:val="23"/>
          </w:rPr>
          <w:t xml:space="preserve">Wieser et al. </w:t>
        </w:r>
      </w:ins>
      <w:ins w:id="13" w:author="Penny Wieser" w:date="2024-07-29T15:27:00Z" w16du:dateUtc="2024-07-29T22:27:00Z">
        <w:r w:rsidR="0019556C">
          <w:rPr>
            <w:rFonts w:ascii="Segoe UI" w:hAnsi="Segoe UI" w:cs="Segoe UI"/>
            <w:color w:val="156082" w:themeColor="accent1"/>
            <w:sz w:val="23"/>
            <w:szCs w:val="23"/>
          </w:rPr>
          <w:t xml:space="preserve">2021 </w:t>
        </w:r>
      </w:ins>
      <w:ins w:id="14" w:author="Penny Wieser" w:date="2024-07-29T15:23:00Z" w16du:dateUtc="2024-07-29T22:23:00Z">
        <w:r w:rsidR="0019556C">
          <w:rPr>
            <w:rFonts w:ascii="Segoe UI" w:hAnsi="Segoe UI" w:cs="Segoe UI"/>
            <w:color w:val="156082" w:themeColor="accent1"/>
            <w:sz w:val="23"/>
            <w:szCs w:val="23"/>
          </w:rPr>
          <w:t>was submitted 7</w:t>
        </w:r>
        <w:r w:rsidR="0019556C" w:rsidRPr="0019556C">
          <w:rPr>
            <w:rFonts w:ascii="Segoe UI" w:hAnsi="Segoe UI" w:cs="Segoe UI"/>
            <w:color w:val="156082" w:themeColor="accent1"/>
            <w:sz w:val="23"/>
            <w:szCs w:val="23"/>
            <w:vertAlign w:val="superscript"/>
            <w:rPrChange w:id="15" w:author="Penny Wieser" w:date="2024-07-29T15:23:00Z" w16du:dateUtc="2024-07-29T22:23:00Z">
              <w:rPr>
                <w:rFonts w:ascii="Segoe UI" w:hAnsi="Segoe UI" w:cs="Segoe UI"/>
                <w:color w:val="156082" w:themeColor="accent1"/>
                <w:sz w:val="23"/>
                <w:szCs w:val="23"/>
              </w:rPr>
            </w:rPrChange>
          </w:rPr>
          <w:t>th</w:t>
        </w:r>
        <w:r w:rsidR="0019556C">
          <w:rPr>
            <w:rFonts w:ascii="Segoe UI" w:hAnsi="Segoe UI" w:cs="Segoe UI"/>
            <w:color w:val="156082" w:themeColor="accent1"/>
            <w:sz w:val="23"/>
            <w:szCs w:val="23"/>
          </w:rPr>
          <w:t xml:space="preserve"> Aug, 2020, despite samples being collected in Aug 2018. This was </w:t>
        </w:r>
        <w:r w:rsidR="0019556C">
          <w:rPr>
            <w:rFonts w:ascii="Segoe UI" w:hAnsi="Segoe UI" w:cs="Segoe UI"/>
            <w:color w:val="156082" w:themeColor="accent1"/>
            <w:sz w:val="23"/>
            <w:szCs w:val="23"/>
          </w:rPr>
          <w:lastRenderedPageBreak/>
          <w:t>how long it took to perform Raman analyses, book and do SIMS time in 2 sessions</w:t>
        </w:r>
      </w:ins>
      <w:ins w:id="16" w:author="Penny Wieser" w:date="2024-07-29T15:24:00Z" w16du:dateUtc="2024-07-29T22:24:00Z">
        <w:r w:rsidR="0019556C">
          <w:rPr>
            <w:rFonts w:ascii="Segoe UI" w:hAnsi="Segoe UI" w:cs="Segoe UI"/>
            <w:color w:val="156082" w:themeColor="accent1"/>
            <w:sz w:val="23"/>
            <w:szCs w:val="23"/>
          </w:rPr>
          <w:t xml:space="preserve"> (because SIMS time is hard to get), collect EPMA data afterwards, perform PEC corrections, and solubility modelling. Equally, Lerner et al. was submitted 8</w:t>
        </w:r>
        <w:r w:rsidR="0019556C" w:rsidRPr="0019556C">
          <w:rPr>
            <w:rFonts w:ascii="Segoe UI" w:hAnsi="Segoe UI" w:cs="Segoe UI"/>
            <w:color w:val="156082" w:themeColor="accent1"/>
            <w:sz w:val="23"/>
            <w:szCs w:val="23"/>
            <w:vertAlign w:val="superscript"/>
            <w:rPrChange w:id="17" w:author="Penny Wieser" w:date="2024-07-29T15:24:00Z" w16du:dateUtc="2024-07-29T22:24:00Z">
              <w:rPr>
                <w:rFonts w:ascii="Segoe UI" w:hAnsi="Segoe UI" w:cs="Segoe UI"/>
                <w:color w:val="156082" w:themeColor="accent1"/>
                <w:sz w:val="23"/>
                <w:szCs w:val="23"/>
              </w:rPr>
            </w:rPrChange>
          </w:rPr>
          <w:t>th</w:t>
        </w:r>
        <w:r w:rsidR="0019556C">
          <w:rPr>
            <w:rFonts w:ascii="Segoe UI" w:hAnsi="Segoe UI" w:cs="Segoe UI"/>
            <w:color w:val="156082" w:themeColor="accent1"/>
            <w:sz w:val="23"/>
            <w:szCs w:val="23"/>
          </w:rPr>
          <w:t xml:space="preserve"> </w:t>
        </w:r>
        <w:proofErr w:type="gramStart"/>
        <w:r w:rsidR="0019556C">
          <w:rPr>
            <w:rFonts w:ascii="Segoe UI" w:hAnsi="Segoe UI" w:cs="Segoe UI"/>
            <w:color w:val="156082" w:themeColor="accent1"/>
            <w:sz w:val="23"/>
            <w:szCs w:val="23"/>
          </w:rPr>
          <w:t>Oct,</w:t>
        </w:r>
        <w:proofErr w:type="gramEnd"/>
        <w:r w:rsidR="0019556C">
          <w:rPr>
            <w:rFonts w:ascii="Segoe UI" w:hAnsi="Segoe UI" w:cs="Segoe UI"/>
            <w:color w:val="156082" w:themeColor="accent1"/>
            <w:sz w:val="23"/>
            <w:szCs w:val="23"/>
          </w:rPr>
          <w:t xml:space="preserve"> 202</w:t>
        </w:r>
      </w:ins>
      <w:ins w:id="18" w:author="Penny Wieser" w:date="2024-07-29T15:25:00Z" w16du:dateUtc="2024-07-29T22:25:00Z">
        <w:r w:rsidR="0019556C">
          <w:rPr>
            <w:rFonts w:ascii="Segoe UI" w:hAnsi="Segoe UI" w:cs="Segoe UI"/>
            <w:color w:val="156082" w:themeColor="accent1"/>
            <w:sz w:val="23"/>
            <w:szCs w:val="23"/>
          </w:rPr>
          <w:t xml:space="preserve">0. These two groups were also in competition working on the same samples, </w:t>
        </w:r>
      </w:ins>
      <w:r w:rsidR="00FF1408">
        <w:rPr>
          <w:rFonts w:ascii="Segoe UI" w:hAnsi="Segoe UI" w:cs="Segoe UI"/>
          <w:color w:val="156082" w:themeColor="accent1"/>
          <w:sz w:val="23"/>
          <w:szCs w:val="23"/>
        </w:rPr>
        <w:t xml:space="preserve"> </w:t>
      </w:r>
      <w:del w:id="19" w:author="Penny Wieser" w:date="2024-07-29T15:27:00Z" w16du:dateUtc="2024-07-29T22:27:00Z">
        <w:r w:rsidR="00364418" w:rsidDel="0019556C">
          <w:rPr>
            <w:rFonts w:ascii="Segoe UI" w:hAnsi="Segoe UI" w:cs="Segoe UI"/>
            <w:color w:val="156082" w:themeColor="accent1"/>
            <w:sz w:val="23"/>
            <w:szCs w:val="23"/>
          </w:rPr>
          <w:delText>Both</w:delText>
        </w:r>
        <w:r w:rsidR="00FF1408" w:rsidDel="0019556C">
          <w:rPr>
            <w:rFonts w:ascii="Segoe UI" w:hAnsi="Segoe UI" w:cs="Segoe UI"/>
            <w:color w:val="156082" w:themeColor="accent1"/>
            <w:sz w:val="23"/>
            <w:szCs w:val="23"/>
          </w:rPr>
          <w:delText xml:space="preserve"> studies conducted melt inclusion work on the Kilauea </w:delText>
        </w:r>
        <w:r w:rsidR="00364418" w:rsidDel="0019556C">
          <w:rPr>
            <w:rFonts w:ascii="Segoe UI" w:hAnsi="Segoe UI" w:cs="Segoe UI"/>
            <w:color w:val="156082" w:themeColor="accent1"/>
            <w:sz w:val="23"/>
            <w:szCs w:val="23"/>
          </w:rPr>
          <w:delText xml:space="preserve">LERZ </w:delText>
        </w:r>
        <w:r w:rsidR="00FF1408" w:rsidDel="0019556C">
          <w:rPr>
            <w:rFonts w:ascii="Segoe UI" w:hAnsi="Segoe UI" w:cs="Segoe UI"/>
            <w:color w:val="156082" w:themeColor="accent1"/>
            <w:sz w:val="23"/>
            <w:szCs w:val="23"/>
          </w:rPr>
          <w:delText xml:space="preserve">2018 eruption, and both were published two years after the eruption ended. If one deducts editorial time, </w:delText>
        </w:r>
        <w:r w:rsidR="00364418" w:rsidDel="0019556C">
          <w:rPr>
            <w:rFonts w:ascii="Segoe UI" w:hAnsi="Segoe UI" w:cs="Segoe UI"/>
            <w:color w:val="156082" w:themeColor="accent1"/>
            <w:sz w:val="23"/>
            <w:szCs w:val="23"/>
          </w:rPr>
          <w:delText xml:space="preserve">we can say that they </w:delText>
        </w:r>
        <w:r w:rsidR="00FF1408" w:rsidDel="0019556C">
          <w:rPr>
            <w:rFonts w:ascii="Segoe UI" w:hAnsi="Segoe UI" w:cs="Segoe UI"/>
            <w:color w:val="156082" w:themeColor="accent1"/>
            <w:sz w:val="23"/>
            <w:szCs w:val="23"/>
          </w:rPr>
          <w:delText xml:space="preserve">submitted one year after the eruption had ended in 2018. </w:delText>
        </w:r>
      </w:del>
    </w:p>
    <w:p w14:paraId="68C852AD" w14:textId="004E11B3" w:rsidR="00FF1408" w:rsidRDefault="00FF1408">
      <w:pPr>
        <w:rPr>
          <w:ins w:id="20" w:author="Penny Wieser" w:date="2024-07-29T15:28:00Z" w16du:dateUtc="2024-07-29T22:28:00Z"/>
          <w:rFonts w:ascii="Segoe UI" w:hAnsi="Segoe UI" w:cs="Segoe UI"/>
          <w:color w:val="156082" w:themeColor="accent1"/>
          <w:sz w:val="23"/>
          <w:szCs w:val="23"/>
        </w:rPr>
      </w:pPr>
      <w:r>
        <w:rPr>
          <w:rFonts w:ascii="Segoe UI" w:hAnsi="Segoe UI" w:cs="Segoe UI"/>
          <w:color w:val="156082" w:themeColor="accent1"/>
          <w:sz w:val="23"/>
          <w:szCs w:val="23"/>
        </w:rPr>
        <w:t>Certainly, if one had unlimited access to a Raman</w:t>
      </w:r>
      <w:r w:rsidR="00364418">
        <w:rPr>
          <w:rFonts w:ascii="Segoe UI" w:hAnsi="Segoe UI" w:cs="Segoe UI"/>
          <w:color w:val="156082" w:themeColor="accent1"/>
          <w:sz w:val="23"/>
          <w:szCs w:val="23"/>
        </w:rPr>
        <w:t>, an SEM/EPMA</w:t>
      </w:r>
      <w:r>
        <w:rPr>
          <w:rFonts w:ascii="Segoe UI" w:hAnsi="Segoe UI" w:cs="Segoe UI"/>
          <w:color w:val="156082" w:themeColor="accent1"/>
          <w:sz w:val="23"/>
          <w:szCs w:val="23"/>
        </w:rPr>
        <w:t xml:space="preserve"> and a SIMS</w:t>
      </w:r>
      <w:r w:rsidR="00364418">
        <w:rPr>
          <w:rFonts w:ascii="Segoe UI" w:hAnsi="Segoe UI" w:cs="Segoe UI"/>
          <w:color w:val="156082" w:themeColor="accent1"/>
          <w:sz w:val="23"/>
          <w:szCs w:val="23"/>
        </w:rPr>
        <w:t>/FTIR</w:t>
      </w:r>
      <w:r>
        <w:rPr>
          <w:rFonts w:ascii="Segoe UI" w:hAnsi="Segoe UI" w:cs="Segoe UI"/>
          <w:color w:val="156082" w:themeColor="accent1"/>
          <w:sz w:val="23"/>
          <w:szCs w:val="23"/>
        </w:rPr>
        <w:t xml:space="preserve">, perhaps it could be done in a few weeks on a set of ~20 melt inclusions. But unlimited access to a SIMS </w:t>
      </w:r>
      <w:ins w:id="21" w:author="Penny Wieser" w:date="2024-07-29T15:27:00Z" w16du:dateUtc="2024-07-29T22:27:00Z">
        <w:r w:rsidR="0019556C">
          <w:rPr>
            <w:rFonts w:ascii="Segoe UI" w:hAnsi="Segoe UI" w:cs="Segoe UI"/>
            <w:color w:val="156082" w:themeColor="accent1"/>
            <w:sz w:val="23"/>
            <w:szCs w:val="23"/>
          </w:rPr>
          <w:t xml:space="preserve">with suitable standards </w:t>
        </w:r>
      </w:ins>
      <w:ins w:id="22" w:author="Penny Wieser" w:date="2024-07-29T15:28:00Z" w16du:dateUtc="2024-07-29T22:28:00Z">
        <w:r w:rsidR="0019556C">
          <w:rPr>
            <w:rFonts w:ascii="Segoe UI" w:hAnsi="Segoe UI" w:cs="Segoe UI"/>
            <w:color w:val="156082" w:themeColor="accent1"/>
            <w:sz w:val="23"/>
            <w:szCs w:val="23"/>
          </w:rPr>
          <w:t xml:space="preserve">and </w:t>
        </w:r>
        <w:proofErr w:type="gramStart"/>
        <w:r w:rsidR="0019556C">
          <w:rPr>
            <w:rFonts w:ascii="Segoe UI" w:hAnsi="Segoe UI" w:cs="Segoe UI"/>
            <w:color w:val="156082" w:themeColor="accent1"/>
            <w:sz w:val="23"/>
            <w:szCs w:val="23"/>
          </w:rPr>
          <w:t>well defined</w:t>
        </w:r>
        <w:proofErr w:type="gramEnd"/>
        <w:r w:rsidR="0019556C">
          <w:rPr>
            <w:rFonts w:ascii="Segoe UI" w:hAnsi="Segoe UI" w:cs="Segoe UI"/>
            <w:color w:val="156082" w:themeColor="accent1"/>
            <w:sz w:val="23"/>
            <w:szCs w:val="23"/>
          </w:rPr>
          <w:t xml:space="preserve"> workflows </w:t>
        </w:r>
      </w:ins>
      <w:r>
        <w:rPr>
          <w:rFonts w:ascii="Segoe UI" w:hAnsi="Segoe UI" w:cs="Segoe UI"/>
          <w:color w:val="156082" w:themeColor="accent1"/>
          <w:sz w:val="23"/>
          <w:szCs w:val="23"/>
        </w:rPr>
        <w:t>is highly unlikely</w:t>
      </w:r>
      <w:ins w:id="23" w:author="Penny Wieser" w:date="2024-07-29T15:28:00Z" w16du:dateUtc="2024-07-29T22:28:00Z">
        <w:r w:rsidR="0019556C">
          <w:rPr>
            <w:rFonts w:ascii="Segoe UI" w:hAnsi="Segoe UI" w:cs="Segoe UI"/>
            <w:color w:val="156082" w:themeColor="accent1"/>
            <w:sz w:val="23"/>
            <w:szCs w:val="23"/>
          </w:rPr>
          <w:t xml:space="preserve"> outside of a very small number of i</w:t>
        </w:r>
      </w:ins>
      <w:ins w:id="24" w:author="Penny Wieser" w:date="2024-07-29T15:31:00Z" w16du:dateUtc="2024-07-29T22:31:00Z">
        <w:r w:rsidR="002C1AC8">
          <w:rPr>
            <w:rFonts w:ascii="Segoe UI" w:hAnsi="Segoe UI" w:cs="Segoe UI"/>
            <w:color w:val="156082" w:themeColor="accent1"/>
            <w:sz w:val="23"/>
            <w:szCs w:val="23"/>
          </w:rPr>
          <w:t>nstitutions</w:t>
        </w:r>
      </w:ins>
      <w:r>
        <w:rPr>
          <w:rFonts w:ascii="Segoe UI" w:hAnsi="Segoe UI" w:cs="Segoe UI"/>
          <w:color w:val="156082" w:themeColor="accent1"/>
          <w:sz w:val="23"/>
          <w:szCs w:val="23"/>
        </w:rPr>
        <w:t>.</w:t>
      </w:r>
      <w:ins w:id="25" w:author="Penny Wieser" w:date="2024-07-29T15:27:00Z" w16du:dateUtc="2024-07-29T22:27:00Z">
        <w:r w:rsidR="0019556C">
          <w:rPr>
            <w:rFonts w:ascii="Segoe UI" w:hAnsi="Segoe UI" w:cs="Segoe UI"/>
            <w:color w:val="156082" w:themeColor="accent1"/>
            <w:sz w:val="23"/>
            <w:szCs w:val="23"/>
          </w:rPr>
          <w:t xml:space="preserve"> </w:t>
        </w:r>
      </w:ins>
      <w:del w:id="26" w:author="Penny Wieser" w:date="2024-07-29T15:31:00Z" w16du:dateUtc="2024-07-29T22:31:00Z">
        <w:r w:rsidR="00364418" w:rsidDel="002C1AC8">
          <w:rPr>
            <w:rFonts w:ascii="Segoe UI" w:hAnsi="Segoe UI" w:cs="Segoe UI"/>
            <w:color w:val="156082" w:themeColor="accent1"/>
            <w:sz w:val="23"/>
            <w:szCs w:val="23"/>
          </w:rPr>
          <w:delText xml:space="preserve"> </w:delText>
        </w:r>
      </w:del>
      <w:r w:rsidR="00364418">
        <w:rPr>
          <w:rFonts w:ascii="Segoe UI" w:hAnsi="Segoe UI" w:cs="Segoe UI"/>
          <w:color w:val="156082" w:themeColor="accent1"/>
          <w:sz w:val="23"/>
          <w:szCs w:val="23"/>
        </w:rPr>
        <w:t xml:space="preserve">From </w:t>
      </w:r>
      <w:ins w:id="27" w:author="Penny Wieser" w:date="2024-07-29T15:28:00Z" w16du:dateUtc="2024-07-29T22:28:00Z">
        <w:r w:rsidR="0019556C">
          <w:rPr>
            <w:rFonts w:ascii="Segoe UI" w:hAnsi="Segoe UI" w:cs="Segoe UI"/>
            <w:color w:val="156082" w:themeColor="accent1"/>
            <w:sz w:val="23"/>
            <w:szCs w:val="23"/>
          </w:rPr>
          <w:t xml:space="preserve">our extensive </w:t>
        </w:r>
      </w:ins>
      <w:r w:rsidR="00364418">
        <w:rPr>
          <w:rFonts w:ascii="Segoe UI" w:hAnsi="Segoe UI" w:cs="Segoe UI"/>
          <w:color w:val="156082" w:themeColor="accent1"/>
          <w:sz w:val="23"/>
          <w:szCs w:val="23"/>
        </w:rPr>
        <w:t>experience, the preparation and analytical complexity of MI</w:t>
      </w:r>
      <w:ins w:id="28" w:author="Penny Wieser" w:date="2024-07-29T15:28:00Z" w16du:dateUtc="2024-07-29T22:28:00Z">
        <w:r w:rsidR="0019556C">
          <w:rPr>
            <w:rFonts w:ascii="Segoe UI" w:hAnsi="Segoe UI" w:cs="Segoe UI"/>
            <w:color w:val="156082" w:themeColor="accent1"/>
            <w:sz w:val="23"/>
            <w:szCs w:val="23"/>
          </w:rPr>
          <w:t>, and the sheer number of analytical techniques required,</w:t>
        </w:r>
      </w:ins>
      <w:r w:rsidR="00364418">
        <w:rPr>
          <w:rFonts w:ascii="Segoe UI" w:hAnsi="Segoe UI" w:cs="Segoe UI"/>
          <w:color w:val="156082" w:themeColor="accent1"/>
          <w:sz w:val="23"/>
          <w:szCs w:val="23"/>
        </w:rPr>
        <w:t xml:space="preserve"> is simply incomparable to FI. </w:t>
      </w:r>
    </w:p>
    <w:p w14:paraId="6F4EADE4" w14:textId="77777777" w:rsidR="0019556C" w:rsidRDefault="0019556C">
      <w:pPr>
        <w:rPr>
          <w:rFonts w:ascii="Segoe UI" w:hAnsi="Segoe UI" w:cs="Segoe UI"/>
          <w:color w:val="156082" w:themeColor="accent1"/>
          <w:sz w:val="23"/>
          <w:szCs w:val="23"/>
        </w:rPr>
      </w:pPr>
    </w:p>
    <w:p w14:paraId="2BBE5D88" w14:textId="132338D9" w:rsidR="00364418" w:rsidRDefault="00FF1408">
      <w:pPr>
        <w:rPr>
          <w:rFonts w:ascii="Segoe UI" w:hAnsi="Segoe UI" w:cs="Segoe UI"/>
          <w:color w:val="156082" w:themeColor="accent1"/>
          <w:sz w:val="23"/>
          <w:szCs w:val="23"/>
        </w:rPr>
      </w:pPr>
      <w:r>
        <w:rPr>
          <w:rFonts w:ascii="Segoe UI" w:hAnsi="Segoe UI" w:cs="Segoe UI"/>
          <w:color w:val="156082" w:themeColor="accent1"/>
          <w:sz w:val="23"/>
          <w:szCs w:val="23"/>
        </w:rPr>
        <w:t xml:space="preserve">In reality no one has done a simulation </w:t>
      </w:r>
      <w:r w:rsidR="00364418">
        <w:rPr>
          <w:rFonts w:ascii="Segoe UI" w:hAnsi="Segoe UI" w:cs="Segoe UI"/>
          <w:color w:val="156082" w:themeColor="accent1"/>
          <w:sz w:val="23"/>
          <w:szCs w:val="23"/>
        </w:rPr>
        <w:t xml:space="preserve">in near-real time with Melt inclusion work, but we think that any melt </w:t>
      </w:r>
      <w:proofErr w:type="spellStart"/>
      <w:r w:rsidR="00364418">
        <w:rPr>
          <w:rFonts w:ascii="Segoe UI" w:hAnsi="Segoe UI" w:cs="Segoe UI"/>
          <w:color w:val="156082" w:themeColor="accent1"/>
          <w:sz w:val="23"/>
          <w:szCs w:val="23"/>
        </w:rPr>
        <w:t>inclusionist</w:t>
      </w:r>
      <w:proofErr w:type="spellEnd"/>
      <w:r w:rsidR="00364418">
        <w:rPr>
          <w:rFonts w:ascii="Segoe UI" w:hAnsi="Segoe UI" w:cs="Segoe UI"/>
          <w:color w:val="156082" w:themeColor="accent1"/>
          <w:sz w:val="23"/>
          <w:szCs w:val="23"/>
        </w:rPr>
        <w:t xml:space="preserve"> could agree that it is impossible that one could obtain barometric data from ~20 melt inclusions in 1 day and ~46 melt inclusions in 2 days. </w:t>
      </w:r>
    </w:p>
    <w:p w14:paraId="02BD76E1" w14:textId="24C72D7E" w:rsidR="00364418" w:rsidRDefault="00364418">
      <w:pPr>
        <w:rPr>
          <w:rFonts w:ascii="Segoe UI" w:hAnsi="Segoe UI" w:cs="Segoe UI"/>
          <w:color w:val="156082" w:themeColor="accent1"/>
          <w:sz w:val="23"/>
          <w:szCs w:val="23"/>
        </w:rPr>
      </w:pPr>
      <w:r>
        <w:rPr>
          <w:rFonts w:ascii="Segoe UI" w:hAnsi="Segoe UI" w:cs="Segoe UI"/>
          <w:color w:val="156082" w:themeColor="accent1"/>
          <w:sz w:val="23"/>
          <w:szCs w:val="23"/>
        </w:rPr>
        <w:t>In any case, we’ve added clarification to the text. “</w:t>
      </w:r>
      <w:r w:rsidRPr="00364418">
        <w:rPr>
          <w:rFonts w:ascii="Segoe UI" w:hAnsi="Segoe UI" w:cs="Segoe UI"/>
          <w:color w:val="156082" w:themeColor="accent1"/>
          <w:sz w:val="23"/>
          <w:szCs w:val="23"/>
        </w:rPr>
        <w:t>Melt inclusion barometry, a widely popular petrological method to determine storage depths from volatile contents, is slow (Re et al., 2021) often taking months to complete (e.g., Lerner et al., (2021) and Wieser et al. (2021) were both submitted ~</w:t>
      </w:r>
      <w:commentRangeStart w:id="29"/>
      <w:r w:rsidRPr="00364418">
        <w:rPr>
          <w:rFonts w:ascii="Segoe UI" w:hAnsi="Segoe UI" w:cs="Segoe UI"/>
          <w:color w:val="156082" w:themeColor="accent1"/>
          <w:sz w:val="23"/>
          <w:szCs w:val="23"/>
        </w:rPr>
        <w:t>1</w:t>
      </w:r>
      <w:commentRangeEnd w:id="29"/>
      <w:r w:rsidR="0019556C">
        <w:rPr>
          <w:rStyle w:val="CommentReference"/>
        </w:rPr>
        <w:commentReference w:id="29"/>
      </w:r>
      <w:r w:rsidRPr="00364418">
        <w:rPr>
          <w:rFonts w:ascii="Segoe UI" w:hAnsi="Segoe UI" w:cs="Segoe UI"/>
          <w:color w:val="156082" w:themeColor="accent1"/>
          <w:sz w:val="23"/>
          <w:szCs w:val="23"/>
        </w:rPr>
        <w:t xml:space="preserve"> year and published two years after the 2018 LERZ eruption of Kīlauea had ended).</w:t>
      </w:r>
      <w:r>
        <w:rPr>
          <w:rFonts w:ascii="Segoe UI" w:hAnsi="Segoe UI" w:cs="Segoe UI"/>
          <w:color w:val="156082" w:themeColor="accent1"/>
          <w:sz w:val="23"/>
          <w:szCs w:val="23"/>
        </w:rPr>
        <w:t>”</w:t>
      </w:r>
    </w:p>
    <w:p w14:paraId="6AC8D21B" w14:textId="5B3762EC" w:rsidR="00AC2B10" w:rsidRDefault="002471A4">
      <w:pPr>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shd w:val="clear" w:color="auto" w:fill="FFFFFF"/>
        </w:rPr>
        <w:t>L51-52: While I agree that estimating storage depths based on volatile content analysis takes longer than Raman-based FI geobarometry, suggesting it takes several months to years seems exaggerated. If a team with access to SIMS and Raman spectroscopy equipment prioritizes sample preparation and analysis, the process could be completed within one week to one month.</w:t>
      </w:r>
      <w:r>
        <w:rPr>
          <w:rFonts w:ascii="Segoe UI" w:hAnsi="Segoe UI" w:cs="Segoe UI"/>
          <w:color w:val="242424"/>
          <w:sz w:val="23"/>
          <w:szCs w:val="23"/>
        </w:rPr>
        <w:br/>
      </w:r>
      <w:r w:rsidR="00AC2B10">
        <w:rPr>
          <w:rFonts w:ascii="Segoe UI" w:hAnsi="Segoe UI" w:cs="Segoe UI"/>
          <w:color w:val="156082" w:themeColor="accent1"/>
          <w:sz w:val="23"/>
          <w:szCs w:val="23"/>
        </w:rPr>
        <w:t>W</w:t>
      </w:r>
      <w:ins w:id="30" w:author="Penny Wieser" w:date="2024-07-29T15:29:00Z" w16du:dateUtc="2024-07-29T22:29:00Z">
        <w:r w:rsidR="0019556C">
          <w:rPr>
            <w:rFonts w:ascii="Segoe UI" w:hAnsi="Segoe UI" w:cs="Segoe UI"/>
            <w:color w:val="156082" w:themeColor="accent1"/>
            <w:sz w:val="23"/>
            <w:szCs w:val="23"/>
          </w:rPr>
          <w:t xml:space="preserve">e agree that it may be possible to conduct </w:t>
        </w:r>
      </w:ins>
      <w:ins w:id="31" w:author="Penny Wieser" w:date="2024-07-29T15:30:00Z" w16du:dateUtc="2024-07-29T22:30:00Z">
        <w:r w:rsidR="002C1AC8">
          <w:rPr>
            <w:rFonts w:ascii="Segoe UI" w:hAnsi="Segoe UI" w:cs="Segoe UI"/>
            <w:color w:val="156082" w:themeColor="accent1"/>
            <w:sz w:val="23"/>
            <w:szCs w:val="23"/>
          </w:rPr>
          <w:t>H</w:t>
        </w:r>
        <w:r w:rsidR="002C1AC8" w:rsidRPr="002C1AC8">
          <w:rPr>
            <w:rFonts w:ascii="Segoe UI" w:hAnsi="Segoe UI" w:cs="Segoe UI"/>
            <w:color w:val="156082" w:themeColor="accent1"/>
            <w:sz w:val="23"/>
            <w:szCs w:val="23"/>
            <w:vertAlign w:val="subscript"/>
            <w:rPrChange w:id="32" w:author="Penny Wieser" w:date="2024-07-29T15:30:00Z" w16du:dateUtc="2024-07-29T22:30:00Z">
              <w:rPr>
                <w:rFonts w:ascii="Segoe UI" w:hAnsi="Segoe UI" w:cs="Segoe UI"/>
                <w:color w:val="156082" w:themeColor="accent1"/>
                <w:sz w:val="23"/>
                <w:szCs w:val="23"/>
              </w:rPr>
            </w:rPrChange>
          </w:rPr>
          <w:t>2</w:t>
        </w:r>
        <w:r w:rsidR="002C1AC8">
          <w:rPr>
            <w:rFonts w:ascii="Segoe UI" w:hAnsi="Segoe UI" w:cs="Segoe UI"/>
            <w:color w:val="156082" w:themeColor="accent1"/>
            <w:sz w:val="23"/>
            <w:szCs w:val="23"/>
          </w:rPr>
          <w:t>O-CO</w:t>
        </w:r>
        <w:r w:rsidR="002C1AC8" w:rsidRPr="002C1AC8">
          <w:rPr>
            <w:rFonts w:ascii="Segoe UI" w:hAnsi="Segoe UI" w:cs="Segoe UI"/>
            <w:color w:val="156082" w:themeColor="accent1"/>
            <w:sz w:val="23"/>
            <w:szCs w:val="23"/>
            <w:vertAlign w:val="subscript"/>
            <w:rPrChange w:id="33" w:author="Penny Wieser" w:date="2024-07-29T15:30:00Z" w16du:dateUtc="2024-07-29T22:30:00Z">
              <w:rPr>
                <w:rFonts w:ascii="Segoe UI" w:hAnsi="Segoe UI" w:cs="Segoe UI"/>
                <w:color w:val="156082" w:themeColor="accent1"/>
                <w:sz w:val="23"/>
                <w:szCs w:val="23"/>
              </w:rPr>
            </w:rPrChange>
          </w:rPr>
          <w:t>2</w:t>
        </w:r>
      </w:ins>
      <w:ins w:id="34" w:author="Penny Wieser" w:date="2024-07-29T15:29:00Z" w16du:dateUtc="2024-07-29T22:29:00Z">
        <w:r w:rsidR="0019556C">
          <w:rPr>
            <w:rFonts w:ascii="Segoe UI" w:hAnsi="Segoe UI" w:cs="Segoe UI"/>
            <w:color w:val="156082" w:themeColor="accent1"/>
            <w:sz w:val="23"/>
            <w:szCs w:val="23"/>
          </w:rPr>
          <w:t xml:space="preserve"> analyses in 1 month at Woods Hole, which has a Raman spectrometer and a </w:t>
        </w:r>
      </w:ins>
      <w:ins w:id="35" w:author="Penny Wieser" w:date="2024-07-29T15:30:00Z" w16du:dateUtc="2024-07-29T22:30:00Z">
        <w:r w:rsidR="002C1AC8">
          <w:rPr>
            <w:rFonts w:ascii="Segoe UI" w:hAnsi="Segoe UI" w:cs="Segoe UI"/>
            <w:color w:val="156082" w:themeColor="accent1"/>
            <w:sz w:val="23"/>
            <w:szCs w:val="23"/>
          </w:rPr>
          <w:t>SIMS. However, this is extremely unusual; there are very few SIMS facilities worldwide, and they are norm</w:t>
        </w:r>
      </w:ins>
      <w:ins w:id="36" w:author="Penny Wieser" w:date="2024-07-29T15:31:00Z" w16du:dateUtc="2024-07-29T22:31:00Z">
        <w:r w:rsidR="002C1AC8">
          <w:rPr>
            <w:rFonts w:ascii="Segoe UI" w:hAnsi="Segoe UI" w:cs="Segoe UI"/>
            <w:color w:val="156082" w:themeColor="accent1"/>
            <w:sz w:val="23"/>
            <w:szCs w:val="23"/>
          </w:rPr>
          <w:t xml:space="preserve">ally booked up well in advance. Given how many people travel to use these facilities, we think it is highly unlikely the staff scientists would re-arrange other </w:t>
        </w:r>
        <w:proofErr w:type="gramStart"/>
        <w:r w:rsidR="002C1AC8">
          <w:rPr>
            <w:rFonts w:ascii="Segoe UI" w:hAnsi="Segoe UI" w:cs="Segoe UI"/>
            <w:color w:val="156082" w:themeColor="accent1"/>
            <w:sz w:val="23"/>
            <w:szCs w:val="23"/>
          </w:rPr>
          <w:t>users</w:t>
        </w:r>
        <w:proofErr w:type="gramEnd"/>
        <w:r w:rsidR="002C1AC8">
          <w:rPr>
            <w:rFonts w:ascii="Segoe UI" w:hAnsi="Segoe UI" w:cs="Segoe UI"/>
            <w:color w:val="156082" w:themeColor="accent1"/>
            <w:sz w:val="23"/>
            <w:szCs w:val="23"/>
          </w:rPr>
          <w:t xml:space="preserve"> time, resulting in loss of flight and accommodation money. </w:t>
        </w:r>
        <w:r w:rsidR="002C1AC8">
          <w:rPr>
            <w:rFonts w:ascii="Segoe UI" w:hAnsi="Segoe UI" w:cs="Segoe UI"/>
            <w:color w:val="156082" w:themeColor="accent1"/>
            <w:sz w:val="23"/>
            <w:szCs w:val="23"/>
          </w:rPr>
          <w:t xml:space="preserve">We enquired in May about use of SIMS for melt inclusion work, we received no response from several </w:t>
        </w:r>
        <w:r w:rsidR="002C1AC8">
          <w:rPr>
            <w:rFonts w:ascii="Segoe UI" w:hAnsi="Segoe UI" w:cs="Segoe UI"/>
            <w:color w:val="156082" w:themeColor="accent1"/>
            <w:sz w:val="23"/>
            <w:szCs w:val="23"/>
          </w:rPr>
          <w:t>facilities</w:t>
        </w:r>
        <w:r w:rsidR="002C1AC8">
          <w:rPr>
            <w:rFonts w:ascii="Segoe UI" w:hAnsi="Segoe UI" w:cs="Segoe UI"/>
            <w:color w:val="156082" w:themeColor="accent1"/>
            <w:sz w:val="23"/>
            <w:szCs w:val="23"/>
          </w:rPr>
          <w:t>, WHOI had next availability in September</w:t>
        </w:r>
        <w:r w:rsidR="002C1AC8">
          <w:rPr>
            <w:rFonts w:ascii="Segoe UI" w:hAnsi="Segoe UI" w:cs="Segoe UI"/>
            <w:color w:val="156082" w:themeColor="accent1"/>
            <w:sz w:val="23"/>
            <w:szCs w:val="23"/>
          </w:rPr>
          <w:t xml:space="preserve"> 2024</w:t>
        </w:r>
        <w:r w:rsidR="002C1AC8">
          <w:rPr>
            <w:rFonts w:ascii="Segoe UI" w:hAnsi="Segoe UI" w:cs="Segoe UI"/>
            <w:color w:val="156082" w:themeColor="accent1"/>
            <w:sz w:val="23"/>
            <w:szCs w:val="23"/>
          </w:rPr>
          <w:t xml:space="preserve"> and EIMF </w:t>
        </w:r>
        <w:r w:rsidR="002C1AC8">
          <w:rPr>
            <w:rFonts w:ascii="Segoe UI" w:hAnsi="Segoe UI" w:cs="Segoe UI"/>
            <w:color w:val="156082" w:themeColor="accent1"/>
            <w:sz w:val="23"/>
            <w:szCs w:val="23"/>
          </w:rPr>
          <w:t>(UK</w:t>
        </w:r>
      </w:ins>
      <w:ins w:id="37" w:author="Penny Wieser" w:date="2024-07-29T15:32:00Z" w16du:dateUtc="2024-07-29T22:32:00Z">
        <w:r w:rsidR="002C1AC8">
          <w:rPr>
            <w:rFonts w:ascii="Segoe UI" w:hAnsi="Segoe UI" w:cs="Segoe UI"/>
            <w:color w:val="156082" w:themeColor="accent1"/>
            <w:sz w:val="23"/>
            <w:szCs w:val="23"/>
          </w:rPr>
          <w:t>) in</w:t>
        </w:r>
      </w:ins>
      <w:ins w:id="38" w:author="Penny Wieser" w:date="2024-07-29T15:31:00Z" w16du:dateUtc="2024-07-29T22:31:00Z">
        <w:r w:rsidR="002C1AC8">
          <w:rPr>
            <w:rFonts w:ascii="Segoe UI" w:hAnsi="Segoe UI" w:cs="Segoe UI"/>
            <w:color w:val="156082" w:themeColor="accent1"/>
            <w:sz w:val="23"/>
            <w:szCs w:val="23"/>
          </w:rPr>
          <w:t xml:space="preserve"> December 202</w:t>
        </w:r>
      </w:ins>
      <w:ins w:id="39" w:author="Penny Wieser" w:date="2024-07-29T15:32:00Z" w16du:dateUtc="2024-07-29T22:32:00Z">
        <w:r w:rsidR="002C1AC8">
          <w:rPr>
            <w:rFonts w:ascii="Segoe UI" w:hAnsi="Segoe UI" w:cs="Segoe UI"/>
            <w:color w:val="156082" w:themeColor="accent1"/>
            <w:sz w:val="23"/>
            <w:szCs w:val="23"/>
          </w:rPr>
          <w:t>4</w:t>
        </w:r>
      </w:ins>
      <w:ins w:id="40" w:author="Penny Wieser" w:date="2024-07-29T15:31:00Z" w16du:dateUtc="2024-07-29T22:31:00Z">
        <w:r w:rsidR="002C1AC8">
          <w:rPr>
            <w:rFonts w:ascii="Segoe UI" w:hAnsi="Segoe UI" w:cs="Segoe UI"/>
            <w:color w:val="156082" w:themeColor="accent1"/>
            <w:sz w:val="23"/>
            <w:szCs w:val="23"/>
          </w:rPr>
          <w:t>.</w:t>
        </w:r>
      </w:ins>
      <w:ins w:id="41" w:author="Penny Wieser" w:date="2024-07-29T15:32:00Z" w16du:dateUtc="2024-07-29T22:32:00Z">
        <w:r w:rsidR="002C1AC8">
          <w:rPr>
            <w:rFonts w:ascii="Segoe UI" w:hAnsi="Segoe UI" w:cs="Segoe UI"/>
            <w:color w:val="156082" w:themeColor="accent1"/>
            <w:sz w:val="23"/>
            <w:szCs w:val="23"/>
          </w:rPr>
          <w:t xml:space="preserve"> Even at WHOI, there is no SEM-EPMA for obtaining glass chemistry required to </w:t>
        </w:r>
      </w:ins>
      <w:ins w:id="42" w:author="Penny Wieser" w:date="2024-07-29T15:30:00Z" w16du:dateUtc="2024-07-29T22:30:00Z">
        <w:r w:rsidR="002C1AC8">
          <w:rPr>
            <w:rFonts w:ascii="Segoe UI" w:hAnsi="Segoe UI" w:cs="Segoe UI"/>
            <w:color w:val="156082" w:themeColor="accent1"/>
            <w:sz w:val="23"/>
            <w:szCs w:val="23"/>
          </w:rPr>
          <w:t xml:space="preserve">perform PEC </w:t>
        </w:r>
        <w:proofErr w:type="gramStart"/>
        <w:r w:rsidR="002C1AC8">
          <w:rPr>
            <w:rFonts w:ascii="Segoe UI" w:hAnsi="Segoe UI" w:cs="Segoe UI"/>
            <w:color w:val="156082" w:themeColor="accent1"/>
            <w:sz w:val="23"/>
            <w:szCs w:val="23"/>
          </w:rPr>
          <w:t>corrections, and</w:t>
        </w:r>
        <w:proofErr w:type="gramEnd"/>
        <w:r w:rsidR="002C1AC8">
          <w:rPr>
            <w:rFonts w:ascii="Segoe UI" w:hAnsi="Segoe UI" w:cs="Segoe UI"/>
            <w:color w:val="156082" w:themeColor="accent1"/>
            <w:sz w:val="23"/>
            <w:szCs w:val="23"/>
          </w:rPr>
          <w:t xml:space="preserve"> calculate saturation pressures</w:t>
        </w:r>
      </w:ins>
      <w:ins w:id="43" w:author="Penny Wieser" w:date="2024-07-29T15:32:00Z" w16du:dateUtc="2024-07-29T22:32:00Z">
        <w:r w:rsidR="002C1AC8">
          <w:rPr>
            <w:rFonts w:ascii="Segoe UI" w:hAnsi="Segoe UI" w:cs="Segoe UI"/>
            <w:color w:val="156082" w:themeColor="accent1"/>
            <w:sz w:val="23"/>
            <w:szCs w:val="23"/>
          </w:rPr>
          <w:t xml:space="preserve">. </w:t>
        </w:r>
      </w:ins>
      <w:del w:id="44" w:author="Penny Wieser" w:date="2024-07-29T15:32:00Z" w16du:dateUtc="2024-07-29T22:32:00Z">
        <w:r w:rsidR="00AC2B10" w:rsidDel="002C1AC8">
          <w:rPr>
            <w:rFonts w:ascii="Segoe UI" w:hAnsi="Segoe UI" w:cs="Segoe UI"/>
            <w:color w:val="156082" w:themeColor="accent1"/>
            <w:sz w:val="23"/>
            <w:szCs w:val="23"/>
          </w:rPr>
          <w:delText xml:space="preserve">hat is the likelihood of having unlimited access to a SIMS, a Raman, and an SEM/EPMA? At minimum to do MI barometry, we need bubble CO2, glass volatiles and glass +host major element composition. </w:delText>
        </w:r>
      </w:del>
      <w:r w:rsidR="00AC2B10">
        <w:rPr>
          <w:rFonts w:ascii="Segoe UI" w:hAnsi="Segoe UI" w:cs="Segoe UI"/>
          <w:color w:val="156082" w:themeColor="accent1"/>
          <w:sz w:val="23"/>
          <w:szCs w:val="23"/>
        </w:rPr>
        <w:t xml:space="preserve">One could argue that instead of SIMS, FTIR could be conducted. However, FTIR preparation on single MI is much more time consuming/difficult than SIMS and requires </w:t>
      </w:r>
      <w:proofErr w:type="gramStart"/>
      <w:r w:rsidR="00AC2B10">
        <w:rPr>
          <w:rFonts w:ascii="Segoe UI" w:hAnsi="Segoe UI" w:cs="Segoe UI"/>
          <w:color w:val="156082" w:themeColor="accent1"/>
          <w:sz w:val="23"/>
          <w:szCs w:val="23"/>
        </w:rPr>
        <w:t>fairly large</w:t>
      </w:r>
      <w:proofErr w:type="gramEnd"/>
      <w:r w:rsidR="00AC2B10">
        <w:rPr>
          <w:rFonts w:ascii="Segoe UI" w:hAnsi="Segoe UI" w:cs="Segoe UI"/>
          <w:color w:val="156082" w:themeColor="accent1"/>
          <w:sz w:val="23"/>
          <w:szCs w:val="23"/>
        </w:rPr>
        <w:t xml:space="preserve"> melt inclusions. </w:t>
      </w:r>
    </w:p>
    <w:p w14:paraId="215ED236" w14:textId="6119535F" w:rsidR="00AC2B10" w:rsidRDefault="00AC2B10">
      <w:pPr>
        <w:rPr>
          <w:rFonts w:ascii="Segoe UI" w:hAnsi="Segoe UI" w:cs="Segoe UI"/>
          <w:color w:val="156082" w:themeColor="accent1"/>
          <w:sz w:val="23"/>
          <w:szCs w:val="23"/>
        </w:rPr>
      </w:pPr>
      <w:r>
        <w:rPr>
          <w:rFonts w:ascii="Segoe UI" w:hAnsi="Segoe UI" w:cs="Segoe UI"/>
          <w:color w:val="156082" w:themeColor="accent1"/>
          <w:sz w:val="23"/>
          <w:szCs w:val="23"/>
        </w:rPr>
        <w:lastRenderedPageBreak/>
        <w:t>In any case, we agree that perhaps the yearly reference is too long in the context of the simulation. It’s hard to compare what would happen if such a simulation was done with Melt inclusion work, but it is highly doubtful that barometric data from ~16 MI in one day, ~46 in two and~59 in three could be obtained</w:t>
      </w:r>
      <w:r w:rsidR="00494E99">
        <w:rPr>
          <w:rFonts w:ascii="Segoe UI" w:hAnsi="Segoe UI" w:cs="Segoe UI"/>
          <w:color w:val="156082" w:themeColor="accent1"/>
          <w:sz w:val="23"/>
          <w:szCs w:val="23"/>
        </w:rPr>
        <w:t xml:space="preserve"> or even in one week</w:t>
      </w:r>
      <w:r>
        <w:rPr>
          <w:rFonts w:ascii="Segoe UI" w:hAnsi="Segoe UI" w:cs="Segoe UI"/>
          <w:color w:val="156082" w:themeColor="accent1"/>
          <w:sz w:val="23"/>
          <w:szCs w:val="23"/>
        </w:rPr>
        <w:t>.</w:t>
      </w:r>
      <w:r w:rsidR="00494E99">
        <w:rPr>
          <w:rFonts w:ascii="Segoe UI" w:hAnsi="Segoe UI" w:cs="Segoe UI"/>
          <w:color w:val="156082" w:themeColor="accent1"/>
          <w:sz w:val="23"/>
          <w:szCs w:val="23"/>
        </w:rPr>
        <w:t xml:space="preserve"> </w:t>
      </w:r>
      <w:ins w:id="45" w:author="Penny Wieser" w:date="2024-07-29T15:32:00Z" w16du:dateUtc="2024-07-29T22:32:00Z">
        <w:r w:rsidR="002C1AC8">
          <w:rPr>
            <w:rFonts w:ascii="Segoe UI" w:hAnsi="Segoe UI" w:cs="Segoe UI"/>
            <w:color w:val="156082" w:themeColor="accent1"/>
            <w:sz w:val="23"/>
            <w:szCs w:val="23"/>
          </w:rPr>
          <w:t>However, if the reviewer feels strongly about this, we encourage t</w:t>
        </w:r>
      </w:ins>
      <w:ins w:id="46" w:author="Penny Wieser" w:date="2024-07-29T15:33:00Z" w16du:dateUtc="2024-07-29T22:33:00Z">
        <w:r w:rsidR="002C1AC8">
          <w:rPr>
            <w:rFonts w:ascii="Segoe UI" w:hAnsi="Segoe UI" w:cs="Segoe UI"/>
            <w:color w:val="156082" w:themeColor="accent1"/>
            <w:sz w:val="23"/>
            <w:szCs w:val="23"/>
          </w:rPr>
          <w:t xml:space="preserve">hem to conduct such a simulation, we are very happy to be proved wrong! </w:t>
        </w:r>
      </w:ins>
      <w:del w:id="47" w:author="Penny Wieser" w:date="2024-07-29T15:33:00Z" w16du:dateUtc="2024-07-29T22:33:00Z">
        <w:r w:rsidR="00494E99" w:rsidDel="002C1AC8">
          <w:rPr>
            <w:rFonts w:ascii="Segoe UI" w:hAnsi="Segoe UI" w:cs="Segoe UI"/>
            <w:color w:val="156082" w:themeColor="accent1"/>
            <w:sz w:val="23"/>
            <w:szCs w:val="23"/>
          </w:rPr>
          <w:delText>In a more recent rapid response exercise this year, we able to obtain barometric data from ~25 FI in one day with two people on the clock and no overnight work.</w:delText>
        </w:r>
        <w:r w:rsidDel="002C1AC8">
          <w:rPr>
            <w:rFonts w:ascii="Segoe UI" w:hAnsi="Segoe UI" w:cs="Segoe UI"/>
            <w:color w:val="156082" w:themeColor="accent1"/>
            <w:sz w:val="23"/>
            <w:szCs w:val="23"/>
          </w:rPr>
          <w:delText xml:space="preserve"> </w:delText>
        </w:r>
        <w:r w:rsidR="00494E99" w:rsidDel="002C1AC8">
          <w:rPr>
            <w:rFonts w:ascii="Segoe UI" w:hAnsi="Segoe UI" w:cs="Segoe UI"/>
            <w:color w:val="156082" w:themeColor="accent1"/>
            <w:sz w:val="23"/>
            <w:szCs w:val="23"/>
          </w:rPr>
          <w:delText xml:space="preserve">It is doubtful this could be done with melt inclusion work even in a week, but it would certainly be interesting for someone to conduct such a simulation with melt inclusion barometry. </w:delText>
        </w:r>
      </w:del>
      <w:r>
        <w:rPr>
          <w:rFonts w:ascii="Segoe UI" w:hAnsi="Segoe UI" w:cs="Segoe UI"/>
          <w:color w:val="156082" w:themeColor="accent1"/>
          <w:sz w:val="23"/>
          <w:szCs w:val="23"/>
        </w:rPr>
        <w:t xml:space="preserve">We’ve reduced the statement to </w:t>
      </w:r>
      <w:r w:rsidR="00494E99">
        <w:rPr>
          <w:rFonts w:ascii="Segoe UI" w:hAnsi="Segoe UI" w:cs="Segoe UI"/>
          <w:color w:val="156082" w:themeColor="accent1"/>
          <w:sz w:val="23"/>
          <w:szCs w:val="23"/>
        </w:rPr>
        <w:t xml:space="preserve">“often taking </w:t>
      </w:r>
      <w:r>
        <w:rPr>
          <w:rFonts w:ascii="Segoe UI" w:hAnsi="Segoe UI" w:cs="Segoe UI"/>
          <w:color w:val="156082" w:themeColor="accent1"/>
          <w:sz w:val="23"/>
          <w:szCs w:val="23"/>
        </w:rPr>
        <w:t>months</w:t>
      </w:r>
      <w:r w:rsidR="00494E99">
        <w:rPr>
          <w:rFonts w:ascii="Segoe UI" w:hAnsi="Segoe UI" w:cs="Segoe UI"/>
          <w:color w:val="156082" w:themeColor="accent1"/>
          <w:sz w:val="23"/>
          <w:szCs w:val="23"/>
        </w:rPr>
        <w:t xml:space="preserve"> to complete”</w:t>
      </w:r>
      <w:r w:rsidR="00494E99" w:rsidRPr="00494E99">
        <w:t xml:space="preserve"> </w:t>
      </w:r>
      <w:r w:rsidR="00494E99" w:rsidRPr="00494E99">
        <w:rPr>
          <w:rFonts w:ascii="Segoe UI" w:hAnsi="Segoe UI" w:cs="Segoe UI"/>
          <w:color w:val="156082" w:themeColor="accent1"/>
          <w:sz w:val="23"/>
          <w:szCs w:val="23"/>
        </w:rPr>
        <w:t>Melt inclusion barometry, a widely popular petrological method to determine storage depths from volatile contents, is slow (Re et al., 2021) often taking months to complete (e.g., Lerner et al., (2021) and Wieser et al. (2021) were both submitted ~1 year and published two years after the 2018 LERZ eruption of Kīlauea had ended)</w:t>
      </w:r>
      <w:r w:rsidR="00494E99">
        <w:rPr>
          <w:rFonts w:ascii="Segoe UI" w:hAnsi="Segoe UI" w:cs="Segoe UI"/>
          <w:color w:val="156082" w:themeColor="accent1"/>
          <w:sz w:val="23"/>
          <w:szCs w:val="23"/>
        </w:rPr>
        <w:t>”</w:t>
      </w:r>
      <w:r>
        <w:rPr>
          <w:rFonts w:ascii="Segoe UI" w:hAnsi="Segoe UI" w:cs="Segoe UI"/>
          <w:color w:val="156082" w:themeColor="accent1"/>
          <w:sz w:val="23"/>
          <w:szCs w:val="23"/>
        </w:rPr>
        <w:t xml:space="preserve">.  </w:t>
      </w:r>
    </w:p>
    <w:p w14:paraId="610766C4" w14:textId="467F5B25" w:rsidR="00EC32D1" w:rsidRDefault="002471A4">
      <w:pPr>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L51-58: CO2 fluid inclusion geobarometry using microthermometry has been applied to peridotite and phenocrysts since at least the 1980s (e.g., Andersen et al., 1995; Belkin et al., 1985; Hansteen et al., 1998, 1991; </w:t>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xml:space="preserve"> et al., 2020, 2005; </w:t>
      </w:r>
      <w:proofErr w:type="spellStart"/>
      <w:r>
        <w:rPr>
          <w:rFonts w:ascii="Segoe UI" w:hAnsi="Segoe UI" w:cs="Segoe UI"/>
          <w:color w:val="242424"/>
          <w:sz w:val="23"/>
          <w:szCs w:val="23"/>
          <w:shd w:val="clear" w:color="auto" w:fill="FFFFFF"/>
        </w:rPr>
        <w:t>Roedder</w:t>
      </w:r>
      <w:proofErr w:type="spellEnd"/>
      <w:r>
        <w:rPr>
          <w:rFonts w:ascii="Segoe UI" w:hAnsi="Segoe UI" w:cs="Segoe UI"/>
          <w:color w:val="242424"/>
          <w:sz w:val="23"/>
          <w:szCs w:val="23"/>
          <w:shd w:val="clear" w:color="auto" w:fill="FFFFFF"/>
        </w:rPr>
        <w:t xml:space="preserve">, 1983) for estimating magma plumbing system structures. However, this study appears to overlook the findings of these prior works. Microthermometric density measurements are more precise than those obtained by Raman spectroscopy when CO2 densities exceed approximately 0.6 g/cm³ (Bakker, 2021; Kobayashi et al., 2012). Additionally, analyzing several tens of fluid inclusions can be completed within a timeframe </w:t>
      </w:r>
      <w:proofErr w:type="gramStart"/>
      <w:r>
        <w:rPr>
          <w:rFonts w:ascii="Segoe UI" w:hAnsi="Segoe UI" w:cs="Segoe UI"/>
          <w:color w:val="242424"/>
          <w:sz w:val="23"/>
          <w:szCs w:val="23"/>
          <w:shd w:val="clear" w:color="auto" w:fill="FFFFFF"/>
        </w:rPr>
        <w:t>similar to</w:t>
      </w:r>
      <w:proofErr w:type="gramEnd"/>
      <w:r>
        <w:rPr>
          <w:rFonts w:ascii="Segoe UI" w:hAnsi="Segoe UI" w:cs="Segoe UI"/>
          <w:color w:val="242424"/>
          <w:sz w:val="23"/>
          <w:szCs w:val="23"/>
          <w:shd w:val="clear" w:color="auto" w:fill="FFFFFF"/>
        </w:rPr>
        <w:t xml:space="preserve"> that of Raman-based density measurements, typically ranging from one day to one week. Therefore, a review of previous studies on fluid inclusion geobarometry using microthermometry and a clear distinction between this method and Raman spectroscopy-based methods should be provided.</w:t>
      </w:r>
      <w:r>
        <w:rPr>
          <w:rFonts w:ascii="Segoe UI" w:hAnsi="Segoe UI" w:cs="Segoe UI"/>
          <w:color w:val="242424"/>
          <w:sz w:val="23"/>
          <w:szCs w:val="23"/>
        </w:rPr>
        <w:br/>
      </w:r>
      <w:r w:rsidR="00482D87">
        <w:rPr>
          <w:rFonts w:ascii="Segoe UI" w:hAnsi="Segoe UI" w:cs="Segoe UI"/>
          <w:color w:val="156082" w:themeColor="accent1"/>
          <w:sz w:val="23"/>
          <w:szCs w:val="23"/>
        </w:rPr>
        <w:t>We have added a bit more details on both techniques, appropriate references as requested by the reviewer and expanded a bit on the difference between the two methods</w:t>
      </w:r>
      <w:ins w:id="48" w:author="Penny Wieser" w:date="2024-07-29T15:33:00Z" w16du:dateUtc="2024-07-29T22:33:00Z">
        <w:r w:rsidR="002C1AC8">
          <w:rPr>
            <w:rFonts w:ascii="Segoe UI" w:hAnsi="Segoe UI" w:cs="Segoe UI"/>
            <w:color w:val="156082" w:themeColor="accent1"/>
            <w:sz w:val="23"/>
            <w:szCs w:val="23"/>
          </w:rPr>
          <w:t xml:space="preserve"> now that we are not limited to the letter word count.\</w:t>
        </w:r>
      </w:ins>
      <w:del w:id="49" w:author="Penny Wieser" w:date="2024-07-29T15:33:00Z" w16du:dateUtc="2024-07-29T22:33:00Z">
        <w:r w:rsidR="00482D87" w:rsidDel="002C1AC8">
          <w:rPr>
            <w:rFonts w:ascii="Segoe UI" w:hAnsi="Segoe UI" w:cs="Segoe UI"/>
            <w:color w:val="156082" w:themeColor="accent1"/>
            <w:sz w:val="23"/>
            <w:szCs w:val="23"/>
          </w:rPr>
          <w:delText>.</w:delText>
        </w:r>
      </w:del>
      <w:r w:rsidR="00482D87">
        <w:rPr>
          <w:rFonts w:ascii="Segoe UI" w:hAnsi="Segoe UI" w:cs="Segoe UI"/>
          <w:color w:val="156082" w:themeColor="accent1"/>
          <w:sz w:val="23"/>
          <w:szCs w:val="23"/>
        </w:rPr>
        <w:t xml:space="preserve"> However we note that </w:t>
      </w:r>
      <w:del w:id="50" w:author="Penny Wieser" w:date="2024-07-29T15:33:00Z" w16du:dateUtc="2024-07-29T22:33:00Z">
        <w:r w:rsidR="00482D87" w:rsidDel="002C1AC8">
          <w:rPr>
            <w:rFonts w:ascii="Segoe UI" w:hAnsi="Segoe UI" w:cs="Segoe UI"/>
            <w:color w:val="156082" w:themeColor="accent1"/>
            <w:sz w:val="23"/>
            <w:szCs w:val="23"/>
          </w:rPr>
          <w:delText>a bit more</w:delText>
        </w:r>
      </w:del>
      <w:ins w:id="51" w:author="Penny Wieser" w:date="2024-07-29T15:33:00Z" w16du:dateUtc="2024-07-29T22:33:00Z">
        <w:r w:rsidR="002C1AC8">
          <w:rPr>
            <w:rFonts w:ascii="Segoe UI" w:hAnsi="Segoe UI" w:cs="Segoe UI"/>
            <w:color w:val="156082" w:themeColor="accent1"/>
            <w:sz w:val="23"/>
            <w:szCs w:val="23"/>
          </w:rPr>
          <w:t>more</w:t>
        </w:r>
      </w:ins>
      <w:r w:rsidR="00482D87">
        <w:rPr>
          <w:rFonts w:ascii="Segoe UI" w:hAnsi="Segoe UI" w:cs="Segoe UI"/>
          <w:color w:val="156082" w:themeColor="accent1"/>
          <w:sz w:val="23"/>
          <w:szCs w:val="23"/>
        </w:rPr>
        <w:t xml:space="preserve"> detail was provided in a previous contribution (</w:t>
      </w:r>
      <w:proofErr w:type="spellStart"/>
      <w:r w:rsidR="00482D87">
        <w:rPr>
          <w:rFonts w:ascii="Segoe UI" w:hAnsi="Segoe UI" w:cs="Segoe UI"/>
          <w:color w:val="156082" w:themeColor="accent1"/>
          <w:sz w:val="23"/>
          <w:szCs w:val="23"/>
        </w:rPr>
        <w:t>Devitre</w:t>
      </w:r>
      <w:proofErr w:type="spellEnd"/>
      <w:r w:rsidR="00482D87">
        <w:rPr>
          <w:rFonts w:ascii="Segoe UI" w:hAnsi="Segoe UI" w:cs="Segoe UI"/>
          <w:color w:val="156082" w:themeColor="accent1"/>
          <w:sz w:val="23"/>
          <w:szCs w:val="23"/>
        </w:rPr>
        <w:t xml:space="preserve"> and Wieser, 2024 in GPL) and the purpose of this paper is not to compare the techniques but rather to present a near real time simulation</w:t>
      </w:r>
      <w:r w:rsidR="00EC32D1">
        <w:rPr>
          <w:rFonts w:ascii="Segoe UI" w:hAnsi="Segoe UI" w:cs="Segoe UI"/>
          <w:color w:val="156082" w:themeColor="accent1"/>
          <w:sz w:val="23"/>
          <w:szCs w:val="23"/>
        </w:rPr>
        <w:t xml:space="preserve">, a stress test of the Raman method. </w:t>
      </w:r>
      <w:del w:id="52" w:author="Penny Wieser" w:date="2024-07-29T15:33:00Z" w16du:dateUtc="2024-07-29T22:33:00Z">
        <w:r w:rsidR="00EC32D1" w:rsidDel="002C1AC8">
          <w:rPr>
            <w:rFonts w:ascii="Segoe UI" w:hAnsi="Segoe UI" w:cs="Segoe UI"/>
            <w:color w:val="156082" w:themeColor="accent1"/>
            <w:sz w:val="23"/>
            <w:szCs w:val="23"/>
          </w:rPr>
          <w:delText xml:space="preserve">Therefore much more detail than this is beyond the scope of the paper. </w:delText>
        </w:r>
      </w:del>
    </w:p>
    <w:p w14:paraId="59C40604" w14:textId="7E721F4C" w:rsidR="00EC32D1" w:rsidRPr="00EC32D1" w:rsidRDefault="002471A4">
      <w:pPr>
        <w:rPr>
          <w:rFonts w:ascii="Segoe UI" w:hAnsi="Segoe UI" w:cs="Segoe UI"/>
          <w:color w:val="156082" w:themeColor="accent1"/>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L59-62: The manuscript describes Raman-based fluid inclusion geobarometry as if it were a recently developed technique. Consequently, many prior studies that do not fit this narrative are ignored. </w:t>
      </w:r>
      <w:proofErr w:type="gramStart"/>
      <w:r>
        <w:rPr>
          <w:rFonts w:ascii="Segoe UI" w:hAnsi="Segoe UI" w:cs="Segoe UI"/>
          <w:color w:val="242424"/>
          <w:sz w:val="23"/>
          <w:szCs w:val="23"/>
          <w:shd w:val="clear" w:color="auto" w:fill="FFFFFF"/>
        </w:rPr>
        <w:t>In reality, Raman-based</w:t>
      </w:r>
      <w:proofErr w:type="gramEnd"/>
      <w:r>
        <w:rPr>
          <w:rFonts w:ascii="Segoe UI" w:hAnsi="Segoe UI" w:cs="Segoe UI"/>
          <w:color w:val="242424"/>
          <w:sz w:val="23"/>
          <w:szCs w:val="23"/>
          <w:shd w:val="clear" w:color="auto" w:fill="FFFFFF"/>
        </w:rPr>
        <w:t xml:space="preserve"> fluid inclusion geobarometry has been applied to phenocrysts and peridotite for understanding magma plumbing system structures for quite some time (e.g., Bali et al., 2008; </w:t>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et al., 2018; </w:t>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xml:space="preserve"> et al., 2009; </w:t>
      </w:r>
      <w:proofErr w:type="spellStart"/>
      <w:r>
        <w:rPr>
          <w:rFonts w:ascii="Segoe UI" w:hAnsi="Segoe UI" w:cs="Segoe UI"/>
          <w:color w:val="242424"/>
          <w:sz w:val="23"/>
          <w:szCs w:val="23"/>
          <w:shd w:val="clear" w:color="auto" w:fill="FFFFFF"/>
        </w:rPr>
        <w:t>Levresse</w:t>
      </w:r>
      <w:proofErr w:type="spellEnd"/>
      <w:r>
        <w:rPr>
          <w:rFonts w:ascii="Segoe UI" w:hAnsi="Segoe UI" w:cs="Segoe UI"/>
          <w:color w:val="242424"/>
          <w:sz w:val="23"/>
          <w:szCs w:val="23"/>
          <w:shd w:val="clear" w:color="auto" w:fill="FFFFFF"/>
        </w:rPr>
        <w:t xml:space="preserve"> et al., 2016; Yamamoto et al., 2014, 2007, 2002). The results of prior studies on Raman-based fluid inclusion geobarometry should also be accurately described.</w:t>
      </w:r>
      <w:r>
        <w:rPr>
          <w:rFonts w:ascii="Segoe UI" w:hAnsi="Segoe UI" w:cs="Segoe UI"/>
          <w:color w:val="242424"/>
          <w:sz w:val="23"/>
          <w:szCs w:val="23"/>
        </w:rPr>
        <w:br/>
      </w:r>
      <w:r w:rsidR="00EC32D1" w:rsidRPr="00EC32D1">
        <w:rPr>
          <w:rFonts w:ascii="Segoe UI" w:hAnsi="Segoe UI" w:cs="Segoe UI"/>
          <w:color w:val="156082" w:themeColor="accent1"/>
          <w:sz w:val="23"/>
          <w:szCs w:val="23"/>
        </w:rPr>
        <w:t>We agree with the reviewer and reformulated this</w:t>
      </w:r>
      <w:r w:rsidR="00EC32D1" w:rsidRPr="00EC32D1">
        <w:rPr>
          <w:rFonts w:ascii="Segoe UI" w:hAnsi="Segoe UI" w:cs="Segoe UI"/>
          <w:color w:val="156082" w:themeColor="accent1"/>
          <w:sz w:val="23"/>
          <w:szCs w:val="23"/>
          <w:shd w:val="clear" w:color="auto" w:fill="FFFFFF"/>
        </w:rPr>
        <w:t xml:space="preserve"> to clearly show that </w:t>
      </w:r>
      <w:r w:rsidR="00EC32D1">
        <w:rPr>
          <w:rFonts w:ascii="Segoe UI" w:hAnsi="Segoe UI" w:cs="Segoe UI"/>
          <w:color w:val="156082" w:themeColor="accent1"/>
          <w:sz w:val="23"/>
          <w:szCs w:val="23"/>
          <w:shd w:val="clear" w:color="auto" w:fill="FFFFFF"/>
        </w:rPr>
        <w:t xml:space="preserve">the method itself is </w:t>
      </w:r>
      <w:r w:rsidR="00EC32D1">
        <w:rPr>
          <w:rFonts w:ascii="Segoe UI" w:hAnsi="Segoe UI" w:cs="Segoe UI"/>
          <w:color w:val="156082" w:themeColor="accent1"/>
          <w:sz w:val="23"/>
          <w:szCs w:val="23"/>
          <w:shd w:val="clear" w:color="auto" w:fill="FFFFFF"/>
        </w:rPr>
        <w:lastRenderedPageBreak/>
        <w:t xml:space="preserve">not recent or novel, but that recent developments have made it possible to consider it a potential monitoring technique. We have added citations as requested by the reviewer. </w:t>
      </w:r>
      <w:ins w:id="53" w:author="Penny Wieser" w:date="2024-07-29T15:34:00Z" w16du:dateUtc="2024-07-29T22:34:00Z">
        <w:r w:rsidR="002C1AC8">
          <w:rPr>
            <w:rFonts w:ascii="Segoe UI" w:hAnsi="Segoe UI" w:cs="Segoe UI"/>
            <w:color w:val="156082" w:themeColor="accent1"/>
            <w:sz w:val="23"/>
            <w:szCs w:val="23"/>
            <w:shd w:val="clear" w:color="auto" w:fill="FFFFFF"/>
          </w:rPr>
          <w:t xml:space="preserve">However, we would like to point out to the editor that many of these studies did not calibrate their Raman instrument (e.g. Bali et al. 2018), and likely suffered from laser heating issues (see Wieser et al. 2024, treatise of Geochemistry for discussion). </w:t>
        </w:r>
      </w:ins>
    </w:p>
    <w:p w14:paraId="688F671F" w14:textId="6A4A3D1E" w:rsidR="00EC32D1" w:rsidRPr="00EC32D1" w:rsidRDefault="002471A4">
      <w:pPr>
        <w:rPr>
          <w:rFonts w:ascii="Segoe UI" w:hAnsi="Segoe UI" w:cs="Segoe UI"/>
          <w:color w:val="156082" w:themeColor="accent1"/>
          <w:sz w:val="23"/>
          <w:szCs w:val="23"/>
        </w:rPr>
      </w:pPr>
      <w:r w:rsidRPr="00EC32D1">
        <w:rPr>
          <w:rFonts w:ascii="Segoe UI" w:hAnsi="Segoe UI" w:cs="Segoe UI"/>
          <w:color w:val="156082" w:themeColor="accent1"/>
          <w:sz w:val="23"/>
          <w:szCs w:val="23"/>
          <w:shd w:val="clear" w:color="auto" w:fill="FFFFFF"/>
        </w:rPr>
        <w:br/>
      </w:r>
      <w:r>
        <w:rPr>
          <w:rFonts w:ascii="Segoe UI" w:hAnsi="Segoe UI" w:cs="Segoe UI"/>
          <w:color w:val="242424"/>
          <w:sz w:val="23"/>
          <w:szCs w:val="23"/>
          <w:shd w:val="clear" w:color="auto" w:fill="FFFFFF"/>
        </w:rPr>
        <w:t xml:space="preserve">L59-62: This statement is incorrect, as geobarometry using the density of CO2-rich fluid inclusions measured by Raman spectroscopy has been in use for a long time (Bali et al., 2008; </w:t>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et al., 2018; </w:t>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xml:space="preserve"> et al., 2009; </w:t>
      </w:r>
      <w:proofErr w:type="spellStart"/>
      <w:r>
        <w:rPr>
          <w:rFonts w:ascii="Segoe UI" w:hAnsi="Segoe UI" w:cs="Segoe UI"/>
          <w:color w:val="242424"/>
          <w:sz w:val="23"/>
          <w:szCs w:val="23"/>
          <w:shd w:val="clear" w:color="auto" w:fill="FFFFFF"/>
        </w:rPr>
        <w:t>Levresse</w:t>
      </w:r>
      <w:proofErr w:type="spellEnd"/>
      <w:r>
        <w:rPr>
          <w:rFonts w:ascii="Segoe UI" w:hAnsi="Segoe UI" w:cs="Segoe UI"/>
          <w:color w:val="242424"/>
          <w:sz w:val="23"/>
          <w:szCs w:val="23"/>
          <w:shd w:val="clear" w:color="auto" w:fill="FFFFFF"/>
        </w:rPr>
        <w:t xml:space="preserve"> et al., 2016; Yamamoto et al., 2002). While analytical and data processing methods have indeed become more sophisticated over the last 20 years (Bakker, 2021; Fall et al., 2011; Hagiwara et al., 2021, 2020; Kawakami et al., 2003; Lamadrid et al., 2017; Le et al., 2020, 2019; </w:t>
      </w:r>
      <w:proofErr w:type="spellStart"/>
      <w:r>
        <w:rPr>
          <w:rFonts w:ascii="Segoe UI" w:hAnsi="Segoe UI" w:cs="Segoe UI"/>
          <w:color w:val="242424"/>
          <w:sz w:val="23"/>
          <w:szCs w:val="23"/>
          <w:shd w:val="clear" w:color="auto" w:fill="FFFFFF"/>
        </w:rPr>
        <w:t>Remigi</w:t>
      </w:r>
      <w:proofErr w:type="spellEnd"/>
      <w:r>
        <w:rPr>
          <w:rFonts w:ascii="Segoe UI" w:hAnsi="Segoe UI" w:cs="Segoe UI"/>
          <w:color w:val="242424"/>
          <w:sz w:val="23"/>
          <w:szCs w:val="23"/>
          <w:shd w:val="clear" w:color="auto" w:fill="FFFFFF"/>
        </w:rPr>
        <w:t xml:space="preserve"> et al., 2021; Rosso and Bodnar, 1995; Song et al., 2009; Sublett et al., 2020a, 2020b; Wang et al., 2019, 2011; Yamamoto and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2006; Yuan et al., 2017), the time required for analysis has changed very little.</w:t>
      </w:r>
      <w:r>
        <w:rPr>
          <w:rFonts w:ascii="Segoe UI" w:hAnsi="Segoe UI" w:cs="Segoe UI"/>
          <w:color w:val="242424"/>
          <w:sz w:val="23"/>
          <w:szCs w:val="23"/>
        </w:rPr>
        <w:br/>
      </w:r>
      <w:r w:rsidR="00EC32D1">
        <w:rPr>
          <w:rFonts w:ascii="Segoe UI" w:hAnsi="Segoe UI" w:cs="Segoe UI"/>
          <w:color w:val="156082" w:themeColor="accent1"/>
          <w:sz w:val="23"/>
          <w:szCs w:val="23"/>
        </w:rPr>
        <w:t xml:space="preserve">We agree with the reviewer that the technique has been in use a long time and that the analytical time has not changed. What has changed is the accuracy of the measurements, owing to improvements in calibrations, hardware and software, and much more recently the capability to process data in a more streamlined, reproduceable way (e.g., Wieser and </w:t>
      </w:r>
      <w:proofErr w:type="spellStart"/>
      <w:r w:rsidR="00EC32D1">
        <w:rPr>
          <w:rFonts w:ascii="Segoe UI" w:hAnsi="Segoe UI" w:cs="Segoe UI"/>
          <w:color w:val="156082" w:themeColor="accent1"/>
          <w:sz w:val="23"/>
          <w:szCs w:val="23"/>
        </w:rPr>
        <w:t>Devitre</w:t>
      </w:r>
      <w:proofErr w:type="spellEnd"/>
      <w:r w:rsidR="00EC32D1">
        <w:rPr>
          <w:rFonts w:ascii="Segoe UI" w:hAnsi="Segoe UI" w:cs="Segoe UI"/>
          <w:color w:val="156082" w:themeColor="accent1"/>
          <w:sz w:val="23"/>
          <w:szCs w:val="23"/>
        </w:rPr>
        <w:t xml:space="preserve"> 2024 </w:t>
      </w:r>
      <w:proofErr w:type="spellStart"/>
      <w:r w:rsidR="00EC32D1">
        <w:rPr>
          <w:rFonts w:ascii="Segoe UI" w:hAnsi="Segoe UI" w:cs="Segoe UI"/>
          <w:color w:val="156082" w:themeColor="accent1"/>
          <w:sz w:val="23"/>
          <w:szCs w:val="23"/>
        </w:rPr>
        <w:t>Volcanica</w:t>
      </w:r>
      <w:proofErr w:type="spellEnd"/>
      <w:r w:rsidR="00EC32D1">
        <w:rPr>
          <w:rFonts w:ascii="Segoe UI" w:hAnsi="Segoe UI" w:cs="Segoe UI"/>
          <w:color w:val="156082" w:themeColor="accent1"/>
          <w:sz w:val="23"/>
          <w:szCs w:val="23"/>
        </w:rPr>
        <w:t xml:space="preserve">). </w:t>
      </w:r>
      <w:r w:rsidR="00EC32D1" w:rsidRPr="00EC32D1">
        <w:rPr>
          <w:rFonts w:ascii="Segoe UI" w:hAnsi="Segoe UI" w:cs="Segoe UI"/>
          <w:color w:val="156082" w:themeColor="accent1"/>
          <w:sz w:val="23"/>
          <w:szCs w:val="23"/>
        </w:rPr>
        <w:t xml:space="preserve">We </w:t>
      </w:r>
      <w:r w:rsidR="00EC32D1">
        <w:rPr>
          <w:rFonts w:ascii="Segoe UI" w:hAnsi="Segoe UI" w:cs="Segoe UI"/>
          <w:color w:val="156082" w:themeColor="accent1"/>
          <w:sz w:val="23"/>
          <w:szCs w:val="23"/>
        </w:rPr>
        <w:t>have reformulated to indicate that while the technique is not novel</w:t>
      </w:r>
      <w:r w:rsidR="00DF65B9">
        <w:rPr>
          <w:rFonts w:ascii="Segoe UI" w:hAnsi="Segoe UI" w:cs="Segoe UI"/>
          <w:color w:val="156082" w:themeColor="accent1"/>
          <w:sz w:val="23"/>
          <w:szCs w:val="23"/>
        </w:rPr>
        <w:t xml:space="preserve">, </w:t>
      </w:r>
      <w:proofErr w:type="gramStart"/>
      <w:r w:rsidR="00DF65B9">
        <w:rPr>
          <w:rFonts w:ascii="Segoe UI" w:hAnsi="Segoe UI" w:cs="Segoe UI"/>
          <w:color w:val="156082" w:themeColor="accent1"/>
          <w:sz w:val="23"/>
          <w:szCs w:val="23"/>
        </w:rPr>
        <w:t>all of</w:t>
      </w:r>
      <w:proofErr w:type="gramEnd"/>
      <w:r w:rsidR="00DF65B9">
        <w:rPr>
          <w:rFonts w:ascii="Segoe UI" w:hAnsi="Segoe UI" w:cs="Segoe UI"/>
          <w:color w:val="156082" w:themeColor="accent1"/>
          <w:sz w:val="23"/>
          <w:szCs w:val="23"/>
        </w:rPr>
        <w:t xml:space="preserve"> these developments over the past two decades are what </w:t>
      </w:r>
      <w:proofErr w:type="gramStart"/>
      <w:r w:rsidR="00DF65B9">
        <w:rPr>
          <w:rFonts w:ascii="Segoe UI" w:hAnsi="Segoe UI" w:cs="Segoe UI"/>
          <w:color w:val="156082" w:themeColor="accent1"/>
          <w:sz w:val="23"/>
          <w:szCs w:val="23"/>
        </w:rPr>
        <w:t>make</w:t>
      </w:r>
      <w:proofErr w:type="gramEnd"/>
      <w:r w:rsidR="00DF65B9">
        <w:rPr>
          <w:rFonts w:ascii="Segoe UI" w:hAnsi="Segoe UI" w:cs="Segoe UI"/>
          <w:color w:val="156082" w:themeColor="accent1"/>
          <w:sz w:val="23"/>
          <w:szCs w:val="23"/>
        </w:rPr>
        <w:t xml:space="preserve"> possible to even consider this a potential monitoring technique. </w:t>
      </w:r>
    </w:p>
    <w:p w14:paraId="5CE556B7" w14:textId="77777777" w:rsidR="00EC32D1" w:rsidRPr="00EC32D1" w:rsidRDefault="00EC32D1">
      <w:pPr>
        <w:rPr>
          <w:rFonts w:ascii="Segoe UI" w:hAnsi="Segoe UI" w:cs="Segoe UI"/>
          <w:color w:val="156082" w:themeColor="accent1"/>
          <w:sz w:val="23"/>
          <w:szCs w:val="23"/>
        </w:rPr>
      </w:pPr>
    </w:p>
    <w:p w14:paraId="57452150" w14:textId="77777777" w:rsidR="00DF65B9" w:rsidRPr="00DF65B9" w:rsidRDefault="002471A4">
      <w:pPr>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L59-67: The advantages of Raman-based fluid inclusion geobarometry are correctly described, but several drawbacks are not mentioned, which may give readers a misleading impression. Therefore, the following major drawbacks of this method should also be properly described: 1) Geobarometry using the residual pressure of fluid inclusions can only be used in volcanic ejecta where fluid inclusions are present in phenocrysts. Thus, although this method has been used to investigate the structure of magma plumbing systems since at least the 1980s and has been the subject of much research, it has only been applied to specific MORB and OIB volcanoes. 2) The density of CO2 inclusions in olivine is known to significantly decrease due to the plastic deformation of host minerals, fluid diffusion, and fluid-host reaction during transport by magma, compared to that in pyroxene and spinel (e.g., De Vivo et al., 1990; </w:t>
      </w:r>
      <w:proofErr w:type="spellStart"/>
      <w:r>
        <w:rPr>
          <w:rFonts w:ascii="Segoe UI" w:hAnsi="Segoe UI" w:cs="Segoe UI"/>
          <w:color w:val="242424"/>
          <w:sz w:val="23"/>
          <w:szCs w:val="23"/>
          <w:shd w:val="clear" w:color="auto" w:fill="FFFFFF"/>
        </w:rPr>
        <w:t>Oglialoro</w:t>
      </w:r>
      <w:proofErr w:type="spellEnd"/>
      <w:r>
        <w:rPr>
          <w:rFonts w:ascii="Segoe UI" w:hAnsi="Segoe UI" w:cs="Segoe UI"/>
          <w:color w:val="242424"/>
          <w:sz w:val="23"/>
          <w:szCs w:val="23"/>
          <w:shd w:val="clear" w:color="auto" w:fill="FFFFFF"/>
        </w:rPr>
        <w:t xml:space="preserve"> et al., 2017; </w:t>
      </w:r>
      <w:proofErr w:type="spellStart"/>
      <w:r>
        <w:rPr>
          <w:rFonts w:ascii="Segoe UI" w:hAnsi="Segoe UI" w:cs="Segoe UI"/>
          <w:color w:val="242424"/>
          <w:sz w:val="23"/>
          <w:szCs w:val="23"/>
          <w:shd w:val="clear" w:color="auto" w:fill="FFFFFF"/>
        </w:rPr>
        <w:t>Scambelluri</w:t>
      </w:r>
      <w:proofErr w:type="spellEnd"/>
      <w:r>
        <w:rPr>
          <w:rFonts w:ascii="Segoe UI" w:hAnsi="Segoe UI" w:cs="Segoe UI"/>
          <w:color w:val="242424"/>
          <w:sz w:val="23"/>
          <w:szCs w:val="23"/>
          <w:shd w:val="clear" w:color="auto" w:fill="FFFFFF"/>
        </w:rPr>
        <w:t xml:space="preserve"> et al., 2009; Viti and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xml:space="preserve">, 2000; Wanamaker and Evans, 1989; Yamamoto et al., 2012). Therefore, the pressure of magma chambers estimated from the density of CO2 fluid may not always reflect the true pressure of the magma chambers for all volcanic eruptions. Even fluid inclusions that have not undergone decrepitation may have unreliable densities. The amount of density reduction due to plastic deformation and fluid diffusion depends on factors such as the host mineral species, the depth of the magma chamber, the ascent rate of the phenocrysts, the temperature of the magma, and the cooling rate at the surface, making simple </w:t>
      </w:r>
      <w:r>
        <w:rPr>
          <w:rFonts w:ascii="Segoe UI" w:hAnsi="Segoe UI" w:cs="Segoe UI"/>
          <w:color w:val="242424"/>
          <w:sz w:val="23"/>
          <w:szCs w:val="23"/>
          <w:shd w:val="clear" w:color="auto" w:fill="FFFFFF"/>
        </w:rPr>
        <w:lastRenderedPageBreak/>
        <w:t>interpretations impossible. Therefore, it is dangerous to describe fluid inclusion geobarometry as a reliable method without discussing the various uncertainties mentioned above. For example, I cannot agree with using the results of this method to make decisions on whether to evacuate residents. Thus, the authors should describe the applicability and limitations of this method more conservatively.</w:t>
      </w:r>
      <w:r>
        <w:rPr>
          <w:rFonts w:ascii="Segoe UI" w:hAnsi="Segoe UI" w:cs="Segoe UI"/>
          <w:color w:val="242424"/>
          <w:sz w:val="23"/>
          <w:szCs w:val="23"/>
        </w:rPr>
        <w:br/>
      </w:r>
    </w:p>
    <w:p w14:paraId="2CCD61E6" w14:textId="579138D4" w:rsidR="00DF65B9" w:rsidRPr="00DF65B9" w:rsidRDefault="00DF65B9">
      <w:pPr>
        <w:rPr>
          <w:rFonts w:ascii="Segoe UI" w:hAnsi="Segoe UI" w:cs="Segoe UI"/>
          <w:color w:val="156082" w:themeColor="accent1"/>
          <w:sz w:val="23"/>
          <w:szCs w:val="23"/>
        </w:rPr>
      </w:pPr>
      <w:r w:rsidRPr="00DF65B9">
        <w:rPr>
          <w:rFonts w:ascii="Segoe UI" w:hAnsi="Segoe UI" w:cs="Segoe UI"/>
          <w:color w:val="156082" w:themeColor="accent1"/>
          <w:sz w:val="23"/>
          <w:szCs w:val="23"/>
        </w:rPr>
        <w:t xml:space="preserve">We agree </w:t>
      </w:r>
      <w:r>
        <w:rPr>
          <w:rFonts w:ascii="Segoe UI" w:hAnsi="Segoe UI" w:cs="Segoe UI"/>
          <w:color w:val="156082" w:themeColor="accent1"/>
          <w:sz w:val="23"/>
          <w:szCs w:val="23"/>
        </w:rPr>
        <w:t xml:space="preserve">with the reviewer that a discussion of drawbacks of the method is important and therefore we have added a paragraph in the introduction </w:t>
      </w:r>
      <w:del w:id="54" w:author="Penny Wieser" w:date="2024-07-29T15:35:00Z" w16du:dateUtc="2024-07-29T22:35:00Z">
        <w:r w:rsidDel="00E36C6B">
          <w:rPr>
            <w:rFonts w:ascii="Segoe UI" w:hAnsi="Segoe UI" w:cs="Segoe UI"/>
            <w:color w:val="156082" w:themeColor="accent1"/>
            <w:sz w:val="23"/>
            <w:szCs w:val="23"/>
          </w:rPr>
          <w:delText>which briefly</w:delText>
        </w:r>
      </w:del>
      <w:ins w:id="55" w:author="Penny Wieser" w:date="2024-07-29T15:35:00Z" w16du:dateUtc="2024-07-29T22:35:00Z">
        <w:r w:rsidR="00E36C6B">
          <w:rPr>
            <w:rFonts w:ascii="Segoe UI" w:hAnsi="Segoe UI" w:cs="Segoe UI"/>
            <w:color w:val="156082" w:themeColor="accent1"/>
            <w:sz w:val="23"/>
            <w:szCs w:val="23"/>
          </w:rPr>
          <w:t>where we describe them</w:t>
        </w:r>
      </w:ins>
      <w:r>
        <w:rPr>
          <w:rFonts w:ascii="Segoe UI" w:hAnsi="Segoe UI" w:cs="Segoe UI"/>
          <w:color w:val="156082" w:themeColor="accent1"/>
          <w:sz w:val="23"/>
          <w:szCs w:val="23"/>
        </w:rPr>
        <w:t xml:space="preserve"> describe them. </w:t>
      </w:r>
      <w:ins w:id="56" w:author="Penny Wieser" w:date="2024-07-29T15:35:00Z" w16du:dateUtc="2024-07-29T22:35:00Z">
        <w:r w:rsidR="00E36C6B">
          <w:rPr>
            <w:rFonts w:ascii="Segoe UI" w:hAnsi="Segoe UI" w:cs="Segoe UI"/>
            <w:color w:val="156082" w:themeColor="accent1"/>
            <w:sz w:val="23"/>
            <w:szCs w:val="23"/>
          </w:rPr>
          <w:t xml:space="preserve">We also refer the reader </w:t>
        </w:r>
        <w:proofErr w:type="spellStart"/>
        <w:r w:rsidR="00E36C6B">
          <w:rPr>
            <w:rFonts w:ascii="Segoe UI" w:hAnsi="Segoe UI" w:cs="Segoe UI"/>
            <w:color w:val="156082" w:themeColor="accent1"/>
            <w:sz w:val="23"/>
            <w:szCs w:val="23"/>
          </w:rPr>
          <w:t>to</w:t>
        </w:r>
      </w:ins>
      <w:del w:id="57" w:author="Penny Wieser" w:date="2024-07-29T15:35:00Z" w16du:dateUtc="2024-07-29T22:35:00Z">
        <w:r w:rsidDel="00E36C6B">
          <w:rPr>
            <w:rFonts w:ascii="Segoe UI" w:hAnsi="Segoe UI" w:cs="Segoe UI"/>
            <w:color w:val="156082" w:themeColor="accent1"/>
            <w:sz w:val="23"/>
            <w:szCs w:val="23"/>
          </w:rPr>
          <w:delText xml:space="preserve">We discussed them in much greater detail in </w:delText>
        </w:r>
      </w:del>
      <w:r>
        <w:rPr>
          <w:rFonts w:ascii="Segoe UI" w:hAnsi="Segoe UI" w:cs="Segoe UI"/>
          <w:color w:val="156082" w:themeColor="accent1"/>
          <w:sz w:val="23"/>
          <w:szCs w:val="23"/>
        </w:rPr>
        <w:t>Devitre</w:t>
      </w:r>
      <w:proofErr w:type="spellEnd"/>
      <w:r>
        <w:rPr>
          <w:rFonts w:ascii="Segoe UI" w:hAnsi="Segoe UI" w:cs="Segoe UI"/>
          <w:color w:val="156082" w:themeColor="accent1"/>
          <w:sz w:val="23"/>
          <w:szCs w:val="23"/>
        </w:rPr>
        <w:t xml:space="preserve"> and Wieser 2024 GPL,</w:t>
      </w:r>
      <w:ins w:id="58" w:author="Penny Wieser" w:date="2024-07-29T15:35:00Z" w16du:dateUtc="2024-07-29T22:35:00Z">
        <w:r w:rsidR="00E36C6B">
          <w:rPr>
            <w:rFonts w:ascii="Segoe UI" w:hAnsi="Segoe UI" w:cs="Segoe UI"/>
            <w:color w:val="156082" w:themeColor="accent1"/>
            <w:sz w:val="23"/>
            <w:szCs w:val="23"/>
          </w:rPr>
          <w:t xml:space="preserve"> where more detail is provided, including a </w:t>
        </w:r>
      </w:ins>
      <w:del w:id="59" w:author="Penny Wieser" w:date="2024-07-29T15:35:00Z" w16du:dateUtc="2024-07-29T22:35:00Z">
        <w:r w:rsidDel="00E36C6B">
          <w:rPr>
            <w:rFonts w:ascii="Segoe UI" w:hAnsi="Segoe UI" w:cs="Segoe UI"/>
            <w:color w:val="156082" w:themeColor="accent1"/>
            <w:sz w:val="23"/>
            <w:szCs w:val="23"/>
          </w:rPr>
          <w:delText xml:space="preserve"> and even coded a </w:delText>
        </w:r>
      </w:del>
      <w:r>
        <w:rPr>
          <w:rFonts w:ascii="Segoe UI" w:hAnsi="Segoe UI" w:cs="Segoe UI"/>
          <w:color w:val="156082" w:themeColor="accent1"/>
          <w:sz w:val="23"/>
          <w:szCs w:val="23"/>
        </w:rPr>
        <w:t xml:space="preserve">python implementation of the model of Wanamaker and Evans 1989 for plastic deformation. We discuss there that in the case of Kilauea, for example, the effect is minimal and within the uncertainty of the method. Regardless, we agree this effect can be much more important in other settings and thus is briefly discussed here though the reliability of the method is not the topic of this paper. </w:t>
      </w:r>
    </w:p>
    <w:p w14:paraId="06276056" w14:textId="188476C7" w:rsidR="00760FFE" w:rsidRDefault="002471A4">
      <w:pPr>
        <w:rPr>
          <w:rFonts w:ascii="Segoe UI" w:hAnsi="Segoe UI" w:cs="Segoe UI"/>
          <w:color w:val="242424"/>
          <w:sz w:val="23"/>
          <w:szCs w:val="23"/>
          <w:shd w:val="clear" w:color="auto" w:fill="FFFFFF"/>
        </w:rPr>
      </w:pPr>
      <w:r w:rsidRPr="00DF65B9">
        <w:rPr>
          <w:rFonts w:ascii="Segoe UI" w:hAnsi="Segoe UI" w:cs="Segoe UI"/>
          <w:color w:val="156082" w:themeColor="accent1"/>
          <w:sz w:val="23"/>
          <w:szCs w:val="23"/>
        </w:rPr>
        <w:br/>
      </w:r>
      <w:r>
        <w:rPr>
          <w:rFonts w:ascii="Segoe UI" w:hAnsi="Segoe UI" w:cs="Segoe UI"/>
          <w:color w:val="242424"/>
          <w:sz w:val="23"/>
          <w:szCs w:val="23"/>
          <w:shd w:val="clear" w:color="auto" w:fill="FFFFFF"/>
        </w:rPr>
        <w:t>References</w:t>
      </w:r>
      <w:r>
        <w:rPr>
          <w:rFonts w:ascii="Segoe UI" w:hAnsi="Segoe UI" w:cs="Segoe UI"/>
          <w:color w:val="242424"/>
          <w:sz w:val="23"/>
          <w:szCs w:val="23"/>
        </w:rPr>
        <w:br/>
      </w:r>
      <w:r>
        <w:rPr>
          <w:rFonts w:ascii="Segoe UI" w:hAnsi="Segoe UI" w:cs="Segoe UI"/>
          <w:color w:val="242424"/>
          <w:sz w:val="23"/>
          <w:szCs w:val="23"/>
          <w:shd w:val="clear" w:color="auto" w:fill="FFFFFF"/>
        </w:rPr>
        <w:t>Andersen, T., Burke, E.A.J., Neumann, E.-R., 1995. Nitrogen-rich fluid in the upper mantle: fluid inclusions in spinel dunite from Lanzarote, Canary Islands. Contrib. Mineral. Petrol. 120, 20–28.</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Bakker, R.J., 2021. The perfection of Raman spectroscopic gas densimeters.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https://doi.org/10.1002/jrs.6245</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Bali, E., </w:t>
      </w:r>
      <w:proofErr w:type="spellStart"/>
      <w:r>
        <w:rPr>
          <w:rFonts w:ascii="Segoe UI" w:hAnsi="Segoe UI" w:cs="Segoe UI"/>
          <w:color w:val="242424"/>
          <w:sz w:val="23"/>
          <w:szCs w:val="23"/>
          <w:shd w:val="clear" w:color="auto" w:fill="FFFFFF"/>
        </w:rPr>
        <w:t>Zajacz</w:t>
      </w:r>
      <w:proofErr w:type="spellEnd"/>
      <w:r>
        <w:rPr>
          <w:rFonts w:ascii="Segoe UI" w:hAnsi="Segoe UI" w:cs="Segoe UI"/>
          <w:color w:val="242424"/>
          <w:sz w:val="23"/>
          <w:szCs w:val="23"/>
          <w:shd w:val="clear" w:color="auto" w:fill="FFFFFF"/>
        </w:rPr>
        <w:t xml:space="preserve">, Z., Kovács, I., Szabó, C., Halter, W., </w:t>
      </w:r>
      <w:proofErr w:type="spellStart"/>
      <w:r>
        <w:rPr>
          <w:rFonts w:ascii="Segoe UI" w:hAnsi="Segoe UI" w:cs="Segoe UI"/>
          <w:color w:val="242424"/>
          <w:sz w:val="23"/>
          <w:szCs w:val="23"/>
          <w:shd w:val="clear" w:color="auto" w:fill="FFFFFF"/>
        </w:rPr>
        <w:t>Vaselli</w:t>
      </w:r>
      <w:proofErr w:type="spellEnd"/>
      <w:r>
        <w:rPr>
          <w:rFonts w:ascii="Segoe UI" w:hAnsi="Segoe UI" w:cs="Segoe UI"/>
          <w:color w:val="242424"/>
          <w:sz w:val="23"/>
          <w:szCs w:val="23"/>
          <w:shd w:val="clear" w:color="auto" w:fill="FFFFFF"/>
        </w:rPr>
        <w:t xml:space="preserve">, O., Török, K., Bodnar, R.J., 2008. A quartz-bearing orthopyroxene-rich </w:t>
      </w:r>
      <w:proofErr w:type="spellStart"/>
      <w:r>
        <w:rPr>
          <w:rFonts w:ascii="Segoe UI" w:hAnsi="Segoe UI" w:cs="Segoe UI"/>
          <w:color w:val="242424"/>
          <w:sz w:val="23"/>
          <w:szCs w:val="23"/>
          <w:shd w:val="clear" w:color="auto" w:fill="FFFFFF"/>
        </w:rPr>
        <w:t>websterite</w:t>
      </w:r>
      <w:proofErr w:type="spellEnd"/>
      <w:r>
        <w:rPr>
          <w:rFonts w:ascii="Segoe UI" w:hAnsi="Segoe UI" w:cs="Segoe UI"/>
          <w:color w:val="242424"/>
          <w:sz w:val="23"/>
          <w:szCs w:val="23"/>
          <w:shd w:val="clear" w:color="auto" w:fill="FFFFFF"/>
        </w:rPr>
        <w:t xml:space="preserve"> xenolith from the Pannonian Basin, Western Hungary: Evidence for release of quartz-saturated melts from a subducted slab. </w:t>
      </w:r>
      <w:r w:rsidRPr="00D677F9">
        <w:rPr>
          <w:rFonts w:ascii="Segoe UI" w:hAnsi="Segoe UI" w:cs="Segoe UI"/>
          <w:color w:val="242424"/>
          <w:sz w:val="23"/>
          <w:szCs w:val="23"/>
          <w:shd w:val="clear" w:color="auto" w:fill="FFFFFF"/>
          <w:lang w:val="es-CR"/>
        </w:rPr>
        <w:t xml:space="preserve">J. </w:t>
      </w:r>
      <w:proofErr w:type="spellStart"/>
      <w:r w:rsidRPr="00D677F9">
        <w:rPr>
          <w:rFonts w:ascii="Segoe UI" w:hAnsi="Segoe UI" w:cs="Segoe UI"/>
          <w:color w:val="242424"/>
          <w:sz w:val="23"/>
          <w:szCs w:val="23"/>
          <w:shd w:val="clear" w:color="auto" w:fill="FFFFFF"/>
          <w:lang w:val="es-CR"/>
        </w:rPr>
        <w:t>Petrol</w:t>
      </w:r>
      <w:proofErr w:type="spellEnd"/>
      <w:r w:rsidRPr="00D677F9">
        <w:rPr>
          <w:rFonts w:ascii="Segoe UI" w:hAnsi="Segoe UI" w:cs="Segoe UI"/>
          <w:color w:val="242424"/>
          <w:sz w:val="23"/>
          <w:szCs w:val="23"/>
          <w:shd w:val="clear" w:color="auto" w:fill="FFFFFF"/>
          <w:lang w:val="es-CR"/>
        </w:rPr>
        <w:t>. 49, 421–439.</w:t>
      </w:r>
      <w:r w:rsidRPr="00D677F9">
        <w:rPr>
          <w:rFonts w:ascii="Segoe UI" w:hAnsi="Segoe UI" w:cs="Segoe UI"/>
          <w:color w:val="242424"/>
          <w:sz w:val="23"/>
          <w:szCs w:val="23"/>
          <w:lang w:val="es-CR"/>
        </w:rPr>
        <w:br/>
      </w:r>
      <w:r w:rsidRPr="00D677F9">
        <w:rPr>
          <w:rFonts w:ascii="Segoe UI" w:hAnsi="Segoe UI" w:cs="Segoe UI"/>
          <w:color w:val="242424"/>
          <w:sz w:val="23"/>
          <w:szCs w:val="23"/>
          <w:shd w:val="clear" w:color="auto" w:fill="FFFFFF"/>
          <w:lang w:val="es-CR"/>
        </w:rPr>
        <w:t xml:space="preserve">Belkin, H.E., de Vivo, B., </w:t>
      </w:r>
      <w:proofErr w:type="spellStart"/>
      <w:r w:rsidRPr="00D677F9">
        <w:rPr>
          <w:rFonts w:ascii="Segoe UI" w:hAnsi="Segoe UI" w:cs="Segoe UI"/>
          <w:color w:val="242424"/>
          <w:sz w:val="23"/>
          <w:szCs w:val="23"/>
          <w:shd w:val="clear" w:color="auto" w:fill="FFFFFF"/>
          <w:lang w:val="es-CR"/>
        </w:rPr>
        <w:t>Roedder</w:t>
      </w:r>
      <w:proofErr w:type="spellEnd"/>
      <w:r w:rsidRPr="00D677F9">
        <w:rPr>
          <w:rFonts w:ascii="Segoe UI" w:hAnsi="Segoe UI" w:cs="Segoe UI"/>
          <w:color w:val="242424"/>
          <w:sz w:val="23"/>
          <w:szCs w:val="23"/>
          <w:shd w:val="clear" w:color="auto" w:fill="FFFFFF"/>
          <w:lang w:val="es-CR"/>
        </w:rPr>
        <w:t xml:space="preserve">, E., </w:t>
      </w:r>
      <w:proofErr w:type="spellStart"/>
      <w:r w:rsidRPr="00D677F9">
        <w:rPr>
          <w:rFonts w:ascii="Segoe UI" w:hAnsi="Segoe UI" w:cs="Segoe UI"/>
          <w:color w:val="242424"/>
          <w:sz w:val="23"/>
          <w:szCs w:val="23"/>
          <w:shd w:val="clear" w:color="auto" w:fill="FFFFFF"/>
          <w:lang w:val="es-CR"/>
        </w:rPr>
        <w:t>Cortini</w:t>
      </w:r>
      <w:proofErr w:type="spellEnd"/>
      <w:r w:rsidRPr="00D677F9">
        <w:rPr>
          <w:rFonts w:ascii="Segoe UI" w:hAnsi="Segoe UI" w:cs="Segoe UI"/>
          <w:color w:val="242424"/>
          <w:sz w:val="23"/>
          <w:szCs w:val="23"/>
          <w:shd w:val="clear" w:color="auto" w:fill="FFFFFF"/>
          <w:lang w:val="es-CR"/>
        </w:rPr>
        <w:t xml:space="preserve">, M., 1985. </w:t>
      </w:r>
      <w:r>
        <w:rPr>
          <w:rFonts w:ascii="Segoe UI" w:hAnsi="Segoe UI" w:cs="Segoe UI"/>
          <w:color w:val="242424"/>
          <w:sz w:val="23"/>
          <w:szCs w:val="23"/>
          <w:shd w:val="clear" w:color="auto" w:fill="FFFFFF"/>
        </w:rPr>
        <w:t>Fluid inclusion geobarometry from ejected Mt. Somma-Vesuvius nodules. Am. Mineral. 70, 288–303.</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G., Rizzo, A.L., Di Muro, A., Grassa, F., Liuzzo, M., 2018. Extensive CO2 degassing in the upper mantle beneath oceanic basaltic volcanoes: First insights from Piton de la Fournaise volcano (La Réunion Island).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235, 376–401.</w:t>
      </w:r>
      <w:r w:rsidRPr="00D677F9">
        <w:rPr>
          <w:rFonts w:ascii="Segoe UI" w:hAnsi="Segoe UI" w:cs="Segoe UI"/>
          <w:color w:val="242424"/>
          <w:sz w:val="23"/>
          <w:szCs w:val="23"/>
          <w:lang w:val="es-CR"/>
        </w:rPr>
        <w:br/>
      </w:r>
      <w:r w:rsidRPr="00D677F9">
        <w:rPr>
          <w:rFonts w:ascii="Segoe UI" w:hAnsi="Segoe UI" w:cs="Segoe UI"/>
          <w:color w:val="242424"/>
          <w:sz w:val="23"/>
          <w:szCs w:val="23"/>
          <w:shd w:val="clear" w:color="auto" w:fill="FFFFFF"/>
          <w:lang w:val="es-CR"/>
        </w:rPr>
        <w:t xml:space="preserve">De Vivo, B., Lima, A., </w:t>
      </w:r>
      <w:proofErr w:type="spellStart"/>
      <w:r w:rsidRPr="00D677F9">
        <w:rPr>
          <w:rFonts w:ascii="Segoe UI" w:hAnsi="Segoe UI" w:cs="Segoe UI"/>
          <w:color w:val="242424"/>
          <w:sz w:val="23"/>
          <w:szCs w:val="23"/>
          <w:shd w:val="clear" w:color="auto" w:fill="FFFFFF"/>
          <w:lang w:val="es-CR"/>
        </w:rPr>
        <w:t>Scribano</w:t>
      </w:r>
      <w:proofErr w:type="spellEnd"/>
      <w:r w:rsidRPr="00D677F9">
        <w:rPr>
          <w:rFonts w:ascii="Segoe UI" w:hAnsi="Segoe UI" w:cs="Segoe UI"/>
          <w:color w:val="242424"/>
          <w:sz w:val="23"/>
          <w:szCs w:val="23"/>
          <w:shd w:val="clear" w:color="auto" w:fill="FFFFFF"/>
          <w:lang w:val="es-CR"/>
        </w:rPr>
        <w:t xml:space="preserve">, V., 1990. </w:t>
      </w:r>
      <w:r>
        <w:rPr>
          <w:rFonts w:ascii="Segoe UI" w:hAnsi="Segoe UI" w:cs="Segoe UI"/>
          <w:color w:val="242424"/>
          <w:sz w:val="23"/>
          <w:szCs w:val="23"/>
          <w:shd w:val="clear" w:color="auto" w:fill="FFFFFF"/>
        </w:rPr>
        <w:t>CO2 fluid inclusions in ultramafic xenoliths from the Iblean Plateau, Sicily, Italy. Mineral. Mag. 54, 183–194.</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Fall, A., </w:t>
      </w:r>
      <w:proofErr w:type="spellStart"/>
      <w:r>
        <w:rPr>
          <w:rFonts w:ascii="Segoe UI" w:hAnsi="Segoe UI" w:cs="Segoe UI"/>
          <w:color w:val="242424"/>
          <w:sz w:val="23"/>
          <w:szCs w:val="23"/>
          <w:shd w:val="clear" w:color="auto" w:fill="FFFFFF"/>
        </w:rPr>
        <w:t>Tattitch</w:t>
      </w:r>
      <w:proofErr w:type="spellEnd"/>
      <w:r>
        <w:rPr>
          <w:rFonts w:ascii="Segoe UI" w:hAnsi="Segoe UI" w:cs="Segoe UI"/>
          <w:color w:val="242424"/>
          <w:sz w:val="23"/>
          <w:szCs w:val="23"/>
          <w:shd w:val="clear" w:color="auto" w:fill="FFFFFF"/>
        </w:rPr>
        <w:t xml:space="preserve">, B., Bodnar, R.J., 2011. Combined microthermometric and Raman spectroscopic technique to determine the salinity of H2O–CO2–NaCl fluid inclusions based on clathrate melting.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75, 951–964.</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Hagiwara</w:t>
      </w:r>
      <w:proofErr w:type="spellEnd"/>
      <w:r w:rsidRPr="00D677F9">
        <w:rPr>
          <w:rFonts w:ascii="Segoe UI" w:hAnsi="Segoe UI" w:cs="Segoe UI"/>
          <w:color w:val="242424"/>
          <w:sz w:val="23"/>
          <w:szCs w:val="23"/>
          <w:shd w:val="clear" w:color="auto" w:fill="FFFFFF"/>
          <w:lang w:val="es-CR"/>
        </w:rPr>
        <w:t xml:space="preserve">, Y., </w:t>
      </w:r>
      <w:proofErr w:type="spellStart"/>
      <w:r w:rsidRPr="00D677F9">
        <w:rPr>
          <w:rFonts w:ascii="Segoe UI" w:hAnsi="Segoe UI" w:cs="Segoe UI"/>
          <w:color w:val="242424"/>
          <w:sz w:val="23"/>
          <w:szCs w:val="23"/>
          <w:shd w:val="clear" w:color="auto" w:fill="FFFFFF"/>
          <w:lang w:val="es-CR"/>
        </w:rPr>
        <w:t>Kawano</w:t>
      </w:r>
      <w:proofErr w:type="spellEnd"/>
      <w:r w:rsidRPr="00D677F9">
        <w:rPr>
          <w:rFonts w:ascii="Segoe UI" w:hAnsi="Segoe UI" w:cs="Segoe UI"/>
          <w:color w:val="242424"/>
          <w:sz w:val="23"/>
          <w:szCs w:val="23"/>
          <w:shd w:val="clear" w:color="auto" w:fill="FFFFFF"/>
          <w:lang w:val="es-CR"/>
        </w:rPr>
        <w:t xml:space="preserve">, T., </w:t>
      </w:r>
      <w:proofErr w:type="spellStart"/>
      <w:r w:rsidRPr="00D677F9">
        <w:rPr>
          <w:rFonts w:ascii="Segoe UI" w:hAnsi="Segoe UI" w:cs="Segoe UI"/>
          <w:color w:val="242424"/>
          <w:sz w:val="23"/>
          <w:szCs w:val="23"/>
          <w:shd w:val="clear" w:color="auto" w:fill="FFFFFF"/>
          <w:lang w:val="es-CR"/>
        </w:rPr>
        <w:t>Takahata</w:t>
      </w:r>
      <w:proofErr w:type="spellEnd"/>
      <w:r w:rsidRPr="00D677F9">
        <w:rPr>
          <w:rFonts w:ascii="Segoe UI" w:hAnsi="Segoe UI" w:cs="Segoe UI"/>
          <w:color w:val="242424"/>
          <w:sz w:val="23"/>
          <w:szCs w:val="23"/>
          <w:shd w:val="clear" w:color="auto" w:fill="FFFFFF"/>
          <w:lang w:val="es-CR"/>
        </w:rPr>
        <w:t xml:space="preserve">, K., </w:t>
      </w:r>
      <w:proofErr w:type="spellStart"/>
      <w:r w:rsidRPr="00D677F9">
        <w:rPr>
          <w:rFonts w:ascii="Segoe UI" w:hAnsi="Segoe UI" w:cs="Segoe UI"/>
          <w:color w:val="242424"/>
          <w:sz w:val="23"/>
          <w:szCs w:val="23"/>
          <w:shd w:val="clear" w:color="auto" w:fill="FFFFFF"/>
          <w:lang w:val="es-CR"/>
        </w:rPr>
        <w:t>Torimoto</w:t>
      </w:r>
      <w:proofErr w:type="spellEnd"/>
      <w:r w:rsidRPr="00D677F9">
        <w:rPr>
          <w:rFonts w:ascii="Segoe UI" w:hAnsi="Segoe UI" w:cs="Segoe UI"/>
          <w:color w:val="242424"/>
          <w:sz w:val="23"/>
          <w:szCs w:val="23"/>
          <w:shd w:val="clear" w:color="auto" w:fill="FFFFFF"/>
          <w:lang w:val="es-CR"/>
        </w:rPr>
        <w:t xml:space="preserve">, J., Yamamoto, J., 2021. </w:t>
      </w:r>
      <w:r>
        <w:rPr>
          <w:rFonts w:ascii="Segoe UI" w:hAnsi="Segoe UI" w:cs="Segoe UI"/>
          <w:color w:val="242424"/>
          <w:sz w:val="23"/>
          <w:szCs w:val="23"/>
          <w:shd w:val="clear" w:color="auto" w:fill="FFFFFF"/>
        </w:rPr>
        <w:t xml:space="preserve">Temperature dependence of a Raman CO2 densimeter from 23°C to 200°C and 7.2 to 248.7 MPa: Evaluation of density underestimation by laser heating.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52, 1744–1757.</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Hagiwara, Y., </w:t>
      </w:r>
      <w:proofErr w:type="spellStart"/>
      <w:r>
        <w:rPr>
          <w:rFonts w:ascii="Segoe UI" w:hAnsi="Segoe UI" w:cs="Segoe UI"/>
          <w:color w:val="242424"/>
          <w:sz w:val="23"/>
          <w:szCs w:val="23"/>
          <w:shd w:val="clear" w:color="auto" w:fill="FFFFFF"/>
        </w:rPr>
        <w:t>Torimoto</w:t>
      </w:r>
      <w:proofErr w:type="spellEnd"/>
      <w:r>
        <w:rPr>
          <w:rFonts w:ascii="Segoe UI" w:hAnsi="Segoe UI" w:cs="Segoe UI"/>
          <w:color w:val="242424"/>
          <w:sz w:val="23"/>
          <w:szCs w:val="23"/>
          <w:shd w:val="clear" w:color="auto" w:fill="FFFFFF"/>
        </w:rPr>
        <w:t xml:space="preserve">, J., Yamamoto, J., 2020. Pressure measurement and detection of small H2O amounts in high‐pressure H2O–CO2 fluid up to 141 MPa using Fermi diad splits and bandwidths of CO2.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51, 1003–1018.</w:t>
      </w:r>
      <w:r>
        <w:rPr>
          <w:rFonts w:ascii="Segoe UI" w:hAnsi="Segoe UI" w:cs="Segoe UI"/>
          <w:color w:val="242424"/>
          <w:sz w:val="23"/>
          <w:szCs w:val="23"/>
        </w:rPr>
        <w:br/>
      </w:r>
      <w:r>
        <w:rPr>
          <w:rFonts w:ascii="Segoe UI" w:hAnsi="Segoe UI" w:cs="Segoe UI"/>
          <w:color w:val="242424"/>
          <w:sz w:val="23"/>
          <w:szCs w:val="23"/>
          <w:shd w:val="clear" w:color="auto" w:fill="FFFFFF"/>
        </w:rPr>
        <w:lastRenderedPageBreak/>
        <w:t>Hansteen, T.H., Andersen, T., Neumann, E.R., Jelsma, H., 1991. Fluid and silicate glass inclusions in ultramafic and mafic xenoliths from Hierro, Canary Islands: implications for mantle metasomatism. Contrib. Mineral. Petrol. 107, 242–254.</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Hansteen, T.H., </w:t>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A., Schmincke, H.U., 1998. Multi-stage magma ascent beneath the Canary Islands: Evidence from fluid inclusions. Contrib. Mineral. Petrol. 132, 48–64.</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Kawakami, Y., 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2003. Micro-Raman Densimeter for CO 2 Inclusions in Mantle- Derived Minerals. Appl.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57, 1333–1339.</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A., Day, S., Schmid, M., Faria, B., 2020. Magma Plumbing During the 2014–2015 Eruption of Fogo (Cape Verde Islands). Front Earth Sci. Chin. 8. https://doi.org/10.3389/feart.2020.00157</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xml:space="preserve">, A., Hansteen, T.H., </w:t>
      </w:r>
      <w:proofErr w:type="spellStart"/>
      <w:r>
        <w:rPr>
          <w:rFonts w:ascii="Segoe UI" w:hAnsi="Segoe UI" w:cs="Segoe UI"/>
          <w:color w:val="242424"/>
          <w:sz w:val="23"/>
          <w:szCs w:val="23"/>
          <w:shd w:val="clear" w:color="auto" w:fill="FFFFFF"/>
        </w:rPr>
        <w:t>Galipp</w:t>
      </w:r>
      <w:proofErr w:type="spellEnd"/>
      <w:r>
        <w:rPr>
          <w:rFonts w:ascii="Segoe UI" w:hAnsi="Segoe UI" w:cs="Segoe UI"/>
          <w:color w:val="242424"/>
          <w:sz w:val="23"/>
          <w:szCs w:val="23"/>
          <w:shd w:val="clear" w:color="auto" w:fill="FFFFFF"/>
        </w:rPr>
        <w:t xml:space="preserve">, K., 2005. Magma storage and underplating beneath Cumbre </w:t>
      </w:r>
      <w:proofErr w:type="spellStart"/>
      <w:r>
        <w:rPr>
          <w:rFonts w:ascii="Segoe UI" w:hAnsi="Segoe UI" w:cs="Segoe UI"/>
          <w:color w:val="242424"/>
          <w:sz w:val="23"/>
          <w:szCs w:val="23"/>
          <w:shd w:val="clear" w:color="auto" w:fill="FFFFFF"/>
        </w:rPr>
        <w:t>Vieja</w:t>
      </w:r>
      <w:proofErr w:type="spellEnd"/>
      <w:r>
        <w:rPr>
          <w:rFonts w:ascii="Segoe UI" w:hAnsi="Segoe UI" w:cs="Segoe UI"/>
          <w:color w:val="242424"/>
          <w:sz w:val="23"/>
          <w:szCs w:val="23"/>
          <w:shd w:val="clear" w:color="auto" w:fill="FFFFFF"/>
        </w:rPr>
        <w:t xml:space="preserve"> volcano, La Palma (Canary Islands). Earth Planet. Sci. Lett. 236, 211–226.</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Kobayashi, T., Yamamoto, J., </w:t>
      </w:r>
      <w:proofErr w:type="spellStart"/>
      <w:r>
        <w:rPr>
          <w:rFonts w:ascii="Segoe UI" w:hAnsi="Segoe UI" w:cs="Segoe UI"/>
          <w:color w:val="242424"/>
          <w:sz w:val="23"/>
          <w:szCs w:val="23"/>
          <w:shd w:val="clear" w:color="auto" w:fill="FFFFFF"/>
        </w:rPr>
        <w:t>Hirajima</w:t>
      </w:r>
      <w:proofErr w:type="spellEnd"/>
      <w:r>
        <w:rPr>
          <w:rFonts w:ascii="Segoe UI" w:hAnsi="Segoe UI" w:cs="Segoe UI"/>
          <w:color w:val="242424"/>
          <w:sz w:val="23"/>
          <w:szCs w:val="23"/>
          <w:shd w:val="clear" w:color="auto" w:fill="FFFFFF"/>
        </w:rPr>
        <w:t xml:space="preserve">, T., Ishibashi, H., Hirano, N., Lai, Y.,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Arai, S., 2012. Conformity and precision of CO2 densimetry in CO2 inclusions: Microthermometry versus Raman </w:t>
      </w:r>
      <w:proofErr w:type="spellStart"/>
      <w:r>
        <w:rPr>
          <w:rFonts w:ascii="Segoe UI" w:hAnsi="Segoe UI" w:cs="Segoe UI"/>
          <w:color w:val="242424"/>
          <w:sz w:val="23"/>
          <w:szCs w:val="23"/>
          <w:shd w:val="clear" w:color="auto" w:fill="FFFFFF"/>
        </w:rPr>
        <w:t>microspectroscopic</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densimetry</w:t>
      </w:r>
      <w:proofErr w:type="spellEnd"/>
      <w:r>
        <w:rPr>
          <w:rFonts w:ascii="Segoe UI" w:hAnsi="Segoe UI" w:cs="Segoe UI"/>
          <w:color w:val="242424"/>
          <w:sz w:val="23"/>
          <w:szCs w:val="23"/>
          <w:shd w:val="clear" w:color="auto" w:fill="FFFFFF"/>
        </w:rPr>
        <w:t xml:space="preserve">.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43, 1126–1133.</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A., Lazor, P., Michalik, M., 2009. CO2 fluid inclusions in mantle xenoliths from Lower Silesia (SW Poland): Formation conditions and decompression history. Eur. J. Mineral. 21, 751–761.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Lamadrid, H.M., Moore, L.R., Moncada, D., Rimstidt, J.D., Burruss, R.C., Bodnar, R.J., 2017. Reassessment of the Raman CO2 densimeter. Chem. </w:t>
      </w:r>
      <w:proofErr w:type="spellStart"/>
      <w:r w:rsidRPr="00D677F9">
        <w:rPr>
          <w:rFonts w:ascii="Segoe UI" w:hAnsi="Segoe UI" w:cs="Segoe UI"/>
          <w:color w:val="242424"/>
          <w:sz w:val="23"/>
          <w:szCs w:val="23"/>
          <w:shd w:val="clear" w:color="auto" w:fill="FFFFFF"/>
          <w:lang w:val="fr-CH"/>
        </w:rPr>
        <w:t>Geol</w:t>
      </w:r>
      <w:proofErr w:type="spellEnd"/>
      <w:r w:rsidRPr="00D677F9">
        <w:rPr>
          <w:rFonts w:ascii="Segoe UI" w:hAnsi="Segoe UI" w:cs="Segoe UI"/>
          <w:color w:val="242424"/>
          <w:sz w:val="23"/>
          <w:szCs w:val="23"/>
          <w:shd w:val="clear" w:color="auto" w:fill="FFFFFF"/>
          <w:lang w:val="fr-CH"/>
        </w:rPr>
        <w:t>. 450, 210–222.</w:t>
      </w:r>
      <w:r w:rsidRPr="00D677F9">
        <w:rPr>
          <w:rFonts w:ascii="Segoe UI" w:hAnsi="Segoe UI" w:cs="Segoe UI"/>
          <w:color w:val="242424"/>
          <w:sz w:val="23"/>
          <w:szCs w:val="23"/>
          <w:lang w:val="fr-CH"/>
        </w:rPr>
        <w:br/>
      </w:r>
      <w:r w:rsidRPr="00D677F9">
        <w:rPr>
          <w:rFonts w:ascii="Segoe UI" w:hAnsi="Segoe UI" w:cs="Segoe UI"/>
          <w:color w:val="242424"/>
          <w:sz w:val="23"/>
          <w:szCs w:val="23"/>
          <w:shd w:val="clear" w:color="auto" w:fill="FFFFFF"/>
          <w:lang w:val="fr-CH"/>
        </w:rPr>
        <w:t xml:space="preserve">Le, V.H., </w:t>
      </w:r>
      <w:proofErr w:type="spellStart"/>
      <w:r w:rsidRPr="00D677F9">
        <w:rPr>
          <w:rFonts w:ascii="Segoe UI" w:hAnsi="Segoe UI" w:cs="Segoe UI"/>
          <w:color w:val="242424"/>
          <w:sz w:val="23"/>
          <w:szCs w:val="23"/>
          <w:shd w:val="clear" w:color="auto" w:fill="FFFFFF"/>
          <w:lang w:val="fr-CH"/>
        </w:rPr>
        <w:t>Caumon</w:t>
      </w:r>
      <w:proofErr w:type="spellEnd"/>
      <w:r w:rsidRPr="00D677F9">
        <w:rPr>
          <w:rFonts w:ascii="Segoe UI" w:hAnsi="Segoe UI" w:cs="Segoe UI"/>
          <w:color w:val="242424"/>
          <w:sz w:val="23"/>
          <w:szCs w:val="23"/>
          <w:shd w:val="clear" w:color="auto" w:fill="FFFFFF"/>
          <w:lang w:val="fr-CH"/>
        </w:rPr>
        <w:t xml:space="preserve">, M.C., </w:t>
      </w:r>
      <w:proofErr w:type="spellStart"/>
      <w:r w:rsidRPr="00D677F9">
        <w:rPr>
          <w:rFonts w:ascii="Segoe UI" w:hAnsi="Segoe UI" w:cs="Segoe UI"/>
          <w:color w:val="242424"/>
          <w:sz w:val="23"/>
          <w:szCs w:val="23"/>
          <w:shd w:val="clear" w:color="auto" w:fill="FFFFFF"/>
          <w:lang w:val="fr-CH"/>
        </w:rPr>
        <w:t>Tarantola</w:t>
      </w:r>
      <w:proofErr w:type="spellEnd"/>
      <w:r w:rsidRPr="00D677F9">
        <w:rPr>
          <w:rFonts w:ascii="Segoe UI" w:hAnsi="Segoe UI" w:cs="Segoe UI"/>
          <w:color w:val="242424"/>
          <w:sz w:val="23"/>
          <w:szCs w:val="23"/>
          <w:shd w:val="clear" w:color="auto" w:fill="FFFFFF"/>
          <w:lang w:val="fr-CH"/>
        </w:rPr>
        <w:t xml:space="preserve">, A., </w:t>
      </w:r>
      <w:proofErr w:type="spellStart"/>
      <w:r w:rsidRPr="00D677F9">
        <w:rPr>
          <w:rFonts w:ascii="Segoe UI" w:hAnsi="Segoe UI" w:cs="Segoe UI"/>
          <w:color w:val="242424"/>
          <w:sz w:val="23"/>
          <w:szCs w:val="23"/>
          <w:shd w:val="clear" w:color="auto" w:fill="FFFFFF"/>
          <w:lang w:val="fr-CH"/>
        </w:rPr>
        <w:t>Randi</w:t>
      </w:r>
      <w:proofErr w:type="spellEnd"/>
      <w:r w:rsidRPr="00D677F9">
        <w:rPr>
          <w:rFonts w:ascii="Segoe UI" w:hAnsi="Segoe UI" w:cs="Segoe UI"/>
          <w:color w:val="242424"/>
          <w:sz w:val="23"/>
          <w:szCs w:val="23"/>
          <w:shd w:val="clear" w:color="auto" w:fill="FFFFFF"/>
          <w:lang w:val="fr-CH"/>
        </w:rPr>
        <w:t xml:space="preserve">, A., Robert, P., </w:t>
      </w:r>
      <w:proofErr w:type="spellStart"/>
      <w:r w:rsidRPr="00D677F9">
        <w:rPr>
          <w:rFonts w:ascii="Segoe UI" w:hAnsi="Segoe UI" w:cs="Segoe UI"/>
          <w:color w:val="242424"/>
          <w:sz w:val="23"/>
          <w:szCs w:val="23"/>
          <w:shd w:val="clear" w:color="auto" w:fill="FFFFFF"/>
          <w:lang w:val="fr-CH"/>
        </w:rPr>
        <w:t>Mullis</w:t>
      </w:r>
      <w:proofErr w:type="spellEnd"/>
      <w:r w:rsidRPr="00D677F9">
        <w:rPr>
          <w:rFonts w:ascii="Segoe UI" w:hAnsi="Segoe UI" w:cs="Segoe UI"/>
          <w:color w:val="242424"/>
          <w:sz w:val="23"/>
          <w:szCs w:val="23"/>
          <w:shd w:val="clear" w:color="auto" w:fill="FFFFFF"/>
          <w:lang w:val="fr-CH"/>
        </w:rPr>
        <w:t xml:space="preserve">, J., 2020. </w:t>
      </w:r>
      <w:r>
        <w:rPr>
          <w:rFonts w:ascii="Segoe UI" w:hAnsi="Segoe UI" w:cs="Segoe UI"/>
          <w:color w:val="242424"/>
          <w:sz w:val="23"/>
          <w:szCs w:val="23"/>
          <w:shd w:val="clear" w:color="auto" w:fill="FFFFFF"/>
        </w:rPr>
        <w:t xml:space="preserve">Calibration data for simultaneous determination of P-V-X properties of binary and ternary CO2 - CH4 - N2 gas mixtures by Raman spectroscopy over 5–600 bar: Application to natural fluid inclusions. </w:t>
      </w:r>
      <w:proofErr w:type="spellStart"/>
      <w:r w:rsidRPr="00D677F9">
        <w:rPr>
          <w:rFonts w:ascii="Segoe UI" w:hAnsi="Segoe UI" w:cs="Segoe UI"/>
          <w:color w:val="242424"/>
          <w:sz w:val="23"/>
          <w:szCs w:val="23"/>
          <w:shd w:val="clear" w:color="auto" w:fill="FFFFFF"/>
          <w:lang w:val="fr-CH"/>
        </w:rPr>
        <w:t>Chem</w:t>
      </w:r>
      <w:proofErr w:type="spellEnd"/>
      <w:r w:rsidRPr="00D677F9">
        <w:rPr>
          <w:rFonts w:ascii="Segoe UI" w:hAnsi="Segoe UI" w:cs="Segoe UI"/>
          <w:color w:val="242424"/>
          <w:sz w:val="23"/>
          <w:szCs w:val="23"/>
          <w:shd w:val="clear" w:color="auto" w:fill="FFFFFF"/>
          <w:lang w:val="fr-CH"/>
        </w:rPr>
        <w:t xml:space="preserve">. </w:t>
      </w:r>
      <w:proofErr w:type="spellStart"/>
      <w:r w:rsidRPr="00D677F9">
        <w:rPr>
          <w:rFonts w:ascii="Segoe UI" w:hAnsi="Segoe UI" w:cs="Segoe UI"/>
          <w:color w:val="242424"/>
          <w:sz w:val="23"/>
          <w:szCs w:val="23"/>
          <w:shd w:val="clear" w:color="auto" w:fill="FFFFFF"/>
          <w:lang w:val="fr-CH"/>
        </w:rPr>
        <w:t>Geol</w:t>
      </w:r>
      <w:proofErr w:type="spellEnd"/>
      <w:r w:rsidRPr="00D677F9">
        <w:rPr>
          <w:rFonts w:ascii="Segoe UI" w:hAnsi="Segoe UI" w:cs="Segoe UI"/>
          <w:color w:val="242424"/>
          <w:sz w:val="23"/>
          <w:szCs w:val="23"/>
          <w:shd w:val="clear" w:color="auto" w:fill="FFFFFF"/>
          <w:lang w:val="fr-CH"/>
        </w:rPr>
        <w:t>. 552, 119783.</w:t>
      </w:r>
      <w:r w:rsidRPr="00D677F9">
        <w:rPr>
          <w:rFonts w:ascii="Segoe UI" w:hAnsi="Segoe UI" w:cs="Segoe UI"/>
          <w:color w:val="242424"/>
          <w:sz w:val="23"/>
          <w:szCs w:val="23"/>
          <w:lang w:val="fr-CH"/>
        </w:rPr>
        <w:br/>
      </w:r>
      <w:r w:rsidRPr="00D677F9">
        <w:rPr>
          <w:rFonts w:ascii="Segoe UI" w:hAnsi="Segoe UI" w:cs="Segoe UI"/>
          <w:color w:val="242424"/>
          <w:sz w:val="23"/>
          <w:szCs w:val="23"/>
          <w:shd w:val="clear" w:color="auto" w:fill="FFFFFF"/>
          <w:lang w:val="fr-CH"/>
        </w:rPr>
        <w:t xml:space="preserve">Le, V.H., </w:t>
      </w:r>
      <w:proofErr w:type="spellStart"/>
      <w:r w:rsidRPr="00D677F9">
        <w:rPr>
          <w:rFonts w:ascii="Segoe UI" w:hAnsi="Segoe UI" w:cs="Segoe UI"/>
          <w:color w:val="242424"/>
          <w:sz w:val="23"/>
          <w:szCs w:val="23"/>
          <w:shd w:val="clear" w:color="auto" w:fill="FFFFFF"/>
          <w:lang w:val="fr-CH"/>
        </w:rPr>
        <w:t>Caumon</w:t>
      </w:r>
      <w:proofErr w:type="spellEnd"/>
      <w:r w:rsidRPr="00D677F9">
        <w:rPr>
          <w:rFonts w:ascii="Segoe UI" w:hAnsi="Segoe UI" w:cs="Segoe UI"/>
          <w:color w:val="242424"/>
          <w:sz w:val="23"/>
          <w:szCs w:val="23"/>
          <w:shd w:val="clear" w:color="auto" w:fill="FFFFFF"/>
          <w:lang w:val="fr-CH"/>
        </w:rPr>
        <w:t xml:space="preserve">, M.C., </w:t>
      </w:r>
      <w:proofErr w:type="spellStart"/>
      <w:r w:rsidRPr="00D677F9">
        <w:rPr>
          <w:rFonts w:ascii="Segoe UI" w:hAnsi="Segoe UI" w:cs="Segoe UI"/>
          <w:color w:val="242424"/>
          <w:sz w:val="23"/>
          <w:szCs w:val="23"/>
          <w:shd w:val="clear" w:color="auto" w:fill="FFFFFF"/>
          <w:lang w:val="fr-CH"/>
        </w:rPr>
        <w:t>Tarantola</w:t>
      </w:r>
      <w:proofErr w:type="spellEnd"/>
      <w:r w:rsidRPr="00D677F9">
        <w:rPr>
          <w:rFonts w:ascii="Segoe UI" w:hAnsi="Segoe UI" w:cs="Segoe UI"/>
          <w:color w:val="242424"/>
          <w:sz w:val="23"/>
          <w:szCs w:val="23"/>
          <w:shd w:val="clear" w:color="auto" w:fill="FFFFFF"/>
          <w:lang w:val="fr-CH"/>
        </w:rPr>
        <w:t xml:space="preserve">, A., </w:t>
      </w:r>
      <w:proofErr w:type="spellStart"/>
      <w:r w:rsidRPr="00D677F9">
        <w:rPr>
          <w:rFonts w:ascii="Segoe UI" w:hAnsi="Segoe UI" w:cs="Segoe UI"/>
          <w:color w:val="242424"/>
          <w:sz w:val="23"/>
          <w:szCs w:val="23"/>
          <w:shd w:val="clear" w:color="auto" w:fill="FFFFFF"/>
          <w:lang w:val="fr-CH"/>
        </w:rPr>
        <w:t>Randi</w:t>
      </w:r>
      <w:proofErr w:type="spellEnd"/>
      <w:r w:rsidRPr="00D677F9">
        <w:rPr>
          <w:rFonts w:ascii="Segoe UI" w:hAnsi="Segoe UI" w:cs="Segoe UI"/>
          <w:color w:val="242424"/>
          <w:sz w:val="23"/>
          <w:szCs w:val="23"/>
          <w:shd w:val="clear" w:color="auto" w:fill="FFFFFF"/>
          <w:lang w:val="fr-CH"/>
        </w:rPr>
        <w:t xml:space="preserve">, A., Robert, P., </w:t>
      </w:r>
      <w:proofErr w:type="spellStart"/>
      <w:r w:rsidRPr="00D677F9">
        <w:rPr>
          <w:rFonts w:ascii="Segoe UI" w:hAnsi="Segoe UI" w:cs="Segoe UI"/>
          <w:color w:val="242424"/>
          <w:sz w:val="23"/>
          <w:szCs w:val="23"/>
          <w:shd w:val="clear" w:color="auto" w:fill="FFFFFF"/>
          <w:lang w:val="fr-CH"/>
        </w:rPr>
        <w:t>Mullis</w:t>
      </w:r>
      <w:proofErr w:type="spellEnd"/>
      <w:r w:rsidRPr="00D677F9">
        <w:rPr>
          <w:rFonts w:ascii="Segoe UI" w:hAnsi="Segoe UI" w:cs="Segoe UI"/>
          <w:color w:val="242424"/>
          <w:sz w:val="23"/>
          <w:szCs w:val="23"/>
          <w:shd w:val="clear" w:color="auto" w:fill="FFFFFF"/>
          <w:lang w:val="fr-CH"/>
        </w:rPr>
        <w:t xml:space="preserve">, J., 2019. </w:t>
      </w:r>
      <w:r>
        <w:rPr>
          <w:rFonts w:ascii="Segoe UI" w:hAnsi="Segoe UI" w:cs="Segoe UI"/>
          <w:color w:val="242424"/>
          <w:sz w:val="23"/>
          <w:szCs w:val="23"/>
          <w:shd w:val="clear" w:color="auto" w:fill="FFFFFF"/>
        </w:rPr>
        <w:t xml:space="preserve">Quantitative Measurements of Composition, Pressure, and Density of Microvolumes of CO2-N2 Gas Mixtures by Raman Spectroscopy. </w:t>
      </w:r>
      <w:r w:rsidRPr="00D677F9">
        <w:rPr>
          <w:rFonts w:ascii="Segoe UI" w:hAnsi="Segoe UI" w:cs="Segoe UI"/>
          <w:color w:val="242424"/>
          <w:sz w:val="23"/>
          <w:szCs w:val="23"/>
          <w:shd w:val="clear" w:color="auto" w:fill="FFFFFF"/>
          <w:lang w:val="es-CR"/>
        </w:rPr>
        <w:t xml:space="preserve">Anal. </w:t>
      </w:r>
      <w:proofErr w:type="spellStart"/>
      <w:r w:rsidRPr="00D677F9">
        <w:rPr>
          <w:rFonts w:ascii="Segoe UI" w:hAnsi="Segoe UI" w:cs="Segoe UI"/>
          <w:color w:val="242424"/>
          <w:sz w:val="23"/>
          <w:szCs w:val="23"/>
          <w:shd w:val="clear" w:color="auto" w:fill="FFFFFF"/>
          <w:lang w:val="es-CR"/>
        </w:rPr>
        <w:t>Chem</w:t>
      </w:r>
      <w:proofErr w:type="spellEnd"/>
      <w:r w:rsidRPr="00D677F9">
        <w:rPr>
          <w:rFonts w:ascii="Segoe UI" w:hAnsi="Segoe UI" w:cs="Segoe UI"/>
          <w:color w:val="242424"/>
          <w:sz w:val="23"/>
          <w:szCs w:val="23"/>
          <w:shd w:val="clear" w:color="auto" w:fill="FFFFFF"/>
          <w:lang w:val="es-CR"/>
        </w:rPr>
        <w:t>. 91, 14359−14367.</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Levresse</w:t>
      </w:r>
      <w:proofErr w:type="spellEnd"/>
      <w:r w:rsidRPr="00D677F9">
        <w:rPr>
          <w:rFonts w:ascii="Segoe UI" w:hAnsi="Segoe UI" w:cs="Segoe UI"/>
          <w:color w:val="242424"/>
          <w:sz w:val="23"/>
          <w:szCs w:val="23"/>
          <w:shd w:val="clear" w:color="auto" w:fill="FFFFFF"/>
          <w:lang w:val="es-CR"/>
        </w:rPr>
        <w:t xml:space="preserve">, G., Cruz, K.E.C. la, </w:t>
      </w:r>
      <w:proofErr w:type="spellStart"/>
      <w:r w:rsidRPr="00D677F9">
        <w:rPr>
          <w:rFonts w:ascii="Segoe UI" w:hAnsi="Segoe UI" w:cs="Segoe UI"/>
          <w:color w:val="242424"/>
          <w:sz w:val="23"/>
          <w:szCs w:val="23"/>
          <w:shd w:val="clear" w:color="auto" w:fill="FFFFFF"/>
          <w:lang w:val="es-CR"/>
        </w:rPr>
        <w:t>JorgeAranda</w:t>
      </w:r>
      <w:proofErr w:type="spellEnd"/>
      <w:r w:rsidRPr="00D677F9">
        <w:rPr>
          <w:rFonts w:ascii="Segoe UI" w:hAnsi="Segoe UI" w:cs="Segoe UI"/>
          <w:color w:val="242424"/>
          <w:sz w:val="23"/>
          <w:szCs w:val="23"/>
          <w:shd w:val="clear" w:color="auto" w:fill="FFFFFF"/>
          <w:lang w:val="es-CR"/>
        </w:rPr>
        <w:t xml:space="preserve">-Gómez, J., </w:t>
      </w:r>
      <w:proofErr w:type="spellStart"/>
      <w:r w:rsidRPr="00D677F9">
        <w:rPr>
          <w:rFonts w:ascii="Segoe UI" w:hAnsi="Segoe UI" w:cs="Segoe UI"/>
          <w:color w:val="242424"/>
          <w:sz w:val="23"/>
          <w:szCs w:val="23"/>
          <w:shd w:val="clear" w:color="auto" w:fill="FFFFFF"/>
          <w:lang w:val="es-CR"/>
        </w:rPr>
        <w:t>GuadalupeDávalos</w:t>
      </w:r>
      <w:proofErr w:type="spellEnd"/>
      <w:r w:rsidRPr="00D677F9">
        <w:rPr>
          <w:rFonts w:ascii="Segoe UI" w:hAnsi="Segoe UI" w:cs="Segoe UI"/>
          <w:color w:val="242424"/>
          <w:sz w:val="23"/>
          <w:szCs w:val="23"/>
          <w:shd w:val="clear" w:color="auto" w:fill="FFFFFF"/>
          <w:lang w:val="es-CR"/>
        </w:rPr>
        <w:t xml:space="preserve">-Elizondo, M., Jiménez-Sandoval, S., Rodríguez-Melgarejo, F., Alba-Aldave, L.A., 2016. </w:t>
      </w:r>
      <w:r>
        <w:rPr>
          <w:rFonts w:ascii="Segoe UI" w:hAnsi="Segoe UI" w:cs="Segoe UI"/>
          <w:color w:val="242424"/>
          <w:sz w:val="23"/>
          <w:szCs w:val="23"/>
          <w:shd w:val="clear" w:color="auto" w:fill="FFFFFF"/>
        </w:rPr>
        <w:t xml:space="preserve">CO2 fluid inclusion barometry in mantle xenoliths from central Mexico: A detailed record of magma ascent. J. </w:t>
      </w:r>
      <w:proofErr w:type="spellStart"/>
      <w:r>
        <w:rPr>
          <w:rFonts w:ascii="Segoe UI" w:hAnsi="Segoe UI" w:cs="Segoe UI"/>
          <w:color w:val="242424"/>
          <w:sz w:val="23"/>
          <w:szCs w:val="23"/>
          <w:shd w:val="clear" w:color="auto" w:fill="FFFFFF"/>
        </w:rPr>
        <w:t>Volcanol</w:t>
      </w:r>
      <w:proofErr w:type="spellEnd"/>
      <w:r>
        <w:rPr>
          <w:rFonts w:ascii="Segoe UI" w:hAnsi="Segoe UI" w:cs="Segoe UI"/>
          <w:color w:val="242424"/>
          <w:sz w:val="23"/>
          <w:szCs w:val="23"/>
          <w:shd w:val="clear" w:color="auto" w:fill="FFFFFF"/>
        </w:rPr>
        <w:t>. Geotherm. Res. 310, 72–88.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Oglialoro</w:t>
      </w:r>
      <w:proofErr w:type="spellEnd"/>
      <w:r>
        <w:rPr>
          <w:rFonts w:ascii="Segoe UI" w:hAnsi="Segoe UI" w:cs="Segoe UI"/>
          <w:color w:val="242424"/>
          <w:sz w:val="23"/>
          <w:szCs w:val="23"/>
          <w:shd w:val="clear" w:color="auto" w:fill="FFFFFF"/>
        </w:rPr>
        <w:t xml:space="preserve">, E.,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xml:space="preserve">, M.L., Ferrando, S., Tiraboschi, C., Principe, C., </w:t>
      </w:r>
      <w:proofErr w:type="spellStart"/>
      <w:r>
        <w:rPr>
          <w:rFonts w:ascii="Segoe UI" w:hAnsi="Segoe UI" w:cs="Segoe UI"/>
          <w:color w:val="242424"/>
          <w:sz w:val="23"/>
          <w:szCs w:val="23"/>
          <w:shd w:val="clear" w:color="auto" w:fill="FFFFFF"/>
        </w:rPr>
        <w:t>Groppelli</w:t>
      </w:r>
      <w:proofErr w:type="spellEnd"/>
      <w:r>
        <w:rPr>
          <w:rFonts w:ascii="Segoe UI" w:hAnsi="Segoe UI" w:cs="Segoe UI"/>
          <w:color w:val="242424"/>
          <w:sz w:val="23"/>
          <w:szCs w:val="23"/>
          <w:shd w:val="clear" w:color="auto" w:fill="FFFFFF"/>
        </w:rPr>
        <w:t xml:space="preserve">, G., Villa, I.M., 2017. Lithospheric magma dynamics beneath the El Hierro Volcano, Canary Islands: insights from fluid inclusions. </w:t>
      </w:r>
      <w:r w:rsidRPr="00D677F9">
        <w:rPr>
          <w:rFonts w:ascii="Segoe UI" w:hAnsi="Segoe UI" w:cs="Segoe UI"/>
          <w:color w:val="242424"/>
          <w:sz w:val="23"/>
          <w:szCs w:val="23"/>
          <w:shd w:val="clear" w:color="auto" w:fill="FFFFFF"/>
          <w:lang w:val="es-CR"/>
        </w:rPr>
        <w:t xml:space="preserve">Bull. </w:t>
      </w:r>
      <w:proofErr w:type="spellStart"/>
      <w:r w:rsidRPr="00D677F9">
        <w:rPr>
          <w:rFonts w:ascii="Segoe UI" w:hAnsi="Segoe UI" w:cs="Segoe UI"/>
          <w:color w:val="242424"/>
          <w:sz w:val="23"/>
          <w:szCs w:val="23"/>
          <w:shd w:val="clear" w:color="auto" w:fill="FFFFFF"/>
          <w:lang w:val="es-CR"/>
        </w:rPr>
        <w:t>Volcanol</w:t>
      </w:r>
      <w:proofErr w:type="spellEnd"/>
      <w:r w:rsidRPr="00D677F9">
        <w:rPr>
          <w:rFonts w:ascii="Segoe UI" w:hAnsi="Segoe UI" w:cs="Segoe UI"/>
          <w:color w:val="242424"/>
          <w:sz w:val="23"/>
          <w:szCs w:val="23"/>
          <w:shd w:val="clear" w:color="auto" w:fill="FFFFFF"/>
          <w:lang w:val="es-CR"/>
        </w:rPr>
        <w:t>. 79, 70.</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Remigi</w:t>
      </w:r>
      <w:proofErr w:type="spellEnd"/>
      <w:r w:rsidRPr="00D677F9">
        <w:rPr>
          <w:rFonts w:ascii="Segoe UI" w:hAnsi="Segoe UI" w:cs="Segoe UI"/>
          <w:color w:val="242424"/>
          <w:sz w:val="23"/>
          <w:szCs w:val="23"/>
          <w:shd w:val="clear" w:color="auto" w:fill="FFFFFF"/>
          <w:lang w:val="es-CR"/>
        </w:rPr>
        <w:t xml:space="preserve">, S., Mancini, T., Ferrando, S., </w:t>
      </w:r>
      <w:proofErr w:type="spellStart"/>
      <w:r w:rsidRPr="00D677F9">
        <w:rPr>
          <w:rFonts w:ascii="Segoe UI" w:hAnsi="Segoe UI" w:cs="Segoe UI"/>
          <w:color w:val="242424"/>
          <w:sz w:val="23"/>
          <w:szCs w:val="23"/>
          <w:shd w:val="clear" w:color="auto" w:fill="FFFFFF"/>
          <w:lang w:val="es-CR"/>
        </w:rPr>
        <w:t>Frezzotti</w:t>
      </w:r>
      <w:proofErr w:type="spellEnd"/>
      <w:r w:rsidRPr="00D677F9">
        <w:rPr>
          <w:rFonts w:ascii="Segoe UI" w:hAnsi="Segoe UI" w:cs="Segoe UI"/>
          <w:color w:val="242424"/>
          <w:sz w:val="23"/>
          <w:szCs w:val="23"/>
          <w:shd w:val="clear" w:color="auto" w:fill="FFFFFF"/>
          <w:lang w:val="es-CR"/>
        </w:rPr>
        <w:t xml:space="preserve">, M.L., 2021. </w:t>
      </w:r>
      <w:r>
        <w:rPr>
          <w:rFonts w:ascii="Segoe UI" w:hAnsi="Segoe UI" w:cs="Segoe UI"/>
          <w:color w:val="242424"/>
          <w:sz w:val="23"/>
          <w:szCs w:val="23"/>
          <w:shd w:val="clear" w:color="auto" w:fill="FFFFFF"/>
        </w:rPr>
        <w:t>Interlaboratory Application of Raman CO2 Densimeter Equations: Experimental Procedure and Statistical Analysis Using Bootstrapped Confidence Intervals. Applied Spectroscopy. https://doi.org/10.1177/0003702820987601</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Roedder</w:t>
      </w:r>
      <w:proofErr w:type="spellEnd"/>
      <w:r>
        <w:rPr>
          <w:rFonts w:ascii="Segoe UI" w:hAnsi="Segoe UI" w:cs="Segoe UI"/>
          <w:color w:val="242424"/>
          <w:sz w:val="23"/>
          <w:szCs w:val="23"/>
          <w:shd w:val="clear" w:color="auto" w:fill="FFFFFF"/>
        </w:rPr>
        <w:t xml:space="preserve">, E., 1983. Geobarometry of ultramafic xenoliths from </w:t>
      </w:r>
      <w:proofErr w:type="spellStart"/>
      <w:r>
        <w:rPr>
          <w:rFonts w:ascii="Segoe UI" w:hAnsi="Segoe UI" w:cs="Segoe UI"/>
          <w:color w:val="242424"/>
          <w:sz w:val="23"/>
          <w:szCs w:val="23"/>
          <w:shd w:val="clear" w:color="auto" w:fill="FFFFFF"/>
        </w:rPr>
        <w:t>Loihi</w:t>
      </w:r>
      <w:proofErr w:type="spellEnd"/>
      <w:r>
        <w:rPr>
          <w:rFonts w:ascii="Segoe UI" w:hAnsi="Segoe UI" w:cs="Segoe UI"/>
          <w:color w:val="242424"/>
          <w:sz w:val="23"/>
          <w:szCs w:val="23"/>
          <w:shd w:val="clear" w:color="auto" w:fill="FFFFFF"/>
        </w:rPr>
        <w:t xml:space="preserve"> Seamount, Hawaii, </w:t>
      </w:r>
      <w:proofErr w:type="gramStart"/>
      <w:r>
        <w:rPr>
          <w:rFonts w:ascii="Segoe UI" w:hAnsi="Segoe UI" w:cs="Segoe UI"/>
          <w:color w:val="242424"/>
          <w:sz w:val="23"/>
          <w:szCs w:val="23"/>
          <w:shd w:val="clear" w:color="auto" w:fill="FFFFFF"/>
        </w:rPr>
        <w:t>on the basis of</w:t>
      </w:r>
      <w:proofErr w:type="gramEnd"/>
      <w:r>
        <w:rPr>
          <w:rFonts w:ascii="Segoe UI" w:hAnsi="Segoe UI" w:cs="Segoe UI"/>
          <w:color w:val="242424"/>
          <w:sz w:val="23"/>
          <w:szCs w:val="23"/>
          <w:shd w:val="clear" w:color="auto" w:fill="FFFFFF"/>
        </w:rPr>
        <w:t xml:space="preserve"> CO2 inclusions in olivine. Earth Planet. Sci. Lett. 66, 369–379.</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Rosso, K.M., Bodnar, R.J., 1995. Microthermometric and Raman spectroscopic detection limits of CO2 in fluid inclusions and the Raman spectroscopic characterization of CO2. </w:t>
      </w:r>
      <w:proofErr w:type="spellStart"/>
      <w:r w:rsidRPr="00D677F9">
        <w:rPr>
          <w:rFonts w:ascii="Segoe UI" w:hAnsi="Segoe UI" w:cs="Segoe UI"/>
          <w:color w:val="242424"/>
          <w:sz w:val="23"/>
          <w:szCs w:val="23"/>
          <w:shd w:val="clear" w:color="auto" w:fill="FFFFFF"/>
          <w:lang w:val="es-CR"/>
        </w:rPr>
        <w:lastRenderedPageBreak/>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59, 3961–3975.</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Scambelluri</w:t>
      </w:r>
      <w:proofErr w:type="spellEnd"/>
      <w:r w:rsidRPr="00D677F9">
        <w:rPr>
          <w:rFonts w:ascii="Segoe UI" w:hAnsi="Segoe UI" w:cs="Segoe UI"/>
          <w:color w:val="242424"/>
          <w:sz w:val="23"/>
          <w:szCs w:val="23"/>
          <w:shd w:val="clear" w:color="auto" w:fill="FFFFFF"/>
          <w:lang w:val="es-CR"/>
        </w:rPr>
        <w:t xml:space="preserve">, M., </w:t>
      </w:r>
      <w:proofErr w:type="spellStart"/>
      <w:r w:rsidRPr="00D677F9">
        <w:rPr>
          <w:rFonts w:ascii="Segoe UI" w:hAnsi="Segoe UI" w:cs="Segoe UI"/>
          <w:color w:val="242424"/>
          <w:sz w:val="23"/>
          <w:szCs w:val="23"/>
          <w:shd w:val="clear" w:color="auto" w:fill="FFFFFF"/>
          <w:lang w:val="es-CR"/>
        </w:rPr>
        <w:t>Vannucci</w:t>
      </w:r>
      <w:proofErr w:type="spellEnd"/>
      <w:r w:rsidRPr="00D677F9">
        <w:rPr>
          <w:rFonts w:ascii="Segoe UI" w:hAnsi="Segoe UI" w:cs="Segoe UI"/>
          <w:color w:val="242424"/>
          <w:sz w:val="23"/>
          <w:szCs w:val="23"/>
          <w:shd w:val="clear" w:color="auto" w:fill="FFFFFF"/>
          <w:lang w:val="es-CR"/>
        </w:rPr>
        <w:t xml:space="preserve">, R., De Stefano, A., </w:t>
      </w:r>
      <w:proofErr w:type="spellStart"/>
      <w:r w:rsidRPr="00D677F9">
        <w:rPr>
          <w:rFonts w:ascii="Segoe UI" w:hAnsi="Segoe UI" w:cs="Segoe UI"/>
          <w:color w:val="242424"/>
          <w:sz w:val="23"/>
          <w:szCs w:val="23"/>
          <w:shd w:val="clear" w:color="auto" w:fill="FFFFFF"/>
          <w:lang w:val="es-CR"/>
        </w:rPr>
        <w:t>Preite-Martinez</w:t>
      </w:r>
      <w:proofErr w:type="spellEnd"/>
      <w:r w:rsidRPr="00D677F9">
        <w:rPr>
          <w:rFonts w:ascii="Segoe UI" w:hAnsi="Segoe UI" w:cs="Segoe UI"/>
          <w:color w:val="242424"/>
          <w:sz w:val="23"/>
          <w:szCs w:val="23"/>
          <w:shd w:val="clear" w:color="auto" w:fill="FFFFFF"/>
          <w:lang w:val="es-CR"/>
        </w:rPr>
        <w:t xml:space="preserve">, M., </w:t>
      </w:r>
      <w:proofErr w:type="spellStart"/>
      <w:r w:rsidRPr="00D677F9">
        <w:rPr>
          <w:rFonts w:ascii="Segoe UI" w:hAnsi="Segoe UI" w:cs="Segoe UI"/>
          <w:color w:val="242424"/>
          <w:sz w:val="23"/>
          <w:szCs w:val="23"/>
          <w:shd w:val="clear" w:color="auto" w:fill="FFFFFF"/>
          <w:lang w:val="es-CR"/>
        </w:rPr>
        <w:t>Rivalenti</w:t>
      </w:r>
      <w:proofErr w:type="spellEnd"/>
      <w:r w:rsidRPr="00D677F9">
        <w:rPr>
          <w:rFonts w:ascii="Segoe UI" w:hAnsi="Segoe UI" w:cs="Segoe UI"/>
          <w:color w:val="242424"/>
          <w:sz w:val="23"/>
          <w:szCs w:val="23"/>
          <w:shd w:val="clear" w:color="auto" w:fill="FFFFFF"/>
          <w:lang w:val="es-CR"/>
        </w:rPr>
        <w:t xml:space="preserve">, G., 2009. </w:t>
      </w:r>
      <w:r>
        <w:rPr>
          <w:rFonts w:ascii="Segoe UI" w:hAnsi="Segoe UI" w:cs="Segoe UI"/>
          <w:color w:val="242424"/>
          <w:sz w:val="23"/>
          <w:szCs w:val="23"/>
          <w:shd w:val="clear" w:color="auto" w:fill="FFFFFF"/>
        </w:rPr>
        <w:t xml:space="preserve">CO2 fluid and silicate glass as monitors of alkali basalt/peridotite interaction in the mantle wedge beneath </w:t>
      </w:r>
      <w:proofErr w:type="spellStart"/>
      <w:r>
        <w:rPr>
          <w:rFonts w:ascii="Segoe UI" w:hAnsi="Segoe UI" w:cs="Segoe UI"/>
          <w:color w:val="242424"/>
          <w:sz w:val="23"/>
          <w:szCs w:val="23"/>
          <w:shd w:val="clear" w:color="auto" w:fill="FFFFFF"/>
        </w:rPr>
        <w:t>Gobernador</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Gregores</w:t>
      </w:r>
      <w:proofErr w:type="spellEnd"/>
      <w:r>
        <w:rPr>
          <w:rFonts w:ascii="Segoe UI" w:hAnsi="Segoe UI" w:cs="Segoe UI"/>
          <w:color w:val="242424"/>
          <w:sz w:val="23"/>
          <w:szCs w:val="23"/>
          <w:shd w:val="clear" w:color="auto" w:fill="FFFFFF"/>
        </w:rPr>
        <w:t xml:space="preserve">, Southern Patagonia. </w:t>
      </w:r>
      <w:proofErr w:type="spellStart"/>
      <w:r>
        <w:rPr>
          <w:rFonts w:ascii="Segoe UI" w:hAnsi="Segoe UI" w:cs="Segoe UI"/>
          <w:color w:val="242424"/>
          <w:sz w:val="23"/>
          <w:szCs w:val="23"/>
          <w:shd w:val="clear" w:color="auto" w:fill="FFFFFF"/>
        </w:rPr>
        <w:t>Lithos</w:t>
      </w:r>
      <w:proofErr w:type="spellEnd"/>
      <w:r>
        <w:rPr>
          <w:rFonts w:ascii="Segoe UI" w:hAnsi="Segoe UI" w:cs="Segoe UI"/>
          <w:color w:val="242424"/>
          <w:sz w:val="23"/>
          <w:szCs w:val="23"/>
          <w:shd w:val="clear" w:color="auto" w:fill="FFFFFF"/>
        </w:rPr>
        <w:t xml:space="preserve"> 107, 121–133.</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Song, Y., Chou, I., Hu, W., Burruss, R., Lu, W., 2009. CO2 density-Raman shift relation derived from synthetic inclusions in fused silica capillaries and its application. Acta Geol. </w:t>
      </w:r>
      <w:proofErr w:type="gramStart"/>
      <w:r>
        <w:rPr>
          <w:rFonts w:ascii="Segoe UI" w:hAnsi="Segoe UI" w:cs="Segoe UI"/>
          <w:color w:val="242424"/>
          <w:sz w:val="23"/>
          <w:szCs w:val="23"/>
          <w:shd w:val="clear" w:color="auto" w:fill="FFFFFF"/>
        </w:rPr>
        <w:t>Sin./</w:t>
      </w:r>
      <w:proofErr w:type="spellStart"/>
      <w:proofErr w:type="gramEnd"/>
      <w:r>
        <w:rPr>
          <w:rFonts w:ascii="Segoe UI" w:hAnsi="Segoe UI" w:cs="Segoe UI"/>
          <w:color w:val="242424"/>
          <w:sz w:val="23"/>
          <w:szCs w:val="23"/>
          <w:shd w:val="clear" w:color="auto" w:fill="FFFFFF"/>
        </w:rPr>
        <w:t>Dixhi</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Xuebao</w:t>
      </w:r>
      <w:proofErr w:type="spellEnd"/>
      <w:r>
        <w:rPr>
          <w:rFonts w:ascii="Segoe UI" w:hAnsi="Segoe UI" w:cs="Segoe UI"/>
          <w:color w:val="242424"/>
          <w:sz w:val="23"/>
          <w:szCs w:val="23"/>
          <w:shd w:val="clear" w:color="auto" w:fill="FFFFFF"/>
        </w:rPr>
        <w:t xml:space="preserve"> 83, 932–938.</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Sublett, D.M., </w:t>
      </w:r>
      <w:proofErr w:type="spellStart"/>
      <w:r>
        <w:rPr>
          <w:rFonts w:ascii="Segoe UI" w:hAnsi="Segoe UI" w:cs="Segoe UI"/>
          <w:color w:val="242424"/>
          <w:sz w:val="23"/>
          <w:szCs w:val="23"/>
          <w:shd w:val="clear" w:color="auto" w:fill="FFFFFF"/>
        </w:rPr>
        <w:t>Sendula</w:t>
      </w:r>
      <w:proofErr w:type="spellEnd"/>
      <w:r>
        <w:rPr>
          <w:rFonts w:ascii="Segoe UI" w:hAnsi="Segoe UI" w:cs="Segoe UI"/>
          <w:color w:val="242424"/>
          <w:sz w:val="23"/>
          <w:szCs w:val="23"/>
          <w:shd w:val="clear" w:color="auto" w:fill="FFFFFF"/>
        </w:rPr>
        <w:t xml:space="preserve">, E., Lamadrid, H., Steele-MacInnis, M., </w:t>
      </w:r>
      <w:proofErr w:type="spellStart"/>
      <w:r>
        <w:rPr>
          <w:rFonts w:ascii="Segoe UI" w:hAnsi="Segoe UI" w:cs="Segoe UI"/>
          <w:color w:val="242424"/>
          <w:sz w:val="23"/>
          <w:szCs w:val="23"/>
          <w:shd w:val="clear" w:color="auto" w:fill="FFFFFF"/>
        </w:rPr>
        <w:t>Spiekermann</w:t>
      </w:r>
      <w:proofErr w:type="spellEnd"/>
      <w:r>
        <w:rPr>
          <w:rFonts w:ascii="Segoe UI" w:hAnsi="Segoe UI" w:cs="Segoe UI"/>
          <w:color w:val="242424"/>
          <w:sz w:val="23"/>
          <w:szCs w:val="23"/>
          <w:shd w:val="clear" w:color="auto" w:fill="FFFFFF"/>
        </w:rPr>
        <w:t xml:space="preserve">, G., Burruss, R.C., Bodnar, R.J., 2020a. Shift in the Raman symmetric stretching band Shift in the Raman symmetric stretching band of N2, CO2, and CH4 as a function of temperature, pressure, and density.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51, 555–568.</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Sublett, D.M., </w:t>
      </w:r>
      <w:proofErr w:type="spellStart"/>
      <w:r>
        <w:rPr>
          <w:rFonts w:ascii="Segoe UI" w:hAnsi="Segoe UI" w:cs="Segoe UI"/>
          <w:color w:val="242424"/>
          <w:sz w:val="23"/>
          <w:szCs w:val="23"/>
          <w:shd w:val="clear" w:color="auto" w:fill="FFFFFF"/>
        </w:rPr>
        <w:t>Sendula</w:t>
      </w:r>
      <w:proofErr w:type="spellEnd"/>
      <w:r>
        <w:rPr>
          <w:rFonts w:ascii="Segoe UI" w:hAnsi="Segoe UI" w:cs="Segoe UI"/>
          <w:color w:val="242424"/>
          <w:sz w:val="23"/>
          <w:szCs w:val="23"/>
          <w:shd w:val="clear" w:color="auto" w:fill="FFFFFF"/>
        </w:rPr>
        <w:t xml:space="preserve">, E., Lamadrid, H.M., Steele-MacInnis, M., </w:t>
      </w:r>
      <w:proofErr w:type="spellStart"/>
      <w:r>
        <w:rPr>
          <w:rFonts w:ascii="Segoe UI" w:hAnsi="Segoe UI" w:cs="Segoe UI"/>
          <w:color w:val="242424"/>
          <w:sz w:val="23"/>
          <w:szCs w:val="23"/>
          <w:shd w:val="clear" w:color="auto" w:fill="FFFFFF"/>
        </w:rPr>
        <w:t>Spiekermann</w:t>
      </w:r>
      <w:proofErr w:type="spellEnd"/>
      <w:r>
        <w:rPr>
          <w:rFonts w:ascii="Segoe UI" w:hAnsi="Segoe UI" w:cs="Segoe UI"/>
          <w:color w:val="242424"/>
          <w:sz w:val="23"/>
          <w:szCs w:val="23"/>
          <w:shd w:val="clear" w:color="auto" w:fill="FFFFFF"/>
        </w:rPr>
        <w:t xml:space="preserve">, G., Bodnar, R.J., 2020b. Raman spectral behavior of N2, CO2, and CH4 in N2–CO2–CH4 gas mixtures from 22°C to 200°C and 10 to 500 bars, with application to other gas mixtures.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1–20.</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Viti, C.,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M.L., 2000. Re-equilibration of glass and CO2 inclusions in xenolith olivine: A TEM study. Am. Mineral. 85, 1390–1396.</w:t>
      </w:r>
      <w:r>
        <w:rPr>
          <w:rFonts w:ascii="Segoe UI" w:hAnsi="Segoe UI" w:cs="Segoe UI"/>
          <w:color w:val="242424"/>
          <w:sz w:val="23"/>
          <w:szCs w:val="23"/>
        </w:rPr>
        <w:br/>
      </w:r>
      <w:r>
        <w:rPr>
          <w:rFonts w:ascii="Segoe UI" w:hAnsi="Segoe UI" w:cs="Segoe UI"/>
          <w:color w:val="242424"/>
          <w:sz w:val="23"/>
          <w:szCs w:val="23"/>
          <w:shd w:val="clear" w:color="auto" w:fill="FFFFFF"/>
        </w:rPr>
        <w:t>Wanamaker, B.J., Evans, B., 1989. Mechanical re-equilibration of fluid inclusions in San Carlos olivine by power-law creep. Contrib. Mineral. Petrol. 102, 102–111.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Wang, W., </w:t>
      </w:r>
      <w:proofErr w:type="spellStart"/>
      <w:r>
        <w:rPr>
          <w:rFonts w:ascii="Segoe UI" w:hAnsi="Segoe UI" w:cs="Segoe UI"/>
          <w:color w:val="242424"/>
          <w:sz w:val="23"/>
          <w:szCs w:val="23"/>
          <w:shd w:val="clear" w:color="auto" w:fill="FFFFFF"/>
        </w:rPr>
        <w:t>Caumon</w:t>
      </w:r>
      <w:proofErr w:type="spellEnd"/>
      <w:r>
        <w:rPr>
          <w:rFonts w:ascii="Segoe UI" w:hAnsi="Segoe UI" w:cs="Segoe UI"/>
          <w:color w:val="242424"/>
          <w:sz w:val="23"/>
          <w:szCs w:val="23"/>
          <w:shd w:val="clear" w:color="auto" w:fill="FFFFFF"/>
        </w:rPr>
        <w:t xml:space="preserve">, M.C., Tarantola, A., </w:t>
      </w:r>
      <w:proofErr w:type="spellStart"/>
      <w:r>
        <w:rPr>
          <w:rFonts w:ascii="Segoe UI" w:hAnsi="Segoe UI" w:cs="Segoe UI"/>
          <w:color w:val="242424"/>
          <w:sz w:val="23"/>
          <w:szCs w:val="23"/>
          <w:shd w:val="clear" w:color="auto" w:fill="FFFFFF"/>
        </w:rPr>
        <w:t>Pironon</w:t>
      </w:r>
      <w:proofErr w:type="spellEnd"/>
      <w:r>
        <w:rPr>
          <w:rFonts w:ascii="Segoe UI" w:hAnsi="Segoe UI" w:cs="Segoe UI"/>
          <w:color w:val="242424"/>
          <w:sz w:val="23"/>
          <w:szCs w:val="23"/>
          <w:shd w:val="clear" w:color="auto" w:fill="FFFFFF"/>
        </w:rPr>
        <w:t>, J., Lu, W., Huang, Y., 2019. Raman spectroscopic densimeter for pure CO2 and CO2–H2O–NaCl fluid systems over a wide P–T range up to 360°C and 50 MPa. Chem. Geol. 528, 119281.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Wang, X., Chou, I.M., Hu, W., Burruss, R.C., Sun, Q., Song, Y., 2011. Raman spectroscopic measurements of CO2 density: Experimental calibration with high-pressure optical cell (HPOC) and fused silica capillary capsule (FSCC) with application to fluid inclusion observations. </w:t>
      </w:r>
      <w:proofErr w:type="spellStart"/>
      <w:r>
        <w:rPr>
          <w:rFonts w:ascii="Segoe UI" w:hAnsi="Segoe UI" w:cs="Segoe UI"/>
          <w:color w:val="242424"/>
          <w:sz w:val="23"/>
          <w:szCs w:val="23"/>
          <w:shd w:val="clear" w:color="auto" w:fill="FFFFFF"/>
        </w:rPr>
        <w:t>Geochim</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Cosmochim</w:t>
      </w:r>
      <w:proofErr w:type="spellEnd"/>
      <w:r>
        <w:rPr>
          <w:rFonts w:ascii="Segoe UI" w:hAnsi="Segoe UI" w:cs="Segoe UI"/>
          <w:color w:val="242424"/>
          <w:sz w:val="23"/>
          <w:szCs w:val="23"/>
          <w:shd w:val="clear" w:color="auto" w:fill="FFFFFF"/>
        </w:rPr>
        <w:t>. Acta 75, 4080–4093.</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2006. Extended Micro-Raman Densimeter for CO2 Applicable to Mantle-originated Fluid Inclusions. Chem. Lett. 35, 610–611.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w:t>
      </w:r>
      <w:proofErr w:type="spellStart"/>
      <w:r>
        <w:rPr>
          <w:rFonts w:ascii="Segoe UI" w:hAnsi="Segoe UI" w:cs="Segoe UI"/>
          <w:color w:val="242424"/>
          <w:sz w:val="23"/>
          <w:szCs w:val="23"/>
          <w:shd w:val="clear" w:color="auto" w:fill="FFFFFF"/>
        </w:rPr>
        <w:t>Kaneoka</w:t>
      </w:r>
      <w:proofErr w:type="spellEnd"/>
      <w:r>
        <w:rPr>
          <w:rFonts w:ascii="Segoe UI" w:hAnsi="Segoe UI" w:cs="Segoe UI"/>
          <w:color w:val="242424"/>
          <w:sz w:val="23"/>
          <w:szCs w:val="23"/>
          <w:shd w:val="clear" w:color="auto" w:fill="FFFFFF"/>
        </w:rPr>
        <w:t xml:space="preserve">, I., Lai, Y.,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V.S., Arai, S., 2002. Fossil pressures of fluid inclusions in mantle xenoliths exhibiting rheology of mantle minerals: Implications for the geobarometry of mantle minerals using micro-Raman spectroscopy. Earth Planet. Sci. Lett. 198, 511–519.</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Kawakami, Y., Hirano, N., Nakamura, M., 2007. Paleo-Moho depth determined from the pressure of CO2 fluid inclusions: Raman spectroscopic barometry of mantle- and crust-derived rocks. Earth Planet. Sci. Lett. 253, 369–377.</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Korenaga</w:t>
      </w:r>
      <w:proofErr w:type="spellEnd"/>
      <w:r>
        <w:rPr>
          <w:rFonts w:ascii="Segoe UI" w:hAnsi="Segoe UI" w:cs="Segoe UI"/>
          <w:color w:val="242424"/>
          <w:sz w:val="23"/>
          <w:szCs w:val="23"/>
          <w:shd w:val="clear" w:color="auto" w:fill="FFFFFF"/>
        </w:rPr>
        <w:t xml:space="preserve">, J., Hirano, N.,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2014. Melt-rich lithosphere-asthenosphere boundary inferred from petit-spot volcanoes. Geology 42, 967–970.</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Nishimura, K., Ishibashi, H.,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Arai, S.,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2012. Thermal structure beneath Far Eastern Russia inferred from geothermobarometric analyses of mantle xenoliths: Direct evidence for high geothermal gradient in </w:t>
      </w:r>
      <w:proofErr w:type="spellStart"/>
      <w:r>
        <w:rPr>
          <w:rFonts w:ascii="Segoe UI" w:hAnsi="Segoe UI" w:cs="Segoe UI"/>
          <w:color w:val="242424"/>
          <w:sz w:val="23"/>
          <w:szCs w:val="23"/>
          <w:shd w:val="clear" w:color="auto" w:fill="FFFFFF"/>
        </w:rPr>
        <w:t>backarc</w:t>
      </w:r>
      <w:proofErr w:type="spellEnd"/>
      <w:r>
        <w:rPr>
          <w:rFonts w:ascii="Segoe UI" w:hAnsi="Segoe UI" w:cs="Segoe UI"/>
          <w:color w:val="242424"/>
          <w:sz w:val="23"/>
          <w:szCs w:val="23"/>
          <w:shd w:val="clear" w:color="auto" w:fill="FFFFFF"/>
        </w:rPr>
        <w:t xml:space="preserve"> lithosphere. Tectonophysics 554–557, 74–82.</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Yuan, X., </w:t>
      </w:r>
      <w:proofErr w:type="spellStart"/>
      <w:r>
        <w:rPr>
          <w:rFonts w:ascii="Segoe UI" w:hAnsi="Segoe UI" w:cs="Segoe UI"/>
          <w:color w:val="242424"/>
          <w:sz w:val="23"/>
          <w:szCs w:val="23"/>
          <w:shd w:val="clear" w:color="auto" w:fill="FFFFFF"/>
        </w:rPr>
        <w:t>Mayanovic</w:t>
      </w:r>
      <w:proofErr w:type="spellEnd"/>
      <w:r>
        <w:rPr>
          <w:rFonts w:ascii="Segoe UI" w:hAnsi="Segoe UI" w:cs="Segoe UI"/>
          <w:color w:val="242424"/>
          <w:sz w:val="23"/>
          <w:szCs w:val="23"/>
          <w:shd w:val="clear" w:color="auto" w:fill="FFFFFF"/>
        </w:rPr>
        <w:t xml:space="preserve">, R.A., Zheng, H., Sun, Q., 2017. Determination of pressure in </w:t>
      </w:r>
      <w:proofErr w:type="spellStart"/>
      <w:r>
        <w:rPr>
          <w:rFonts w:ascii="Segoe UI" w:hAnsi="Segoe UI" w:cs="Segoe UI"/>
          <w:color w:val="242424"/>
          <w:sz w:val="23"/>
          <w:szCs w:val="23"/>
          <w:shd w:val="clear" w:color="auto" w:fill="FFFFFF"/>
        </w:rPr>
        <w:t>aqueo</w:t>
      </w:r>
      <w:proofErr w:type="spellEnd"/>
      <w:r>
        <w:rPr>
          <w:rFonts w:ascii="Segoe UI" w:hAnsi="Segoe UI" w:cs="Segoe UI"/>
          <w:color w:val="242424"/>
          <w:sz w:val="23"/>
          <w:szCs w:val="23"/>
          <w:shd w:val="clear" w:color="auto" w:fill="FFFFFF"/>
        </w:rPr>
        <w:t>-</w:t>
      </w:r>
      <w:r>
        <w:rPr>
          <w:rFonts w:ascii="Segoe UI" w:hAnsi="Segoe UI" w:cs="Segoe UI"/>
          <w:color w:val="242424"/>
          <w:sz w:val="23"/>
          <w:szCs w:val="23"/>
          <w:shd w:val="clear" w:color="auto" w:fill="FFFFFF"/>
        </w:rPr>
        <w:lastRenderedPageBreak/>
        <w:t>carbonic fluid inclusions at high temperatures from measured Raman frequency shifts of CO2. Am. Mineral. 102, 404–411.</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Reviewer: 2</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Pr>
          <w:rFonts w:ascii="Segoe UI" w:hAnsi="Segoe UI" w:cs="Segoe UI"/>
          <w:color w:val="242424"/>
          <w:sz w:val="23"/>
          <w:szCs w:val="23"/>
          <w:shd w:val="clear" w:color="auto" w:fill="FFFFFF"/>
        </w:rPr>
        <w:t>See attached.</w:t>
      </w:r>
    </w:p>
    <w:p w14:paraId="15432355" w14:textId="77777777" w:rsidR="001116C4" w:rsidRDefault="001116C4">
      <w:pPr>
        <w:rPr>
          <w:rFonts w:ascii="Segoe UI" w:hAnsi="Segoe UI" w:cs="Segoe UI"/>
          <w:color w:val="242424"/>
          <w:sz w:val="23"/>
          <w:szCs w:val="23"/>
          <w:shd w:val="clear" w:color="auto" w:fill="FFFFFF"/>
        </w:rPr>
      </w:pPr>
    </w:p>
    <w:p w14:paraId="12FA5CCC" w14:textId="5D1669B4"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 xml:space="preserve">Review of “Depths in a day – A new era of rapid-response Raman-based barometry using fluid </w:t>
      </w:r>
      <w:proofErr w:type="spellStart"/>
      <w:r w:rsidRPr="001116C4">
        <w:rPr>
          <w:rFonts w:ascii="Segoe UI" w:hAnsi="Segoe UI" w:cs="Segoe UI"/>
          <w:color w:val="242424"/>
          <w:sz w:val="23"/>
          <w:szCs w:val="23"/>
          <w:shd w:val="clear" w:color="auto" w:fill="FFFFFF"/>
        </w:rPr>
        <w:t>inlusions</w:t>
      </w:r>
      <w:proofErr w:type="spellEnd"/>
      <w:r w:rsidRPr="001116C4">
        <w:rPr>
          <w:rFonts w:ascii="Segoe UI" w:hAnsi="Segoe UI" w:cs="Segoe UI"/>
          <w:color w:val="242424"/>
          <w:sz w:val="23"/>
          <w:szCs w:val="23"/>
          <w:shd w:val="clear" w:color="auto" w:fill="FFFFFF"/>
        </w:rPr>
        <w:t>” by</w:t>
      </w:r>
      <w:r>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DeVitre et al.</w:t>
      </w:r>
    </w:p>
    <w:p w14:paraId="29C6BF60" w14:textId="77777777"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Dear editors and authors</w:t>
      </w:r>
    </w:p>
    <w:p w14:paraId="20D4742E" w14:textId="77777777" w:rsidR="00E36C6B" w:rsidRDefault="001116C4" w:rsidP="00F81AB1">
      <w:pPr>
        <w:jc w:val="both"/>
        <w:rPr>
          <w:ins w:id="60" w:author="Penny Wieser" w:date="2024-07-29T15:38:00Z" w16du:dateUtc="2024-07-29T22:38:00Z"/>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Please accept my apologies for the somewhat delayed review of “Depths in a day”. The review request</w:t>
      </w:r>
      <w:r>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landed exactly on exam and dissertation marking season, which unfortunately had to take priority. The</w:t>
      </w:r>
      <w:r>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authors of the manuscript allowed </w:t>
      </w:r>
      <w:proofErr w:type="gramStart"/>
      <w:r w:rsidRPr="001116C4">
        <w:rPr>
          <w:rFonts w:ascii="Segoe UI" w:hAnsi="Segoe UI" w:cs="Segoe UI"/>
          <w:color w:val="242424"/>
          <w:sz w:val="23"/>
          <w:szCs w:val="23"/>
          <w:shd w:val="clear" w:color="auto" w:fill="FFFFFF"/>
        </w:rPr>
        <w:t>themselves</w:t>
      </w:r>
      <w:proofErr w:type="gramEnd"/>
      <w:r w:rsidRPr="001116C4">
        <w:rPr>
          <w:rFonts w:ascii="Segoe UI" w:hAnsi="Segoe UI" w:cs="Segoe UI"/>
          <w:color w:val="242424"/>
          <w:sz w:val="23"/>
          <w:szCs w:val="23"/>
          <w:shd w:val="clear" w:color="auto" w:fill="FFFFFF"/>
        </w:rPr>
        <w:t xml:space="preserve"> some remarks about the bottlenecks in academic publishing</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and I am sorry to have caused yet another hold-up in this manuscript’s journey through the review process.</w:t>
      </w:r>
    </w:p>
    <w:p w14:paraId="3F38A06C" w14:textId="77777777" w:rsidR="00E36C6B" w:rsidRDefault="00E36C6B" w:rsidP="00F81AB1">
      <w:pPr>
        <w:jc w:val="both"/>
        <w:rPr>
          <w:ins w:id="61" w:author="Penny Wieser" w:date="2024-07-29T15:38:00Z" w16du:dateUtc="2024-07-29T22:38:00Z"/>
          <w:rFonts w:ascii="Segoe UI" w:hAnsi="Segoe UI" w:cs="Segoe UI"/>
          <w:color w:val="242424"/>
          <w:sz w:val="23"/>
          <w:szCs w:val="23"/>
          <w:shd w:val="clear" w:color="auto" w:fill="FFFFFF"/>
        </w:rPr>
      </w:pPr>
    </w:p>
    <w:p w14:paraId="1312AA32" w14:textId="77777777" w:rsidR="00E36C6B" w:rsidRDefault="00F81AB1" w:rsidP="00F81AB1">
      <w:pPr>
        <w:jc w:val="both"/>
        <w:rPr>
          <w:ins w:id="62" w:author="Penny Wieser" w:date="2024-07-29T15:38:00Z" w16du:dateUtc="2024-07-29T22:38:00Z"/>
          <w:rFonts w:ascii="Segoe UI" w:hAnsi="Segoe UI" w:cs="Segoe UI"/>
          <w:color w:val="242424"/>
          <w:sz w:val="23"/>
          <w:szCs w:val="23"/>
          <w:shd w:val="clear" w:color="auto" w:fill="FFFFFF"/>
        </w:rPr>
      </w:pP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 read this manuscript with great interest. A notable feature of melt and fluid inclusion barometry papers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over the past few years has been the hopeful promise of developing these approaches for real-time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application during volcanic crises, but until now I’m not aware of any study that has </w:t>
      </w:r>
      <w:proofErr w:type="gramStart"/>
      <w:r w:rsidR="001116C4" w:rsidRPr="001116C4">
        <w:rPr>
          <w:rFonts w:ascii="Segoe UI" w:hAnsi="Segoe UI" w:cs="Segoe UI"/>
          <w:color w:val="242424"/>
          <w:sz w:val="23"/>
          <w:szCs w:val="23"/>
          <w:shd w:val="clear" w:color="auto" w:fill="FFFFFF"/>
        </w:rPr>
        <w:t>actually attempted</w:t>
      </w:r>
      <w:proofErr w:type="gramEnd"/>
      <w:r w:rsidR="001116C4" w:rsidRPr="001116C4">
        <w:rPr>
          <w:rFonts w:ascii="Segoe UI" w:hAnsi="Segoe UI" w:cs="Segoe UI"/>
          <w:color w:val="242424"/>
          <w:sz w:val="23"/>
          <w:szCs w:val="23"/>
          <w:shd w:val="clear" w:color="auto" w:fill="FFFFFF"/>
        </w:rPr>
        <w:t xml:space="preserve"> this.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It was refreshing to read a manuscript that has </w:t>
      </w:r>
      <w:proofErr w:type="gramStart"/>
      <w:r w:rsidR="001116C4" w:rsidRPr="001116C4">
        <w:rPr>
          <w:rFonts w:ascii="Segoe UI" w:hAnsi="Segoe UI" w:cs="Segoe UI"/>
          <w:color w:val="242424"/>
          <w:sz w:val="23"/>
          <w:szCs w:val="23"/>
          <w:shd w:val="clear" w:color="auto" w:fill="FFFFFF"/>
        </w:rPr>
        <w:t>actually been</w:t>
      </w:r>
      <w:proofErr w:type="gramEnd"/>
      <w:r w:rsidR="001116C4" w:rsidRPr="001116C4">
        <w:rPr>
          <w:rFonts w:ascii="Segoe UI" w:hAnsi="Segoe UI" w:cs="Segoe UI"/>
          <w:color w:val="242424"/>
          <w:sz w:val="23"/>
          <w:szCs w:val="23"/>
          <w:shd w:val="clear" w:color="auto" w:fill="FFFFFF"/>
        </w:rPr>
        <w:t xml:space="preserve"> able to demonstrate a proof-of-concept that</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near-real-time petrological monitoring using fluid inclusions is a viable route towards providing information</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on magma storage depths to volcano observatories. I agree with the original reviewers that the approach</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itself is not novel; however, in my opinion there is great scientific value in having a published account of</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this first demonstration that magma storage pressures can be measured and communicated in near-real</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time. The readership of </w:t>
      </w:r>
      <w:proofErr w:type="spellStart"/>
      <w:r w:rsidR="001116C4" w:rsidRPr="001116C4">
        <w:rPr>
          <w:rFonts w:ascii="Segoe UI" w:hAnsi="Segoe UI" w:cs="Segoe UI"/>
          <w:color w:val="242424"/>
          <w:sz w:val="23"/>
          <w:szCs w:val="23"/>
          <w:shd w:val="clear" w:color="auto" w:fill="FFFFFF"/>
        </w:rPr>
        <w:t>JPet</w:t>
      </w:r>
      <w:proofErr w:type="spellEnd"/>
      <w:r w:rsidR="001116C4" w:rsidRPr="001116C4">
        <w:rPr>
          <w:rFonts w:ascii="Segoe UI" w:hAnsi="Segoe UI" w:cs="Segoe UI"/>
          <w:color w:val="242424"/>
          <w:sz w:val="23"/>
          <w:szCs w:val="23"/>
          <w:shd w:val="clear" w:color="auto" w:fill="FFFFFF"/>
        </w:rPr>
        <w:t xml:space="preserve"> will include many scientists using melt and fluid inclusion barometry</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approaches in their own research, so a </w:t>
      </w:r>
      <w:proofErr w:type="spellStart"/>
      <w:r w:rsidR="001116C4" w:rsidRPr="001116C4">
        <w:rPr>
          <w:rFonts w:ascii="Segoe UI" w:hAnsi="Segoe UI" w:cs="Segoe UI"/>
          <w:color w:val="242424"/>
          <w:sz w:val="23"/>
          <w:szCs w:val="23"/>
          <w:shd w:val="clear" w:color="auto" w:fill="FFFFFF"/>
        </w:rPr>
        <w:t>JPet</w:t>
      </w:r>
      <w:proofErr w:type="spellEnd"/>
      <w:r w:rsidR="001116C4" w:rsidRPr="001116C4">
        <w:rPr>
          <w:rFonts w:ascii="Segoe UI" w:hAnsi="Segoe UI" w:cs="Segoe UI"/>
          <w:color w:val="242424"/>
          <w:sz w:val="23"/>
          <w:szCs w:val="23"/>
          <w:shd w:val="clear" w:color="auto" w:fill="FFFFFF"/>
        </w:rPr>
        <w:t xml:space="preserve"> letter demonstrating a case study of rapid-response fluid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inclusion barometry will reach an interested audience. The letter is well written, clearly explained, and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reaches beyond the immediate case study of the September 2023 Kilauea eruption into a well-articulated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discussion of the types of </w:t>
      </w:r>
      <w:proofErr w:type="gramStart"/>
      <w:r w:rsidR="001116C4" w:rsidRPr="001116C4">
        <w:rPr>
          <w:rFonts w:ascii="Segoe UI" w:hAnsi="Segoe UI" w:cs="Segoe UI"/>
          <w:color w:val="242424"/>
          <w:sz w:val="23"/>
          <w:szCs w:val="23"/>
          <w:shd w:val="clear" w:color="auto" w:fill="FFFFFF"/>
        </w:rPr>
        <w:t>volcano</w:t>
      </w:r>
      <w:proofErr w:type="gramEnd"/>
      <w:r w:rsidR="001116C4" w:rsidRPr="001116C4">
        <w:rPr>
          <w:rFonts w:ascii="Segoe UI" w:hAnsi="Segoe UI" w:cs="Segoe UI"/>
          <w:color w:val="242424"/>
          <w:sz w:val="23"/>
          <w:szCs w:val="23"/>
          <w:shd w:val="clear" w:color="auto" w:fill="FFFFFF"/>
        </w:rPr>
        <w:t xml:space="preserve"> and volcanic setting where rapid-response barometry has genuine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potential as a near-real-time monitoring tool. I recommend </w:t>
      </w:r>
      <w:proofErr w:type="gramStart"/>
      <w:r w:rsidR="001116C4" w:rsidRPr="001116C4">
        <w:rPr>
          <w:rFonts w:ascii="Segoe UI" w:hAnsi="Segoe UI" w:cs="Segoe UI"/>
          <w:color w:val="242424"/>
          <w:sz w:val="23"/>
          <w:szCs w:val="23"/>
          <w:shd w:val="clear" w:color="auto" w:fill="FFFFFF"/>
        </w:rPr>
        <w:t>to publish</w:t>
      </w:r>
      <w:proofErr w:type="gramEnd"/>
      <w:r w:rsidR="001116C4" w:rsidRPr="001116C4">
        <w:rPr>
          <w:rFonts w:ascii="Segoe UI" w:hAnsi="Segoe UI" w:cs="Segoe UI"/>
          <w:color w:val="242424"/>
          <w:sz w:val="23"/>
          <w:szCs w:val="23"/>
          <w:shd w:val="clear" w:color="auto" w:fill="FFFFFF"/>
        </w:rPr>
        <w:t xml:space="preserve"> the letter with minor revisions.</w:t>
      </w:r>
    </w:p>
    <w:p w14:paraId="262811BE" w14:textId="157F860B" w:rsidR="00E36C6B" w:rsidRDefault="00E36C6B" w:rsidP="00F81AB1">
      <w:pPr>
        <w:jc w:val="both"/>
        <w:rPr>
          <w:ins w:id="63" w:author="Penny Wieser" w:date="2024-07-29T15:38:00Z" w16du:dateUtc="2024-07-29T22:38:00Z"/>
          <w:rFonts w:ascii="Segoe UI" w:hAnsi="Segoe UI" w:cs="Segoe UI"/>
          <w:color w:val="242424"/>
          <w:sz w:val="23"/>
          <w:szCs w:val="23"/>
          <w:shd w:val="clear" w:color="auto" w:fill="FFFFFF"/>
        </w:rPr>
      </w:pPr>
      <w:ins w:id="64" w:author="Penny Wieser" w:date="2024-07-29T15:38:00Z" w16du:dateUtc="2024-07-29T22:38:00Z">
        <w:r>
          <w:rPr>
            <w:rFonts w:ascii="Segoe UI" w:hAnsi="Segoe UI" w:cs="Segoe UI"/>
            <w:color w:val="156082" w:themeColor="accent1"/>
            <w:sz w:val="23"/>
            <w:szCs w:val="23"/>
            <w:shd w:val="clear" w:color="auto" w:fill="FFFFFF"/>
          </w:rPr>
          <w:t>We thank the reviewer for their</w:t>
        </w:r>
        <w:r>
          <w:rPr>
            <w:rFonts w:ascii="Segoe UI" w:hAnsi="Segoe UI" w:cs="Segoe UI"/>
            <w:color w:val="156082" w:themeColor="accent1"/>
            <w:sz w:val="23"/>
            <w:szCs w:val="23"/>
            <w:shd w:val="clear" w:color="auto" w:fill="FFFFFF"/>
          </w:rPr>
          <w:t xml:space="preserve"> </w:t>
        </w:r>
        <w:proofErr w:type="gramStart"/>
        <w:r>
          <w:rPr>
            <w:rFonts w:ascii="Segoe UI" w:hAnsi="Segoe UI" w:cs="Segoe UI"/>
            <w:color w:val="156082" w:themeColor="accent1"/>
            <w:sz w:val="23"/>
            <w:szCs w:val="23"/>
            <w:shd w:val="clear" w:color="auto" w:fill="FFFFFF"/>
          </w:rPr>
          <w:t>support, and</w:t>
        </w:r>
        <w:proofErr w:type="gramEnd"/>
        <w:r>
          <w:rPr>
            <w:rFonts w:ascii="Segoe UI" w:hAnsi="Segoe UI" w:cs="Segoe UI"/>
            <w:color w:val="156082" w:themeColor="accent1"/>
            <w:sz w:val="23"/>
            <w:szCs w:val="23"/>
            <w:shd w:val="clear" w:color="auto" w:fill="FFFFFF"/>
          </w:rPr>
          <w:t xml:space="preserve"> </w:t>
        </w:r>
        <w:proofErr w:type="gramStart"/>
        <w:r>
          <w:rPr>
            <w:rFonts w:ascii="Segoe UI" w:hAnsi="Segoe UI" w:cs="Segoe UI"/>
            <w:color w:val="156082" w:themeColor="accent1"/>
            <w:sz w:val="23"/>
            <w:szCs w:val="23"/>
            <w:shd w:val="clear" w:color="auto" w:fill="FFFFFF"/>
          </w:rPr>
          <w:t>appreciating</w:t>
        </w:r>
        <w:proofErr w:type="gramEnd"/>
        <w:r>
          <w:rPr>
            <w:rFonts w:ascii="Segoe UI" w:hAnsi="Segoe UI" w:cs="Segoe UI"/>
            <w:color w:val="156082" w:themeColor="accent1"/>
            <w:sz w:val="23"/>
            <w:szCs w:val="23"/>
            <w:shd w:val="clear" w:color="auto" w:fill="FFFFFF"/>
          </w:rPr>
          <w:t xml:space="preserve"> why we have performed such a simulation.</w:t>
        </w:r>
      </w:ins>
    </w:p>
    <w:p w14:paraId="27D22FD9" w14:textId="77777777" w:rsidR="00E36C6B" w:rsidRDefault="00F81AB1" w:rsidP="00F81AB1">
      <w:pPr>
        <w:jc w:val="both"/>
        <w:rPr>
          <w:ins w:id="65" w:author="Penny Wieser" w:date="2024-07-29T15:38:00Z" w16du:dateUtc="2024-07-29T22:38:00Z"/>
          <w:rFonts w:ascii="Segoe UI" w:hAnsi="Segoe UI" w:cs="Segoe UI"/>
          <w:color w:val="242424"/>
          <w:sz w:val="23"/>
          <w:szCs w:val="23"/>
          <w:shd w:val="clear" w:color="auto" w:fill="FFFFFF"/>
        </w:rPr>
      </w:pP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In my view the authors have done an excellent job responding to the comments of the original reviewers.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Specifically, they have explained and quantified the uncertainties in their temperature estimates; they have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addressed concerns regarding EOS for pure CO2 fluid vs a mixed H2O-CO2 fluid, and the effect of variable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XH2O on the calculated pressures; justified their choice of Raman densimeter; and justified the types of</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images used in their workflow. I would have appreciated specific </w:t>
      </w:r>
      <w:proofErr w:type="gramStart"/>
      <w:r w:rsidR="001116C4" w:rsidRPr="001116C4">
        <w:rPr>
          <w:rFonts w:ascii="Segoe UI" w:hAnsi="Segoe UI" w:cs="Segoe UI"/>
          <w:color w:val="242424"/>
          <w:sz w:val="23"/>
          <w:szCs w:val="23"/>
          <w:shd w:val="clear" w:color="auto" w:fill="FFFFFF"/>
        </w:rPr>
        <w:t>direction</w:t>
      </w:r>
      <w:proofErr w:type="gramEnd"/>
      <w:r w:rsidR="001116C4" w:rsidRPr="001116C4">
        <w:rPr>
          <w:rFonts w:ascii="Segoe UI" w:hAnsi="Segoe UI" w:cs="Segoe UI"/>
          <w:color w:val="242424"/>
          <w:sz w:val="23"/>
          <w:szCs w:val="23"/>
          <w:shd w:val="clear" w:color="auto" w:fill="FFFFFF"/>
        </w:rPr>
        <w:t xml:space="preserve"> to the changed text in the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revised manuscript where these concerns were addressed.</w:t>
      </w:r>
      <w:r>
        <w:rPr>
          <w:rFonts w:ascii="Segoe UI" w:hAnsi="Segoe UI" w:cs="Segoe UI"/>
          <w:color w:val="242424"/>
          <w:sz w:val="23"/>
          <w:szCs w:val="23"/>
          <w:shd w:val="clear" w:color="auto" w:fill="FFFFFF"/>
        </w:rPr>
        <w:t xml:space="preserve"> </w:t>
      </w:r>
    </w:p>
    <w:p w14:paraId="1DD0DB13" w14:textId="77777777" w:rsidR="00E36C6B" w:rsidRDefault="001116C4" w:rsidP="00F81AB1">
      <w:pPr>
        <w:jc w:val="both"/>
        <w:rPr>
          <w:ins w:id="66" w:author="Penny Wieser" w:date="2024-07-29T15:39:00Z" w16du:dateUtc="2024-07-29T22:39:00Z"/>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lastRenderedPageBreak/>
        <w:t>I thought the authors did not quite address the concern of Reviewer 1 “How are the data used by decision</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makers” – and this is also in my mind whenever rapid-response petrological monitoring is discussed. I agree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with lines 81-84 (specific recommendations of CONVERSE) that assessing magma storage depth is a key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science question in an unfolding eruption, but it’s less clear how observatories would </w:t>
      </w:r>
      <w:proofErr w:type="gramStart"/>
      <w:r w:rsidRPr="001116C4">
        <w:rPr>
          <w:rFonts w:ascii="Segoe UI" w:hAnsi="Segoe UI" w:cs="Segoe UI"/>
          <w:color w:val="242424"/>
          <w:sz w:val="23"/>
          <w:szCs w:val="23"/>
          <w:shd w:val="clear" w:color="auto" w:fill="FFFFFF"/>
        </w:rPr>
        <w:t>actually use</w:t>
      </w:r>
      <w:proofErr w:type="gramEnd"/>
      <w:r w:rsidRPr="001116C4">
        <w:rPr>
          <w:rFonts w:ascii="Segoe UI" w:hAnsi="Segoe UI" w:cs="Segoe UI"/>
          <w:color w:val="242424"/>
          <w:sz w:val="23"/>
          <w:szCs w:val="23"/>
          <w:shd w:val="clear" w:color="auto" w:fill="FFFFFF"/>
        </w:rPr>
        <w:t xml:space="preserve"> that</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information to inform the hazard response and management. Perhaps it is as simple as being able to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maintain good relationships with local communities by being able to answer questions on where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magma </w:t>
      </w:r>
      <w:proofErr w:type="gramStart"/>
      <w:r w:rsidRPr="001116C4">
        <w:rPr>
          <w:rFonts w:ascii="Segoe UI" w:hAnsi="Segoe UI" w:cs="Segoe UI"/>
          <w:color w:val="242424"/>
          <w:sz w:val="23"/>
          <w:szCs w:val="23"/>
          <w:shd w:val="clear" w:color="auto" w:fill="FFFFFF"/>
        </w:rPr>
        <w:t>is coming</w:t>
      </w:r>
      <w:proofErr w:type="gramEnd"/>
      <w:r w:rsidRPr="001116C4">
        <w:rPr>
          <w:rFonts w:ascii="Segoe UI" w:hAnsi="Segoe UI" w:cs="Segoe UI"/>
          <w:color w:val="242424"/>
          <w:sz w:val="23"/>
          <w:szCs w:val="23"/>
          <w:shd w:val="clear" w:color="auto" w:fill="FFFFFF"/>
        </w:rPr>
        <w:t xml:space="preserve"> from; how long it may have been stored for; what </w:t>
      </w:r>
      <w:proofErr w:type="gramStart"/>
      <w:r w:rsidRPr="001116C4">
        <w:rPr>
          <w:rFonts w:ascii="Segoe UI" w:hAnsi="Segoe UI" w:cs="Segoe UI"/>
          <w:color w:val="242424"/>
          <w:sz w:val="23"/>
          <w:szCs w:val="23"/>
          <w:shd w:val="clear" w:color="auto" w:fill="FFFFFF"/>
        </w:rPr>
        <w:t>is its pre-eruptive temperature and</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viscosity</w:t>
      </w:r>
      <w:proofErr w:type="gramEnd"/>
      <w:r w:rsidRPr="001116C4">
        <w:rPr>
          <w:rFonts w:ascii="Segoe UI" w:hAnsi="Segoe UI" w:cs="Segoe UI"/>
          <w:color w:val="242424"/>
          <w:sz w:val="23"/>
          <w:szCs w:val="23"/>
          <w:shd w:val="clear" w:color="auto" w:fill="FFFFFF"/>
        </w:rPr>
        <w:t>. But are there other ways in which real-time barometry informs ongoing hazard assessments or</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changes to the crisis response? The case study presented was a low-hazard event so perhaps there are no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examples for this </w:t>
      </w:r>
      <w:proofErr w:type="gramStart"/>
      <w:r w:rsidRPr="001116C4">
        <w:rPr>
          <w:rFonts w:ascii="Segoe UI" w:hAnsi="Segoe UI" w:cs="Segoe UI"/>
          <w:color w:val="242424"/>
          <w:sz w:val="23"/>
          <w:szCs w:val="23"/>
          <w:shd w:val="clear" w:color="auto" w:fill="FFFFFF"/>
        </w:rPr>
        <w:t>particular event</w:t>
      </w:r>
      <w:proofErr w:type="gramEnd"/>
      <w:r w:rsidRPr="001116C4">
        <w:rPr>
          <w:rFonts w:ascii="Segoe UI" w:hAnsi="Segoe UI" w:cs="Segoe UI"/>
          <w:color w:val="242424"/>
          <w:sz w:val="23"/>
          <w:szCs w:val="23"/>
          <w:shd w:val="clear" w:color="auto" w:fill="FFFFFF"/>
        </w:rPr>
        <w:t>, but the discussion or conclusion could usefully include a couple of</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sentences explaining specifically how the HVO envisages that near-real-time fluid inclusion barometry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would feed into their workflows and decisions in a more hazardous scenario.</w:t>
      </w:r>
      <w:r w:rsidR="00F81AB1">
        <w:rPr>
          <w:rFonts w:ascii="Segoe UI" w:hAnsi="Segoe UI" w:cs="Segoe UI"/>
          <w:color w:val="242424"/>
          <w:sz w:val="23"/>
          <w:szCs w:val="23"/>
          <w:shd w:val="clear" w:color="auto" w:fill="FFFFFF"/>
        </w:rPr>
        <w:t xml:space="preserve"> </w:t>
      </w:r>
    </w:p>
    <w:p w14:paraId="67C1A740" w14:textId="71D4AF3E" w:rsidR="00E36C6B" w:rsidRDefault="00E36C6B" w:rsidP="00F81AB1">
      <w:pPr>
        <w:jc w:val="both"/>
        <w:rPr>
          <w:ins w:id="67" w:author="Penny Wieser" w:date="2024-07-29T15:39:00Z" w16du:dateUtc="2024-07-29T22:39:00Z"/>
          <w:rFonts w:ascii="Segoe UI" w:hAnsi="Segoe UI" w:cs="Segoe UI"/>
          <w:color w:val="242424"/>
          <w:sz w:val="23"/>
          <w:szCs w:val="23"/>
          <w:shd w:val="clear" w:color="auto" w:fill="FFFFFF"/>
        </w:rPr>
      </w:pPr>
      <w:ins w:id="68" w:author="Penny Wieser" w:date="2024-07-29T15:39:00Z" w16du:dateUtc="2024-07-29T22:39:00Z">
        <w:r>
          <w:rPr>
            <w:rFonts w:ascii="Segoe UI" w:hAnsi="Segoe UI" w:cs="Segoe UI"/>
            <w:color w:val="156082" w:themeColor="accent1"/>
            <w:sz w:val="23"/>
            <w:szCs w:val="23"/>
            <w:shd w:val="clear" w:color="auto" w:fill="FFFFFF"/>
          </w:rPr>
          <w:t xml:space="preserve">Charlotte </w:t>
        </w:r>
        <w:proofErr w:type="gramStart"/>
        <w:r>
          <w:rPr>
            <w:rFonts w:ascii="Segoe UI" w:hAnsi="Segoe UI" w:cs="Segoe UI"/>
            <w:color w:val="156082" w:themeColor="accent1"/>
            <w:sz w:val="23"/>
            <w:szCs w:val="23"/>
            <w:shd w:val="clear" w:color="auto" w:fill="FFFFFF"/>
          </w:rPr>
          <w:t>add</w:t>
        </w:r>
        <w:proofErr w:type="gramEnd"/>
        <w:r>
          <w:rPr>
            <w:rFonts w:ascii="Segoe UI" w:hAnsi="Segoe UI" w:cs="Segoe UI"/>
            <w:color w:val="156082" w:themeColor="accent1"/>
            <w:sz w:val="23"/>
            <w:szCs w:val="23"/>
            <w:shd w:val="clear" w:color="auto" w:fill="FFFFFF"/>
          </w:rPr>
          <w:t xml:space="preserve"> something here once Kendra has got back to her. </w:t>
        </w:r>
      </w:ins>
    </w:p>
    <w:p w14:paraId="3C3DC5B1" w14:textId="7346373A"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I’ve attached commented word documents of the manuscript and the supplementary appendix. In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manuscript, please note that “fluid inclusion” and “melt inclusion” almost never need a hyphen – please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could this be changed throughout? I picked up a few other typos and grammatical errors. </w:t>
      </w:r>
      <w:proofErr w:type="gramStart"/>
      <w:r w:rsidRPr="001116C4">
        <w:rPr>
          <w:rFonts w:ascii="Segoe UI" w:hAnsi="Segoe UI" w:cs="Segoe UI"/>
          <w:color w:val="242424"/>
          <w:sz w:val="23"/>
          <w:szCs w:val="23"/>
          <w:shd w:val="clear" w:color="auto" w:fill="FFFFFF"/>
        </w:rPr>
        <w:t>Sorry</w:t>
      </w:r>
      <w:proofErr w:type="gramEnd"/>
      <w:r w:rsidRPr="001116C4">
        <w:rPr>
          <w:rFonts w:ascii="Segoe UI" w:hAnsi="Segoe UI" w:cs="Segoe UI"/>
          <w:color w:val="242424"/>
          <w:sz w:val="23"/>
          <w:szCs w:val="23"/>
          <w:shd w:val="clear" w:color="auto" w:fill="FFFFFF"/>
        </w:rPr>
        <w:t xml:space="preserve"> this is picky,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but I think it will aid good communication to sort these out. Almost all the other comments on the mark-up</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word documents are very minor and should take very little time to fix.</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Thanks to the authors for an interesting read, and best of luck seeing this manuscript through to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publication.</w:t>
      </w:r>
    </w:p>
    <w:p w14:paraId="0AF34826" w14:textId="77777777" w:rsidR="00F81AB1" w:rsidRDefault="00F81AB1" w:rsidP="00F81AB1">
      <w:pPr>
        <w:jc w:val="both"/>
        <w:rPr>
          <w:rFonts w:ascii="Segoe UI" w:hAnsi="Segoe UI" w:cs="Segoe UI"/>
          <w:color w:val="242424"/>
          <w:sz w:val="23"/>
          <w:szCs w:val="23"/>
          <w:shd w:val="clear" w:color="auto" w:fill="FFFFFF"/>
        </w:rPr>
      </w:pPr>
    </w:p>
    <w:p w14:paraId="28D5DB1D" w14:textId="4B40AB2A"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Best regards,</w:t>
      </w:r>
    </w:p>
    <w:p w14:paraId="2F43A9C6" w14:textId="77777777"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Margaret Hartley</w:t>
      </w:r>
    </w:p>
    <w:p w14:paraId="1C264178" w14:textId="51D4DA49" w:rsid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University of Manchester</w:t>
      </w:r>
    </w:p>
    <w:p w14:paraId="5A2E33B4" w14:textId="77777777" w:rsidR="001116C4" w:rsidRDefault="001116C4" w:rsidP="001116C4">
      <w:pPr>
        <w:rPr>
          <w:rFonts w:ascii="Segoe UI" w:hAnsi="Segoe UI" w:cs="Segoe UI"/>
          <w:color w:val="242424"/>
          <w:sz w:val="23"/>
          <w:szCs w:val="23"/>
          <w:shd w:val="clear" w:color="auto" w:fill="FFFFFF"/>
        </w:rPr>
      </w:pPr>
    </w:p>
    <w:p w14:paraId="6C6F6AAA" w14:textId="54611845" w:rsidR="00760FFE" w:rsidRDefault="00760FFE" w:rsidP="00F81AB1">
      <w:pPr>
        <w:ind w:firstLine="720"/>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thank the reviewer for their thorough work and appreciation of our study. </w:t>
      </w:r>
      <w:r w:rsidR="00F81AB1">
        <w:rPr>
          <w:rFonts w:ascii="Segoe UI" w:hAnsi="Segoe UI" w:cs="Segoe UI"/>
          <w:color w:val="156082" w:themeColor="accent1"/>
          <w:sz w:val="23"/>
          <w:szCs w:val="23"/>
          <w:shd w:val="clear" w:color="auto" w:fill="FFFFFF"/>
        </w:rPr>
        <w:t xml:space="preserve">We have addressed the specific comments from the attached pdf documents and screenshot below </w:t>
      </w:r>
      <w:proofErr w:type="gramStart"/>
      <w:r w:rsidR="00F81AB1">
        <w:rPr>
          <w:rFonts w:ascii="Segoe UI" w:hAnsi="Segoe UI" w:cs="Segoe UI"/>
          <w:color w:val="156082" w:themeColor="accent1"/>
          <w:sz w:val="23"/>
          <w:szCs w:val="23"/>
          <w:shd w:val="clear" w:color="auto" w:fill="FFFFFF"/>
        </w:rPr>
        <w:t>the majority of</w:t>
      </w:r>
      <w:proofErr w:type="gramEnd"/>
      <w:r w:rsidR="00F81AB1">
        <w:rPr>
          <w:rFonts w:ascii="Segoe UI" w:hAnsi="Segoe UI" w:cs="Segoe UI"/>
          <w:color w:val="156082" w:themeColor="accent1"/>
          <w:sz w:val="23"/>
          <w:szCs w:val="23"/>
          <w:shd w:val="clear" w:color="auto" w:fill="FFFFFF"/>
        </w:rPr>
        <w:t xml:space="preserve"> unrepeated comments (for example, we do not screenshot all the hyphen corrections, though we have addressed all of them). </w:t>
      </w:r>
    </w:p>
    <w:p w14:paraId="3B6D956B" w14:textId="7C998AE1" w:rsidR="00F81AB1" w:rsidDel="00E36C6B" w:rsidRDefault="00F81AB1">
      <w:pPr>
        <w:rPr>
          <w:del w:id="69" w:author="Penny Wieser" w:date="2024-07-29T15:39:00Z" w16du:dateUtc="2024-07-29T22:39:00Z"/>
          <w:rFonts w:ascii="Segoe UI" w:hAnsi="Segoe UI" w:cs="Segoe UI"/>
          <w:color w:val="156082" w:themeColor="accent1"/>
          <w:sz w:val="23"/>
          <w:szCs w:val="23"/>
          <w:shd w:val="clear" w:color="auto" w:fill="FFFFFF"/>
        </w:rPr>
      </w:pPr>
      <w:del w:id="70" w:author="Penny Wieser" w:date="2024-07-29T15:39:00Z" w16du:dateUtc="2024-07-29T22:39:00Z">
        <w:r w:rsidDel="00E36C6B">
          <w:rPr>
            <w:rFonts w:ascii="Segoe UI" w:hAnsi="Segoe UI" w:cs="Segoe UI"/>
            <w:color w:val="156082" w:themeColor="accent1"/>
            <w:sz w:val="23"/>
            <w:szCs w:val="23"/>
            <w:shd w:val="clear" w:color="auto" w:fill="FFFFFF"/>
          </w:rPr>
          <w:delText xml:space="preserve">We have also addressed the reviewer’s comment about the utility of the method and how HVO envisions the method will fit into their workflows and decisions (see screenshot below). </w:delText>
        </w:r>
      </w:del>
    </w:p>
    <w:p w14:paraId="3DDEB978" w14:textId="77777777" w:rsidR="00F81AB1" w:rsidRDefault="00F81AB1">
      <w:pPr>
        <w:rPr>
          <w:rFonts w:ascii="Segoe UI" w:hAnsi="Segoe UI" w:cs="Segoe UI"/>
          <w:color w:val="156082" w:themeColor="accent1"/>
          <w:sz w:val="23"/>
          <w:szCs w:val="23"/>
          <w:shd w:val="clear" w:color="auto" w:fill="FFFFFF"/>
        </w:rPr>
      </w:pPr>
    </w:p>
    <w:p w14:paraId="24F2AB2D" w14:textId="77777777" w:rsidR="00760FFE"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sidR="00760FFE">
        <w:rPr>
          <w:rFonts w:ascii="Segoe UI" w:hAnsi="Segoe UI" w:cs="Segoe UI"/>
          <w:noProof/>
          <w:color w:val="242424"/>
          <w:sz w:val="23"/>
          <w:szCs w:val="23"/>
        </w:rPr>
        <w:drawing>
          <wp:inline distT="0" distB="0" distL="0" distR="0" wp14:anchorId="0E5A29A8" wp14:editId="116739F5">
            <wp:extent cx="5943600" cy="987425"/>
            <wp:effectExtent l="0" t="0" r="0" b="3175"/>
            <wp:docPr id="39613601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36016" name="Picture 1" descr="A close-up of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987425"/>
                    </a:xfrm>
                    <a:prstGeom prst="rect">
                      <a:avLst/>
                    </a:prstGeom>
                  </pic:spPr>
                </pic:pic>
              </a:graphicData>
            </a:graphic>
          </wp:inline>
        </w:drawing>
      </w:r>
    </w:p>
    <w:p w14:paraId="228DFA59" w14:textId="77777777"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have changed this throughout the text. </w:t>
      </w:r>
    </w:p>
    <w:p w14:paraId="45CF2C48" w14:textId="77777777" w:rsidR="00760FFE" w:rsidRDefault="00760FFE">
      <w:pPr>
        <w:rPr>
          <w:rFonts w:ascii="Segoe UI" w:hAnsi="Segoe UI" w:cs="Segoe UI"/>
          <w:color w:val="242424"/>
          <w:sz w:val="23"/>
          <w:szCs w:val="23"/>
          <w:shd w:val="clear" w:color="auto" w:fill="FFFFFF"/>
        </w:rPr>
      </w:pPr>
      <w:r>
        <w:rPr>
          <w:rFonts w:ascii="Segoe UI" w:hAnsi="Segoe UI" w:cs="Segoe UI"/>
          <w:noProof/>
          <w:color w:val="242424"/>
          <w:sz w:val="23"/>
          <w:szCs w:val="23"/>
        </w:rPr>
        <w:lastRenderedPageBreak/>
        <w:drawing>
          <wp:inline distT="0" distB="0" distL="0" distR="0" wp14:anchorId="2C97E42A" wp14:editId="03A2E358">
            <wp:extent cx="5943600" cy="283210"/>
            <wp:effectExtent l="0" t="0" r="0" b="0"/>
            <wp:docPr id="1568859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59495" name="Picture 1568859495"/>
                    <pic:cNvPicPr/>
                  </pic:nvPicPr>
                  <pic:blipFill>
                    <a:blip r:embed="rId9">
                      <a:extLst>
                        <a:ext uri="{28A0092B-C50C-407E-A947-70E740481C1C}">
                          <a14:useLocalDpi xmlns:a14="http://schemas.microsoft.com/office/drawing/2010/main" val="0"/>
                        </a:ext>
                      </a:extLst>
                    </a:blip>
                    <a:stretch>
                      <a:fillRect/>
                    </a:stretch>
                  </pic:blipFill>
                  <pic:spPr>
                    <a:xfrm>
                      <a:off x="0" y="0"/>
                      <a:ext cx="5943600" cy="283210"/>
                    </a:xfrm>
                    <a:prstGeom prst="rect">
                      <a:avLst/>
                    </a:prstGeom>
                  </pic:spPr>
                </pic:pic>
              </a:graphicData>
            </a:graphic>
          </wp:inline>
        </w:drawing>
      </w:r>
    </w:p>
    <w:p w14:paraId="3DE65037" w14:textId="77777777"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This was changed.</w:t>
      </w:r>
    </w:p>
    <w:p w14:paraId="4540AD51" w14:textId="77777777" w:rsidR="00760FFE" w:rsidRDefault="00760FFE">
      <w:pPr>
        <w:rPr>
          <w:rFonts w:ascii="Segoe UI" w:hAnsi="Segoe UI" w:cs="Segoe UI"/>
          <w:color w:val="242424"/>
          <w:sz w:val="23"/>
          <w:szCs w:val="23"/>
          <w:shd w:val="clear" w:color="auto" w:fill="FFFFFF"/>
        </w:rPr>
      </w:pPr>
      <w:r>
        <w:rPr>
          <w:rFonts w:ascii="Segoe UI" w:hAnsi="Segoe UI" w:cs="Segoe UI"/>
          <w:noProof/>
          <w:color w:val="242424"/>
          <w:sz w:val="23"/>
          <w:szCs w:val="23"/>
        </w:rPr>
        <w:drawing>
          <wp:inline distT="0" distB="0" distL="0" distR="0" wp14:anchorId="70890441" wp14:editId="53E4F3BB">
            <wp:extent cx="5943600" cy="819785"/>
            <wp:effectExtent l="0" t="0" r="0" b="5715"/>
            <wp:docPr id="1158092425" name="Picture 3"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92425" name="Picture 3" descr="A close up of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819785"/>
                    </a:xfrm>
                    <a:prstGeom prst="rect">
                      <a:avLst/>
                    </a:prstGeom>
                  </pic:spPr>
                </pic:pic>
              </a:graphicData>
            </a:graphic>
          </wp:inline>
        </w:drawing>
      </w:r>
    </w:p>
    <w:p w14:paraId="5AD24508" w14:textId="7F3E6C4E"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This was changed.</w:t>
      </w:r>
    </w:p>
    <w:p w14:paraId="0B4043A2" w14:textId="0592238A" w:rsidR="00760FFE" w:rsidRDefault="00760FFE">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526A1131" wp14:editId="0A25E088">
            <wp:extent cx="5943600" cy="720725"/>
            <wp:effectExtent l="0" t="0" r="0" b="3175"/>
            <wp:docPr id="1942171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71776" name="Picture 1942171776"/>
                    <pic:cNvPicPr/>
                  </pic:nvPicPr>
                  <pic:blipFill>
                    <a:blip r:embed="rId11">
                      <a:extLst>
                        <a:ext uri="{28A0092B-C50C-407E-A947-70E740481C1C}">
                          <a14:useLocalDpi xmlns:a14="http://schemas.microsoft.com/office/drawing/2010/main" val="0"/>
                        </a:ext>
                      </a:extLst>
                    </a:blip>
                    <a:stretch>
                      <a:fillRect/>
                    </a:stretch>
                  </pic:blipFill>
                  <pic:spPr>
                    <a:xfrm>
                      <a:off x="0" y="0"/>
                      <a:ext cx="5943600" cy="720725"/>
                    </a:xfrm>
                    <a:prstGeom prst="rect">
                      <a:avLst/>
                    </a:prstGeom>
                  </pic:spPr>
                </pic:pic>
              </a:graphicData>
            </a:graphic>
          </wp:inline>
        </w:drawing>
      </w:r>
    </w:p>
    <w:p w14:paraId="458E751B" w14:textId="07314E8E"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This was changed</w:t>
      </w:r>
    </w:p>
    <w:p w14:paraId="4093BD5F" w14:textId="5BCF48F1" w:rsid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3A2E22B0" wp14:editId="04C65ECA">
            <wp:extent cx="5943600" cy="1075690"/>
            <wp:effectExtent l="0" t="0" r="0" b="3810"/>
            <wp:docPr id="1535565889" name="Picture 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65889" name="Picture 5" descr="A close-up of a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75690"/>
                    </a:xfrm>
                    <a:prstGeom prst="rect">
                      <a:avLst/>
                    </a:prstGeom>
                  </pic:spPr>
                </pic:pic>
              </a:graphicData>
            </a:graphic>
          </wp:inline>
        </w:drawing>
      </w:r>
    </w:p>
    <w:p w14:paraId="43338C11" w14:textId="2D4247C2"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We changed the sentence to “</w:t>
      </w:r>
      <w:r w:rsidRPr="00760FFE">
        <w:rPr>
          <w:rFonts w:ascii="Segoe UI" w:hAnsi="Segoe UI" w:cs="Segoe UI"/>
          <w:color w:val="156082" w:themeColor="accent1"/>
          <w:sz w:val="23"/>
          <w:szCs w:val="23"/>
        </w:rPr>
        <w:t xml:space="preserve">Recent developments have shown that Raman-based barometry of CO2-rich fluid inclusions provide much smaller uncertainties than mineral </w:t>
      </w:r>
      <w:proofErr w:type="gramStart"/>
      <w:r w:rsidRPr="00760FFE">
        <w:rPr>
          <w:rFonts w:ascii="Segoe UI" w:hAnsi="Segoe UI" w:cs="Segoe UI"/>
          <w:color w:val="156082" w:themeColor="accent1"/>
          <w:sz w:val="23"/>
          <w:szCs w:val="23"/>
        </w:rPr>
        <w:t>barometry, and</w:t>
      </w:r>
      <w:proofErr w:type="gramEnd"/>
      <w:r w:rsidRPr="00760FFE">
        <w:rPr>
          <w:rFonts w:ascii="Segoe UI" w:hAnsi="Segoe UI" w:cs="Segoe UI"/>
          <w:color w:val="156082" w:themeColor="accent1"/>
          <w:sz w:val="23"/>
          <w:szCs w:val="23"/>
        </w:rPr>
        <w:t xml:space="preserve"> require far less time and resources than melt inclusion analyses (Dayton et al., 2023; DeVitre and Wieser, 2024).</w:t>
      </w:r>
      <w:r>
        <w:rPr>
          <w:rFonts w:ascii="Segoe UI" w:hAnsi="Segoe UI" w:cs="Segoe UI"/>
          <w:color w:val="156082" w:themeColor="accent1"/>
          <w:sz w:val="23"/>
          <w:szCs w:val="23"/>
        </w:rPr>
        <w:t>”</w:t>
      </w:r>
    </w:p>
    <w:p w14:paraId="7C3D008A" w14:textId="43DF7768" w:rsidR="00760FFE" w:rsidRPr="00760FFE" w:rsidRDefault="00760FFE">
      <w:pPr>
        <w:rPr>
          <w:rFonts w:ascii="Segoe UI" w:hAnsi="Segoe UI" w:cs="Segoe UI"/>
          <w:color w:val="156082" w:themeColor="accent1"/>
          <w:sz w:val="23"/>
          <w:szCs w:val="23"/>
        </w:rPr>
      </w:pPr>
    </w:p>
    <w:p w14:paraId="03AA80B3" w14:textId="391D7456"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3A04D984" wp14:editId="7C8A8B92">
            <wp:extent cx="5943600" cy="477520"/>
            <wp:effectExtent l="0" t="0" r="0" b="5080"/>
            <wp:docPr id="1101354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54077" name="Picture 1101354077"/>
                    <pic:cNvPicPr/>
                  </pic:nvPicPr>
                  <pic:blipFill>
                    <a:blip r:embed="rId13">
                      <a:extLst>
                        <a:ext uri="{28A0092B-C50C-407E-A947-70E740481C1C}">
                          <a14:useLocalDpi xmlns:a14="http://schemas.microsoft.com/office/drawing/2010/main" val="0"/>
                        </a:ext>
                      </a:extLst>
                    </a:blip>
                    <a:stretch>
                      <a:fillRect/>
                    </a:stretch>
                  </pic:blipFill>
                  <pic:spPr>
                    <a:xfrm>
                      <a:off x="0" y="0"/>
                      <a:ext cx="5943600" cy="477520"/>
                    </a:xfrm>
                    <a:prstGeom prst="rect">
                      <a:avLst/>
                    </a:prstGeom>
                  </pic:spPr>
                </pic:pic>
              </a:graphicData>
            </a:graphic>
          </wp:inline>
        </w:drawing>
      </w:r>
    </w:p>
    <w:p w14:paraId="78F5F166" w14:textId="77777777" w:rsidR="00760FFE" w:rsidRPr="00760FFE" w:rsidRDefault="00760FFE">
      <w:pPr>
        <w:rPr>
          <w:rFonts w:ascii="Segoe UI" w:hAnsi="Segoe UI" w:cs="Segoe UI"/>
          <w:color w:val="156082" w:themeColor="accent1"/>
          <w:sz w:val="23"/>
          <w:szCs w:val="23"/>
        </w:rPr>
      </w:pPr>
      <w:r w:rsidRPr="00760FFE">
        <w:rPr>
          <w:rFonts w:ascii="Segoe UI" w:hAnsi="Segoe UI" w:cs="Segoe UI"/>
          <w:color w:val="156082" w:themeColor="accent1"/>
          <w:sz w:val="23"/>
          <w:szCs w:val="23"/>
        </w:rPr>
        <w:t>This was changed</w:t>
      </w:r>
    </w:p>
    <w:p w14:paraId="020C75CC" w14:textId="77777777" w:rsidR="00760FFE" w:rsidRPr="00760FFE" w:rsidRDefault="00760FFE">
      <w:pPr>
        <w:rPr>
          <w:rFonts w:ascii="Segoe UI" w:hAnsi="Segoe UI" w:cs="Segoe UI"/>
          <w:color w:val="156082" w:themeColor="accent1"/>
          <w:sz w:val="23"/>
          <w:szCs w:val="23"/>
        </w:rPr>
      </w:pPr>
    </w:p>
    <w:p w14:paraId="7E9E6189" w14:textId="1F901D43"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76BF598B" wp14:editId="0BA49E57">
            <wp:extent cx="5943600" cy="1341120"/>
            <wp:effectExtent l="0" t="0" r="0" b="5080"/>
            <wp:docPr id="1386037743" name="Picture 7"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37743" name="Picture 7" descr="A text on a white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41120"/>
                    </a:xfrm>
                    <a:prstGeom prst="rect">
                      <a:avLst/>
                    </a:prstGeom>
                  </pic:spPr>
                </pic:pic>
              </a:graphicData>
            </a:graphic>
          </wp:inline>
        </w:drawing>
      </w:r>
    </w:p>
    <w:p w14:paraId="25B7E959" w14:textId="621E374C"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 xml:space="preserve">Fixed. </w:t>
      </w:r>
    </w:p>
    <w:p w14:paraId="70C3BD9D" w14:textId="0B947B41"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lastRenderedPageBreak/>
        <w:drawing>
          <wp:inline distT="0" distB="0" distL="0" distR="0" wp14:anchorId="5A492F86" wp14:editId="614BA18E">
            <wp:extent cx="5943600" cy="1535430"/>
            <wp:effectExtent l="0" t="0" r="0" b="1270"/>
            <wp:docPr id="1860941889" name="Picture 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41889" name="Picture 8" descr="A close-up of a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535430"/>
                    </a:xfrm>
                    <a:prstGeom prst="rect">
                      <a:avLst/>
                    </a:prstGeom>
                  </pic:spPr>
                </pic:pic>
              </a:graphicData>
            </a:graphic>
          </wp:inline>
        </w:drawing>
      </w:r>
    </w:p>
    <w:p w14:paraId="5C4954BD" w14:textId="1E91FAB5"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Fixed</w:t>
      </w:r>
    </w:p>
    <w:p w14:paraId="4D4745D8" w14:textId="424F4E41" w:rsidR="00BB412A" w:rsidRPr="00760FFE" w:rsidRDefault="00BB412A">
      <w:pPr>
        <w:rPr>
          <w:rFonts w:ascii="Segoe UI" w:hAnsi="Segoe UI" w:cs="Segoe UI"/>
          <w:color w:val="156082" w:themeColor="accent1"/>
          <w:sz w:val="23"/>
          <w:szCs w:val="23"/>
        </w:rPr>
      </w:pPr>
      <w:r>
        <w:rPr>
          <w:rFonts w:ascii="Segoe UI" w:hAnsi="Segoe UI" w:cs="Segoe UI"/>
          <w:color w:val="156082" w:themeColor="accent1"/>
          <w:sz w:val="23"/>
          <w:szCs w:val="23"/>
        </w:rPr>
        <w:t xml:space="preserve"> </w:t>
      </w:r>
    </w:p>
    <w:p w14:paraId="0A1CCC83" w14:textId="77777777" w:rsidR="00BB412A" w:rsidRDefault="00BB412A">
      <w:pPr>
        <w:rPr>
          <w:rFonts w:ascii="Segoe UI" w:hAnsi="Segoe UI" w:cs="Segoe UI"/>
          <w:color w:val="242424"/>
          <w:sz w:val="23"/>
          <w:szCs w:val="23"/>
          <w:shd w:val="clear" w:color="auto" w:fill="FFFFFF"/>
        </w:rPr>
      </w:pPr>
      <w:r>
        <w:rPr>
          <w:rFonts w:ascii="Segoe UI" w:hAnsi="Segoe UI" w:cs="Segoe UI"/>
          <w:noProof/>
          <w:color w:val="156082" w:themeColor="accent1"/>
          <w:sz w:val="23"/>
          <w:szCs w:val="23"/>
        </w:rPr>
        <w:drawing>
          <wp:inline distT="0" distB="0" distL="0" distR="0" wp14:anchorId="75E68567" wp14:editId="7379051F">
            <wp:extent cx="5943600" cy="1641475"/>
            <wp:effectExtent l="0" t="0" r="0" b="0"/>
            <wp:docPr id="451603086" name="Picture 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03086" name="Picture 9" descr="A close-up of a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641475"/>
                    </a:xfrm>
                    <a:prstGeom prst="rect">
                      <a:avLst/>
                    </a:prstGeom>
                  </pic:spPr>
                </pic:pic>
              </a:graphicData>
            </a:graphic>
          </wp:inline>
        </w:drawing>
      </w:r>
    </w:p>
    <w:p w14:paraId="2A56A2D5" w14:textId="77777777" w:rsidR="00BB412A" w:rsidRPr="00BB412A" w:rsidRDefault="00BB412A">
      <w:pPr>
        <w:rPr>
          <w:rFonts w:ascii="Segoe UI" w:hAnsi="Segoe UI" w:cs="Segoe UI"/>
          <w:color w:val="156082" w:themeColor="accent1"/>
          <w:sz w:val="23"/>
          <w:szCs w:val="23"/>
          <w:shd w:val="clear" w:color="auto" w:fill="FFFFFF"/>
        </w:rPr>
      </w:pPr>
    </w:p>
    <w:p w14:paraId="1ABEDF95" w14:textId="6BC92530" w:rsidR="00BB412A" w:rsidRDefault="00BB412A">
      <w:pPr>
        <w:rPr>
          <w:rFonts w:ascii="Segoe UI" w:hAnsi="Segoe UI" w:cs="Segoe UI"/>
          <w:color w:val="156082" w:themeColor="accent1"/>
          <w:sz w:val="23"/>
          <w:szCs w:val="23"/>
          <w:shd w:val="clear" w:color="auto" w:fill="FFFFFF"/>
        </w:rPr>
      </w:pPr>
      <w:r w:rsidRPr="00BB412A">
        <w:rPr>
          <w:rFonts w:ascii="Segoe UI" w:hAnsi="Segoe UI" w:cs="Segoe UI"/>
          <w:color w:val="156082" w:themeColor="accent1"/>
          <w:sz w:val="23"/>
          <w:szCs w:val="23"/>
          <w:shd w:val="clear" w:color="auto" w:fill="FFFFFF"/>
        </w:rPr>
        <w:t>W</w:t>
      </w:r>
      <w:r>
        <w:rPr>
          <w:rFonts w:ascii="Segoe UI" w:hAnsi="Segoe UI" w:cs="Segoe UI"/>
          <w:color w:val="156082" w:themeColor="accent1"/>
          <w:sz w:val="23"/>
          <w:szCs w:val="23"/>
          <w:shd w:val="clear" w:color="auto" w:fill="FFFFFF"/>
        </w:rPr>
        <w:t xml:space="preserve">e moved this sentence earlier as suggested by the reviewer. It is now: </w:t>
      </w:r>
      <w:proofErr w:type="gramStart"/>
      <w:r>
        <w:rPr>
          <w:rFonts w:ascii="Segoe UI" w:hAnsi="Segoe UI" w:cs="Segoe UI"/>
          <w:color w:val="156082" w:themeColor="accent1"/>
          <w:sz w:val="23"/>
          <w:szCs w:val="23"/>
          <w:shd w:val="clear" w:color="auto" w:fill="FFFFFF"/>
        </w:rPr>
        <w:t xml:space="preserve">“ </w:t>
      </w:r>
      <w:r w:rsidRPr="00BB412A">
        <w:rPr>
          <w:rFonts w:ascii="Segoe UI" w:hAnsi="Segoe UI" w:cs="Segoe UI"/>
          <w:color w:val="156082" w:themeColor="accent1"/>
          <w:sz w:val="23"/>
          <w:szCs w:val="23"/>
          <w:shd w:val="clear" w:color="auto" w:fill="FFFFFF"/>
        </w:rPr>
        <w:t>Recent</w:t>
      </w:r>
      <w:proofErr w:type="gramEnd"/>
      <w:r w:rsidRPr="00BB412A">
        <w:rPr>
          <w:rFonts w:ascii="Segoe UI" w:hAnsi="Segoe UI" w:cs="Segoe UI"/>
          <w:color w:val="156082" w:themeColor="accent1"/>
          <w:sz w:val="23"/>
          <w:szCs w:val="23"/>
          <w:shd w:val="clear" w:color="auto" w:fill="FFFFFF"/>
        </w:rPr>
        <w:t xml:space="preserve"> studies have speculated that fluid inclusion barometry could be performed quickly enough to be useful for near-real-time volcano monitoring (Dayton et al., 2023; Zanon et al., 2024). The CONVERSE </w:t>
      </w:r>
      <w:proofErr w:type="gramStart"/>
      <w:r w:rsidRPr="00BB412A">
        <w:rPr>
          <w:rFonts w:ascii="Segoe UI" w:hAnsi="Segoe UI" w:cs="Segoe UI"/>
          <w:color w:val="156082" w:themeColor="accent1"/>
          <w:sz w:val="23"/>
          <w:szCs w:val="23"/>
          <w:shd w:val="clear" w:color="auto" w:fill="FFFFFF"/>
        </w:rPr>
        <w:t>Hawai‘</w:t>
      </w:r>
      <w:proofErr w:type="gramEnd"/>
      <w:r w:rsidRPr="00BB412A">
        <w:rPr>
          <w:rFonts w:ascii="Segoe UI" w:hAnsi="Segoe UI" w:cs="Segoe UI"/>
          <w:color w:val="156082" w:themeColor="accent1"/>
          <w:sz w:val="23"/>
          <w:szCs w:val="23"/>
          <w:shd w:val="clear" w:color="auto" w:fill="FFFFFF"/>
        </w:rPr>
        <w:t xml:space="preserve">i Scientific Advisory Committee (Cooper et al., 2023) specifically recommended that key science questions should be identified, and pre-planning science activities performed, to facilitate more rapid implementation across a broader scientific group during hazardous eruptions. Here, we performed a near-real-time simulation to rigorously assess how quickly fluid inclusion depths can be obtained from erupted material, and whether these timescales are short enough to have utility as a petrological monitoring </w:t>
      </w:r>
      <w:proofErr w:type="gramStart"/>
      <w:r w:rsidRPr="00BB412A">
        <w:rPr>
          <w:rFonts w:ascii="Segoe UI" w:hAnsi="Segoe UI" w:cs="Segoe UI"/>
          <w:color w:val="156082" w:themeColor="accent1"/>
          <w:sz w:val="23"/>
          <w:szCs w:val="23"/>
          <w:shd w:val="clear" w:color="auto" w:fill="FFFFFF"/>
        </w:rPr>
        <w:t>tool.</w:t>
      </w:r>
      <w:r>
        <w:rPr>
          <w:rFonts w:ascii="Segoe UI" w:hAnsi="Segoe UI" w:cs="Segoe UI"/>
          <w:color w:val="156082" w:themeColor="accent1"/>
          <w:sz w:val="23"/>
          <w:szCs w:val="23"/>
          <w:shd w:val="clear" w:color="auto" w:fill="FFFFFF"/>
        </w:rPr>
        <w:t>[..]</w:t>
      </w:r>
      <w:proofErr w:type="gramEnd"/>
      <w:r>
        <w:rPr>
          <w:rFonts w:ascii="Segoe UI" w:hAnsi="Segoe UI" w:cs="Segoe UI"/>
          <w:color w:val="156082" w:themeColor="accent1"/>
          <w:sz w:val="23"/>
          <w:szCs w:val="23"/>
          <w:shd w:val="clear" w:color="auto" w:fill="FFFFFF"/>
        </w:rPr>
        <w:t>”</w:t>
      </w:r>
    </w:p>
    <w:p w14:paraId="284EB563" w14:textId="0FA4F7D8" w:rsidR="00BB412A" w:rsidRDefault="00BB412A">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46C4DEAA" wp14:editId="0D2F1F1C">
            <wp:extent cx="5943600" cy="771525"/>
            <wp:effectExtent l="0" t="0" r="0" b="3175"/>
            <wp:docPr id="1399712915" name="Picture 10"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12915" name="Picture 10" descr="A close up of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71525"/>
                    </a:xfrm>
                    <a:prstGeom prst="rect">
                      <a:avLst/>
                    </a:prstGeom>
                  </pic:spPr>
                </pic:pic>
              </a:graphicData>
            </a:graphic>
          </wp:inline>
        </w:drawing>
      </w:r>
    </w:p>
    <w:p w14:paraId="574BFDF0" w14:textId="77777777" w:rsidR="00BB412A" w:rsidRDefault="00BB412A">
      <w:pPr>
        <w:rPr>
          <w:rFonts w:ascii="Segoe UI" w:hAnsi="Segoe UI" w:cs="Segoe UI"/>
          <w:color w:val="156082" w:themeColor="accent1"/>
          <w:sz w:val="23"/>
          <w:szCs w:val="23"/>
          <w:shd w:val="clear" w:color="auto" w:fill="FFFFFF"/>
        </w:rPr>
      </w:pPr>
    </w:p>
    <w:p w14:paraId="22596F2F" w14:textId="1024AAEC" w:rsidR="00BB412A" w:rsidRPr="00BB412A" w:rsidRDefault="00BB412A">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amended this to observatory or academic staff, given that no special circumstances or outside of hours work was needed to complete the work on the academic research side. </w:t>
      </w:r>
    </w:p>
    <w:p w14:paraId="79BA5C30" w14:textId="77777777" w:rsidR="00BB412A" w:rsidRDefault="00BB412A">
      <w:pPr>
        <w:rPr>
          <w:rFonts w:ascii="Segoe UI" w:hAnsi="Segoe UI" w:cs="Segoe UI"/>
          <w:color w:val="156082" w:themeColor="accent1"/>
          <w:sz w:val="23"/>
          <w:szCs w:val="23"/>
          <w:shd w:val="clear" w:color="auto" w:fill="FFFFFF"/>
        </w:rPr>
      </w:pPr>
    </w:p>
    <w:p w14:paraId="346D787E" w14:textId="2A1D961B" w:rsidR="00BB412A" w:rsidRPr="00BB412A" w:rsidRDefault="00BB412A">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4C145A35" wp14:editId="0E87DCD2">
            <wp:extent cx="5943600" cy="2047875"/>
            <wp:effectExtent l="0" t="0" r="0" b="0"/>
            <wp:docPr id="1455053498" name="Picture 1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53498" name="Picture 11" descr="A text on a p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47875"/>
                    </a:xfrm>
                    <a:prstGeom prst="rect">
                      <a:avLst/>
                    </a:prstGeom>
                  </pic:spPr>
                </pic:pic>
              </a:graphicData>
            </a:graphic>
          </wp:inline>
        </w:drawing>
      </w:r>
    </w:p>
    <w:p w14:paraId="3BE026B1" w14:textId="77777777" w:rsidR="00BB412A" w:rsidRDefault="00BB412A">
      <w:pPr>
        <w:rPr>
          <w:rFonts w:ascii="Segoe UI" w:hAnsi="Segoe UI" w:cs="Segoe UI"/>
          <w:color w:val="156082" w:themeColor="accent1"/>
          <w:sz w:val="23"/>
          <w:szCs w:val="23"/>
          <w:shd w:val="clear" w:color="auto" w:fill="FFFFFF"/>
        </w:rPr>
      </w:pPr>
    </w:p>
    <w:p w14:paraId="03E92F7A" w14:textId="524D00FF" w:rsidR="00BB412A" w:rsidRDefault="00BB412A">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agree and </w:t>
      </w:r>
      <w:r w:rsidR="003B2E62">
        <w:rPr>
          <w:rFonts w:ascii="Segoe UI" w:hAnsi="Segoe UI" w:cs="Segoe UI"/>
          <w:color w:val="156082" w:themeColor="accent1"/>
          <w:sz w:val="23"/>
          <w:szCs w:val="23"/>
          <w:shd w:val="clear" w:color="auto" w:fill="FFFFFF"/>
        </w:rPr>
        <w:t xml:space="preserve">hence </w:t>
      </w:r>
      <w:r>
        <w:rPr>
          <w:rFonts w:ascii="Segoe UI" w:hAnsi="Segoe UI" w:cs="Segoe UI"/>
          <w:color w:val="156082" w:themeColor="accent1"/>
          <w:sz w:val="23"/>
          <w:szCs w:val="23"/>
          <w:shd w:val="clear" w:color="auto" w:fill="FFFFFF"/>
        </w:rPr>
        <w:t xml:space="preserve">changed these to match the reviewer’s suggestion. </w:t>
      </w:r>
    </w:p>
    <w:p w14:paraId="44F55A73" w14:textId="531A0211"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27CE3898" wp14:editId="6190BD3E">
            <wp:extent cx="5943600" cy="1828800"/>
            <wp:effectExtent l="0" t="0" r="0" b="0"/>
            <wp:docPr id="296178729" name="Picture 1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78729" name="Picture 12" descr="A close-up of a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579C88B8" w14:textId="77777777" w:rsidR="00631A0F" w:rsidRPr="00BB412A" w:rsidRDefault="00631A0F">
      <w:pPr>
        <w:rPr>
          <w:rFonts w:ascii="Segoe UI" w:hAnsi="Segoe UI" w:cs="Segoe UI"/>
          <w:color w:val="156082" w:themeColor="accent1"/>
          <w:sz w:val="23"/>
          <w:szCs w:val="23"/>
          <w:shd w:val="clear" w:color="auto" w:fill="FFFFFF"/>
        </w:rPr>
      </w:pPr>
    </w:p>
    <w:p w14:paraId="4EBA40B8" w14:textId="77F91348" w:rsidR="00BB412A" w:rsidRPr="00BB412A"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added a reference to DiadFit earlier in the text, right before discussing the H2O presence in the fluid: “</w:t>
      </w:r>
      <w:r w:rsidRPr="00631A0F">
        <w:rPr>
          <w:rFonts w:ascii="Segoe UI" w:hAnsi="Segoe UI" w:cs="Segoe UI"/>
          <w:color w:val="156082" w:themeColor="accent1"/>
          <w:sz w:val="23"/>
          <w:szCs w:val="23"/>
          <w:shd w:val="clear" w:color="auto" w:fill="FFFFFF"/>
        </w:rPr>
        <w:t xml:space="preserve">All spectra processing and subsequent calculations were performed using </w:t>
      </w:r>
      <w:proofErr w:type="spellStart"/>
      <w:r w:rsidRPr="00631A0F">
        <w:rPr>
          <w:rFonts w:ascii="Segoe UI" w:hAnsi="Segoe UI" w:cs="Segoe UI"/>
          <w:color w:val="156082" w:themeColor="accent1"/>
          <w:sz w:val="23"/>
          <w:szCs w:val="23"/>
          <w:shd w:val="clear" w:color="auto" w:fill="FFFFFF"/>
        </w:rPr>
        <w:t>DiadFit</w:t>
      </w:r>
      <w:proofErr w:type="spellEnd"/>
      <w:r w:rsidRPr="00631A0F">
        <w:rPr>
          <w:rFonts w:ascii="Segoe UI" w:hAnsi="Segoe UI" w:cs="Segoe UI"/>
          <w:color w:val="156082" w:themeColor="accent1"/>
          <w:sz w:val="23"/>
          <w:szCs w:val="23"/>
          <w:shd w:val="clear" w:color="auto" w:fill="FFFFFF"/>
        </w:rPr>
        <w:t xml:space="preserve"> (Wieser and DeVitre, 2024), allowing for a daily data-to-results turnaround of ~15 minutes. Pressures were calculated using the pure CO2 EOS of Span &amp; Wagner (1996) implemented in DiadFit. At the time of our simulation, it was challenging to perform EOS calculations considering the possible presence of H2O in the exsolved fluid due to a lack of publicly available software running on modern operating systems.</w:t>
      </w:r>
      <w:r>
        <w:rPr>
          <w:rFonts w:ascii="Segoe UI" w:hAnsi="Segoe UI" w:cs="Segoe UI"/>
          <w:color w:val="156082" w:themeColor="accent1"/>
          <w:sz w:val="23"/>
          <w:szCs w:val="23"/>
          <w:shd w:val="clear" w:color="auto" w:fill="FFFFFF"/>
        </w:rPr>
        <w:t>”</w:t>
      </w:r>
    </w:p>
    <w:p w14:paraId="0991504D" w14:textId="77777777" w:rsidR="00BB412A" w:rsidRDefault="00BB412A">
      <w:pPr>
        <w:rPr>
          <w:rFonts w:ascii="Segoe UI" w:hAnsi="Segoe UI" w:cs="Segoe UI"/>
          <w:color w:val="156082" w:themeColor="accent1"/>
          <w:sz w:val="23"/>
          <w:szCs w:val="23"/>
          <w:shd w:val="clear" w:color="auto" w:fill="FFFFFF"/>
        </w:rPr>
      </w:pPr>
    </w:p>
    <w:p w14:paraId="6CD4BF00" w14:textId="77777777" w:rsidR="00631A0F" w:rsidRDefault="00631A0F">
      <w:pPr>
        <w:rPr>
          <w:rFonts w:ascii="Segoe UI" w:hAnsi="Segoe UI" w:cs="Segoe UI"/>
          <w:color w:val="156082" w:themeColor="accent1"/>
          <w:sz w:val="23"/>
          <w:szCs w:val="23"/>
          <w:shd w:val="clear" w:color="auto" w:fill="FFFFFF"/>
        </w:rPr>
      </w:pPr>
    </w:p>
    <w:p w14:paraId="61143C7C" w14:textId="53132DBE"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21CEA0ED" wp14:editId="69FC70E3">
            <wp:extent cx="5943600" cy="3872865"/>
            <wp:effectExtent l="0" t="0" r="0" b="635"/>
            <wp:docPr id="1280079673" name="Picture 13"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79673" name="Picture 13" descr="A text on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872865"/>
                    </a:xfrm>
                    <a:prstGeom prst="rect">
                      <a:avLst/>
                    </a:prstGeom>
                  </pic:spPr>
                </pic:pic>
              </a:graphicData>
            </a:graphic>
          </wp:inline>
        </w:drawing>
      </w:r>
    </w:p>
    <w:p w14:paraId="18A0CA48" w14:textId="51761378"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39D5C0DB" wp14:editId="4D8665DE">
            <wp:extent cx="5943600" cy="4017645"/>
            <wp:effectExtent l="0" t="0" r="0" b="0"/>
            <wp:docPr id="2063752666" name="Picture 14"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2666" name="Picture 14" descr="A text on a p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inline>
        </w:drawing>
      </w:r>
    </w:p>
    <w:p w14:paraId="2FE143EE" w14:textId="563C7FB7" w:rsidR="00631A0F"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Comments were addressed in the text (see tracked document)</w:t>
      </w:r>
    </w:p>
    <w:p w14:paraId="45F9640C" w14:textId="1ABDC3AD"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7D088063" wp14:editId="0C1721D4">
            <wp:extent cx="5943600" cy="1661795"/>
            <wp:effectExtent l="0" t="0" r="0" b="1905"/>
            <wp:docPr id="1334752302" name="Picture 1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52302" name="Picture 15" descr="A close-up of a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61795"/>
                    </a:xfrm>
                    <a:prstGeom prst="rect">
                      <a:avLst/>
                    </a:prstGeom>
                  </pic:spPr>
                </pic:pic>
              </a:graphicData>
            </a:graphic>
          </wp:inline>
        </w:drawing>
      </w:r>
    </w:p>
    <w:p w14:paraId="46C572AD" w14:textId="7B456FF9" w:rsidR="00631A0F"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Changes made. Hyphens for fluid-inclusion removed throughout the text.</w:t>
      </w:r>
    </w:p>
    <w:p w14:paraId="1C08962D" w14:textId="77777777" w:rsidR="00631A0F" w:rsidRDefault="00631A0F">
      <w:pPr>
        <w:rPr>
          <w:rFonts w:ascii="Segoe UI" w:hAnsi="Segoe UI" w:cs="Segoe UI"/>
          <w:color w:val="156082" w:themeColor="accent1"/>
          <w:sz w:val="23"/>
          <w:szCs w:val="23"/>
          <w:shd w:val="clear" w:color="auto" w:fill="FFFFFF"/>
        </w:rPr>
      </w:pPr>
    </w:p>
    <w:p w14:paraId="17E2DECD" w14:textId="6418337B" w:rsidR="00631A0F" w:rsidRDefault="00EE72F0">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0F7BE302" wp14:editId="7CD4D47E">
            <wp:extent cx="5943600" cy="1304290"/>
            <wp:effectExtent l="0" t="0" r="0" b="3810"/>
            <wp:docPr id="480993050" name="Picture 16"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3050" name="Picture 16" descr="A text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304290"/>
                    </a:xfrm>
                    <a:prstGeom prst="rect">
                      <a:avLst/>
                    </a:prstGeom>
                  </pic:spPr>
                </pic:pic>
              </a:graphicData>
            </a:graphic>
          </wp:inline>
        </w:drawing>
      </w:r>
    </w:p>
    <w:p w14:paraId="6138547D" w14:textId="625C27A3" w:rsidR="00EE72F0" w:rsidRPr="00BB412A" w:rsidRDefault="00EE72F0">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Changes made. We </w:t>
      </w:r>
      <w:proofErr w:type="gramStart"/>
      <w:r>
        <w:rPr>
          <w:rFonts w:ascii="Segoe UI" w:hAnsi="Segoe UI" w:cs="Segoe UI"/>
          <w:color w:val="156082" w:themeColor="accent1"/>
          <w:sz w:val="23"/>
          <w:szCs w:val="23"/>
          <w:shd w:val="clear" w:color="auto" w:fill="FFFFFF"/>
        </w:rPr>
        <w:t>replace  with</w:t>
      </w:r>
      <w:proofErr w:type="gramEnd"/>
      <w:r>
        <w:rPr>
          <w:rFonts w:ascii="Segoe UI" w:hAnsi="Segoe UI" w:cs="Segoe UI"/>
          <w:color w:val="156082" w:themeColor="accent1"/>
          <w:sz w:val="23"/>
          <w:szCs w:val="23"/>
          <w:shd w:val="clear" w:color="auto" w:fill="FFFFFF"/>
        </w:rPr>
        <w:t xml:space="preserve"> percentile. </w:t>
      </w:r>
    </w:p>
    <w:p w14:paraId="5D350A27" w14:textId="4C66BCB6" w:rsidR="00EE72F0" w:rsidRDefault="004C5BBD">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1C627C71" wp14:editId="417BDEE4">
            <wp:extent cx="5943600" cy="748665"/>
            <wp:effectExtent l="0" t="0" r="0" b="635"/>
            <wp:docPr id="1702588495" name="Picture 1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88495" name="Picture 17" descr="A white background with black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48665"/>
                    </a:xfrm>
                    <a:prstGeom prst="rect">
                      <a:avLst/>
                    </a:prstGeom>
                  </pic:spPr>
                </pic:pic>
              </a:graphicData>
            </a:graphic>
          </wp:inline>
        </w:drawing>
      </w:r>
    </w:p>
    <w:p w14:paraId="05531681" w14:textId="1346AB0D" w:rsidR="00EE72F0"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Change made as requested by reviewer.</w:t>
      </w:r>
    </w:p>
    <w:p w14:paraId="03122ACF" w14:textId="387B5C50" w:rsidR="004C5BBD" w:rsidRDefault="004C5BBD">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6F914885" wp14:editId="57F0871A">
            <wp:extent cx="5943600" cy="993140"/>
            <wp:effectExtent l="0" t="0" r="0" b="0"/>
            <wp:docPr id="533608862" name="Picture 1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08862" name="Picture 18" descr="A close-up of a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993140"/>
                    </a:xfrm>
                    <a:prstGeom prst="rect">
                      <a:avLst/>
                    </a:prstGeom>
                  </pic:spPr>
                </pic:pic>
              </a:graphicData>
            </a:graphic>
          </wp:inline>
        </w:drawing>
      </w:r>
    </w:p>
    <w:p w14:paraId="01CE21C1" w14:textId="15CF3B95" w:rsidR="004C5BBD"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 xml:space="preserve">Regarding the first comment, this was unfortunately out of our hands – we had to submit the files as requested by the journal and pdf was not accepted as a figure format at time of submission. </w:t>
      </w:r>
      <w:del w:id="71" w:author="Penny Wieser" w:date="2024-07-29T15:37:00Z" w16du:dateUtc="2024-07-29T22:37:00Z">
        <w:r w:rsidDel="00E36C6B">
          <w:rPr>
            <w:rFonts w:ascii="Segoe UI" w:hAnsi="Segoe UI" w:cs="Segoe UI"/>
            <w:color w:val="156082" w:themeColor="accent1"/>
            <w:sz w:val="23"/>
            <w:szCs w:val="23"/>
          </w:rPr>
          <w:delText xml:space="preserve">In any case, we agree that the journal should consider expanding the formats available at the time of submission. </w:delText>
        </w:r>
      </w:del>
    </w:p>
    <w:p w14:paraId="7841137E" w14:textId="530B0177" w:rsidR="00703532"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 xml:space="preserve">As for the second comment, </w:t>
      </w:r>
      <w:r w:rsidR="00703532">
        <w:rPr>
          <w:rFonts w:ascii="Segoe UI" w:hAnsi="Segoe UI" w:cs="Segoe UI"/>
          <w:color w:val="156082" w:themeColor="accent1"/>
          <w:sz w:val="23"/>
          <w:szCs w:val="23"/>
        </w:rPr>
        <w:t xml:space="preserve">we thank the reviewer for pointing this out. It was just a mistake in the x axis scale of pressure for panel </w:t>
      </w:r>
      <w:proofErr w:type="gramStart"/>
      <w:r w:rsidR="00703532">
        <w:rPr>
          <w:rFonts w:ascii="Segoe UI" w:hAnsi="Segoe UI" w:cs="Segoe UI"/>
          <w:color w:val="156082" w:themeColor="accent1"/>
          <w:sz w:val="23"/>
          <w:szCs w:val="23"/>
        </w:rPr>
        <w:t>a and</w:t>
      </w:r>
      <w:proofErr w:type="gramEnd"/>
      <w:r w:rsidR="00703532">
        <w:rPr>
          <w:rFonts w:ascii="Segoe UI" w:hAnsi="Segoe UI" w:cs="Segoe UI"/>
          <w:color w:val="156082" w:themeColor="accent1"/>
          <w:sz w:val="23"/>
          <w:szCs w:val="23"/>
        </w:rPr>
        <w:t xml:space="preserve"> has now been fixed. </w:t>
      </w:r>
    </w:p>
    <w:p w14:paraId="1DA02F32" w14:textId="6F2DA6AB" w:rsidR="0067056E" w:rsidRDefault="0067056E">
      <w:pPr>
        <w:rPr>
          <w:rFonts w:ascii="Segoe UI" w:hAnsi="Segoe UI" w:cs="Segoe UI"/>
          <w:color w:val="156082" w:themeColor="accent1"/>
          <w:sz w:val="23"/>
          <w:szCs w:val="23"/>
        </w:rPr>
      </w:pPr>
      <w:r>
        <w:rPr>
          <w:rFonts w:ascii="Segoe UI" w:hAnsi="Segoe UI" w:cs="Segoe UI"/>
          <w:noProof/>
          <w:color w:val="156082" w:themeColor="accent1"/>
          <w:sz w:val="23"/>
          <w:szCs w:val="23"/>
        </w:rPr>
        <w:lastRenderedPageBreak/>
        <w:drawing>
          <wp:inline distT="0" distB="0" distL="0" distR="0" wp14:anchorId="455FDAB1" wp14:editId="2A1ED9FC">
            <wp:extent cx="5943600" cy="3117850"/>
            <wp:effectExtent l="0" t="0" r="0" b="6350"/>
            <wp:docPr id="926343979" name="Picture 19"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43979" name="Picture 19" descr="A screenshot of a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07055B95" w14:textId="77E3E17B" w:rsidR="0067056E" w:rsidRDefault="0067056E">
      <w:pPr>
        <w:rPr>
          <w:rFonts w:ascii="Segoe UI" w:hAnsi="Segoe UI" w:cs="Segoe UI"/>
          <w:color w:val="156082" w:themeColor="accent1"/>
          <w:sz w:val="23"/>
          <w:szCs w:val="23"/>
        </w:rPr>
      </w:pPr>
      <w:r>
        <w:rPr>
          <w:rFonts w:ascii="Segoe UI" w:hAnsi="Segoe UI" w:cs="Segoe UI"/>
          <w:color w:val="156082" w:themeColor="accent1"/>
          <w:sz w:val="23"/>
          <w:szCs w:val="23"/>
        </w:rPr>
        <w:t>These comments have been addressed in the supplement. There was a mismatch of versions and figures that has been fixed.</w:t>
      </w:r>
    </w:p>
    <w:p w14:paraId="0126A27C" w14:textId="431DD148" w:rsidR="008D0B33" w:rsidRDefault="008D0B33">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69F2884D" wp14:editId="12440E98">
            <wp:extent cx="5943600" cy="846455"/>
            <wp:effectExtent l="0" t="0" r="0" b="4445"/>
            <wp:docPr id="11169396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39626" name="Picture 11169396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846455"/>
                    </a:xfrm>
                    <a:prstGeom prst="rect">
                      <a:avLst/>
                    </a:prstGeom>
                  </pic:spPr>
                </pic:pic>
              </a:graphicData>
            </a:graphic>
          </wp:inline>
        </w:drawing>
      </w:r>
    </w:p>
    <w:p w14:paraId="36B9B5F6" w14:textId="4AED5F27" w:rsidR="008D0B33" w:rsidRDefault="008D0B33">
      <w:pPr>
        <w:rPr>
          <w:rFonts w:ascii="Segoe UI" w:hAnsi="Segoe UI" w:cs="Segoe UI"/>
          <w:color w:val="156082" w:themeColor="accent1"/>
          <w:sz w:val="23"/>
          <w:szCs w:val="23"/>
        </w:rPr>
      </w:pPr>
      <w:r>
        <w:rPr>
          <w:rFonts w:ascii="Segoe UI" w:hAnsi="Segoe UI" w:cs="Segoe UI"/>
          <w:color w:val="156082" w:themeColor="accent1"/>
          <w:sz w:val="23"/>
          <w:szCs w:val="23"/>
        </w:rPr>
        <w:t>We agree that there may be potential to build a local workflow, though using the facilities at Manoa would still require shipping samples in some capacity, thus not significantly different from the current collaboration. Additionally, the Raman facilities at UH Manoa are not currently calibrated for this type of measurement</w:t>
      </w:r>
      <w:ins w:id="72" w:author="Penny Wieser" w:date="2024-07-29T15:37:00Z" w16du:dateUtc="2024-07-29T22:37:00Z">
        <w:r w:rsidR="00E36C6B">
          <w:rPr>
            <w:rFonts w:ascii="Segoe UI" w:hAnsi="Segoe UI" w:cs="Segoe UI"/>
            <w:color w:val="156082" w:themeColor="accent1"/>
            <w:sz w:val="23"/>
            <w:szCs w:val="23"/>
          </w:rPr>
          <w:t>, and</w:t>
        </w:r>
      </w:ins>
      <w:del w:id="73" w:author="Penny Wieser" w:date="2024-07-29T15:37:00Z" w16du:dateUtc="2024-07-29T22:37:00Z">
        <w:r w:rsidDel="00E36C6B">
          <w:rPr>
            <w:rFonts w:ascii="Segoe UI" w:hAnsi="Segoe UI" w:cs="Segoe UI"/>
            <w:color w:val="156082" w:themeColor="accent1"/>
            <w:sz w:val="23"/>
            <w:szCs w:val="23"/>
          </w:rPr>
          <w:delText>.</w:delText>
        </w:r>
      </w:del>
      <w:ins w:id="74" w:author="Penny Wieser" w:date="2024-07-29T15:37:00Z" w16du:dateUtc="2024-07-29T22:37:00Z">
        <w:r w:rsidR="00E36C6B">
          <w:rPr>
            <w:rFonts w:ascii="Segoe UI" w:hAnsi="Segoe UI" w:cs="Segoe UI"/>
            <w:color w:val="156082" w:themeColor="accent1"/>
            <w:sz w:val="23"/>
            <w:szCs w:val="23"/>
          </w:rPr>
          <w:t xml:space="preserve"> this work also requires students and postdocs to be trained in fluid and melt inclusion hunting, which are not expertise currently reflected at Manoa, and may not b</w:t>
        </w:r>
      </w:ins>
      <w:ins w:id="75" w:author="Penny Wieser" w:date="2024-07-29T15:38:00Z" w16du:dateUtc="2024-07-29T22:38:00Z">
        <w:r w:rsidR="00E36C6B">
          <w:rPr>
            <w:rFonts w:ascii="Segoe UI" w:hAnsi="Segoe UI" w:cs="Segoe UI"/>
            <w:color w:val="156082" w:themeColor="accent1"/>
            <w:sz w:val="23"/>
            <w:szCs w:val="23"/>
          </w:rPr>
          <w:t xml:space="preserve">e enough of a research priority to drop all other work for a few days. </w:t>
        </w:r>
      </w:ins>
    </w:p>
    <w:p w14:paraId="6F2A41BA" w14:textId="77777777" w:rsidR="00D04C69" w:rsidRDefault="00D04C69" w:rsidP="00D04C69">
      <w:pPr>
        <w:rPr>
          <w:rFonts w:ascii="Segoe UI" w:hAnsi="Segoe UI" w:cs="Segoe UI"/>
          <w:color w:val="242424"/>
          <w:sz w:val="23"/>
          <w:szCs w:val="23"/>
        </w:rPr>
      </w:pPr>
      <w:r w:rsidRPr="00D677F9">
        <w:rPr>
          <w:rFonts w:ascii="Segoe UI" w:hAnsi="Segoe UI" w:cs="Segoe UI"/>
          <w:noProof/>
          <w:color w:val="242424"/>
          <w:sz w:val="23"/>
          <w:szCs w:val="23"/>
        </w:rPr>
        <w:drawing>
          <wp:inline distT="0" distB="0" distL="0" distR="0" wp14:anchorId="7EF1FB98" wp14:editId="244DE869">
            <wp:extent cx="5943600" cy="786130"/>
            <wp:effectExtent l="0" t="0" r="0" b="0"/>
            <wp:docPr id="148956971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69710" name="Picture 1" descr="A screen shot of a graph&#10;&#10;Description automatically generated"/>
                    <pic:cNvPicPr/>
                  </pic:nvPicPr>
                  <pic:blipFill>
                    <a:blip r:embed="rId28"/>
                    <a:stretch>
                      <a:fillRect/>
                    </a:stretch>
                  </pic:blipFill>
                  <pic:spPr>
                    <a:xfrm>
                      <a:off x="0" y="0"/>
                      <a:ext cx="5943600" cy="786130"/>
                    </a:xfrm>
                    <a:prstGeom prst="rect">
                      <a:avLst/>
                    </a:prstGeom>
                  </pic:spPr>
                </pic:pic>
              </a:graphicData>
            </a:graphic>
          </wp:inline>
        </w:drawing>
      </w:r>
    </w:p>
    <w:p w14:paraId="43285FDA" w14:textId="77777777" w:rsidR="00D04C69" w:rsidRPr="00D677F9" w:rsidRDefault="00D04C69" w:rsidP="00D04C69">
      <w:pPr>
        <w:rPr>
          <w:rFonts w:ascii="Segoe UI" w:hAnsi="Segoe UI" w:cs="Segoe UI"/>
          <w:color w:val="156082" w:themeColor="accent1"/>
          <w:sz w:val="23"/>
          <w:szCs w:val="23"/>
        </w:rPr>
      </w:pPr>
      <w:r>
        <w:rPr>
          <w:rFonts w:ascii="Segoe UI" w:hAnsi="Segoe UI" w:cs="Segoe UI"/>
          <w:color w:val="156082" w:themeColor="accent1"/>
          <w:sz w:val="23"/>
          <w:szCs w:val="23"/>
        </w:rPr>
        <w:t xml:space="preserve">This was an issue with the scale, it is fixed. </w:t>
      </w:r>
    </w:p>
    <w:p w14:paraId="30F30C0E" w14:textId="77777777" w:rsidR="00D04C69" w:rsidRDefault="00D04C69" w:rsidP="006E5F38">
      <w:pPr>
        <w:rPr>
          <w:rFonts w:ascii="Segoe UI" w:hAnsi="Segoe UI" w:cs="Segoe UI"/>
          <w:color w:val="156082" w:themeColor="accent1"/>
          <w:sz w:val="23"/>
          <w:szCs w:val="23"/>
        </w:rPr>
      </w:pPr>
      <w:r>
        <w:rPr>
          <w:rFonts w:ascii="Segoe UI" w:hAnsi="Segoe UI" w:cs="Segoe UI"/>
          <w:color w:val="156082" w:themeColor="accent1"/>
          <w:sz w:val="23"/>
          <w:szCs w:val="23"/>
        </w:rPr>
        <w:t xml:space="preserve">All other supplement comments (hyphens, </w:t>
      </w:r>
      <w:proofErr w:type="spellStart"/>
      <w:r>
        <w:rPr>
          <w:rFonts w:ascii="Segoe UI" w:hAnsi="Segoe UI" w:cs="Segoe UI"/>
          <w:color w:val="156082" w:themeColor="accent1"/>
          <w:sz w:val="23"/>
          <w:szCs w:val="23"/>
        </w:rPr>
        <w:t>etc</w:t>
      </w:r>
      <w:proofErr w:type="spellEnd"/>
      <w:r>
        <w:rPr>
          <w:rFonts w:ascii="Segoe UI" w:hAnsi="Segoe UI" w:cs="Segoe UI"/>
          <w:color w:val="156082" w:themeColor="accent1"/>
          <w:sz w:val="23"/>
          <w:szCs w:val="23"/>
        </w:rPr>
        <w:t>) have also been fixed.</w:t>
      </w:r>
    </w:p>
    <w:p w14:paraId="29AE4D8C" w14:textId="155D2221" w:rsidR="006E5F38" w:rsidRPr="00D04C69" w:rsidRDefault="002471A4" w:rsidP="006E5F38">
      <w:pPr>
        <w:rPr>
          <w:rFonts w:ascii="Segoe UI" w:hAnsi="Segoe UI" w:cs="Segoe UI"/>
          <w:color w:val="156082" w:themeColor="accent1"/>
          <w:sz w:val="23"/>
          <w:szCs w:val="23"/>
        </w:rPr>
      </w:pPr>
      <w:r w:rsidRPr="00BB412A">
        <w:rPr>
          <w:rFonts w:ascii="Segoe UI" w:hAnsi="Segoe UI" w:cs="Segoe UI"/>
          <w:color w:val="156082" w:themeColor="accent1"/>
          <w:sz w:val="23"/>
          <w:szCs w:val="23"/>
        </w:rPr>
        <w:br/>
      </w:r>
      <w:r>
        <w:rPr>
          <w:rFonts w:ascii="Segoe UI" w:hAnsi="Segoe UI" w:cs="Segoe UI"/>
          <w:color w:val="242424"/>
          <w:sz w:val="23"/>
          <w:szCs w:val="23"/>
          <w:shd w:val="clear" w:color="auto" w:fill="FFFFFF"/>
        </w:rPr>
        <w:t>Reviewer: 3</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sidR="006E5F38" w:rsidRPr="006E5F38">
        <w:rPr>
          <w:rFonts w:ascii="Segoe UI" w:hAnsi="Segoe UI" w:cs="Segoe UI"/>
          <w:color w:val="242424"/>
          <w:sz w:val="23"/>
          <w:szCs w:val="23"/>
          <w:shd w:val="clear" w:color="auto" w:fill="FFFFFF"/>
        </w:rPr>
        <w:t>Review for “Depths in a Day”</w:t>
      </w:r>
    </w:p>
    <w:p w14:paraId="1CCA52AA" w14:textId="77777777" w:rsidR="006E5F38" w:rsidRPr="006E5F38" w:rsidRDefault="006E5F38" w:rsidP="006E5F38">
      <w:pPr>
        <w:rPr>
          <w:rFonts w:ascii="Segoe UI" w:hAnsi="Segoe UI" w:cs="Segoe UI"/>
          <w:color w:val="242424"/>
          <w:sz w:val="23"/>
          <w:szCs w:val="23"/>
          <w:shd w:val="clear" w:color="auto" w:fill="FFFFFF"/>
        </w:rPr>
      </w:pPr>
    </w:p>
    <w:p w14:paraId="7B321AFE"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lastRenderedPageBreak/>
        <w:t>20-21: depth of magma storage … high-priority information for volcanic observatories that is</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not currently obtainable on timescales relevant to eruption response: I wonder if this is a</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stretch. There are several cases with geophysical monitoring and seismic data are fully</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capable of detecting the depth of magma storage and movement prior to eruption onset.</w:t>
      </w:r>
      <w:r>
        <w:rPr>
          <w:rFonts w:ascii="Segoe UI" w:hAnsi="Segoe UI" w:cs="Segoe UI"/>
          <w:color w:val="242424"/>
          <w:sz w:val="23"/>
          <w:szCs w:val="23"/>
          <w:shd w:val="clear" w:color="auto" w:fill="FFFFFF"/>
        </w:rPr>
        <w:t xml:space="preserve"> </w:t>
      </w:r>
      <w:proofErr w:type="spellStart"/>
      <w:r w:rsidRPr="006E5F38">
        <w:rPr>
          <w:rFonts w:ascii="Segoe UI" w:hAnsi="Segoe UI" w:cs="Segoe UI"/>
          <w:color w:val="242424"/>
          <w:sz w:val="23"/>
          <w:szCs w:val="23"/>
          <w:shd w:val="clear" w:color="auto" w:fill="FFFFFF"/>
        </w:rPr>
        <w:t>Grindavik</w:t>
      </w:r>
      <w:proofErr w:type="spellEnd"/>
      <w:r w:rsidRPr="006E5F38">
        <w:rPr>
          <w:rFonts w:ascii="Segoe UI" w:hAnsi="Segoe UI" w:cs="Segoe UI"/>
          <w:color w:val="242424"/>
          <w:sz w:val="23"/>
          <w:szCs w:val="23"/>
          <w:shd w:val="clear" w:color="auto" w:fill="FFFFFF"/>
        </w:rPr>
        <w:t xml:space="preserve"> for example. What I think would be better is instead highlighting the petrological</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monitoring aspect.</w:t>
      </w:r>
      <w:r>
        <w:rPr>
          <w:rFonts w:ascii="Segoe UI" w:hAnsi="Segoe UI" w:cs="Segoe UI"/>
          <w:color w:val="242424"/>
          <w:sz w:val="23"/>
          <w:szCs w:val="23"/>
          <w:shd w:val="clear" w:color="auto" w:fill="FFFFFF"/>
        </w:rPr>
        <w:t xml:space="preserve"> </w:t>
      </w:r>
    </w:p>
    <w:p w14:paraId="55CAD72D" w14:textId="3922E562" w:rsidR="006E5F38" w:rsidRPr="006E5F38" w:rsidRDefault="006E5F3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agree with the reviewer that geophysical methods can probe for this information when the monitoring networks are good enough. Therefore, we emphasize that the information is not obtainable via petrological monitoring methods (screenshot).</w:t>
      </w:r>
      <w:r w:rsidRPr="006E5F38">
        <w:rPr>
          <w:rFonts w:ascii="Segoe UI" w:hAnsi="Segoe UI" w:cs="Segoe UI"/>
          <w:noProof/>
          <w:color w:val="156082" w:themeColor="accent1"/>
          <w:sz w:val="23"/>
          <w:szCs w:val="23"/>
          <w:shd w:val="clear" w:color="auto" w:fill="FFFFFF"/>
        </w:rPr>
        <w:drawing>
          <wp:inline distT="0" distB="0" distL="0" distR="0" wp14:anchorId="5650BF49" wp14:editId="05D1000F">
            <wp:extent cx="5943600" cy="676910"/>
            <wp:effectExtent l="0" t="0" r="0" b="8890"/>
            <wp:docPr id="135531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18505" name=""/>
                    <pic:cNvPicPr/>
                  </pic:nvPicPr>
                  <pic:blipFill>
                    <a:blip r:embed="rId29"/>
                    <a:stretch>
                      <a:fillRect/>
                    </a:stretch>
                  </pic:blipFill>
                  <pic:spPr>
                    <a:xfrm>
                      <a:off x="0" y="0"/>
                      <a:ext cx="5943600" cy="676910"/>
                    </a:xfrm>
                    <a:prstGeom prst="rect">
                      <a:avLst/>
                    </a:prstGeom>
                  </pic:spPr>
                </pic:pic>
              </a:graphicData>
            </a:graphic>
          </wp:inline>
        </w:drawing>
      </w:r>
    </w:p>
    <w:p w14:paraId="4DB2802E" w14:textId="77777777" w:rsidR="006E5F38" w:rsidRPr="006E5F38" w:rsidRDefault="006E5F38" w:rsidP="006E5F38">
      <w:pPr>
        <w:rPr>
          <w:rFonts w:ascii="Segoe UI" w:hAnsi="Segoe UI" w:cs="Segoe UI"/>
          <w:color w:val="156082" w:themeColor="accent1"/>
          <w:sz w:val="23"/>
          <w:szCs w:val="23"/>
          <w:shd w:val="clear" w:color="auto" w:fill="FFFFFF"/>
        </w:rPr>
      </w:pPr>
    </w:p>
    <w:p w14:paraId="786DCB81" w14:textId="5D5A209E"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90: I would have liked to see this method applied to a volcano with much less precise</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information than Kilauea. Is it possible to either do this, or add on a section where you go</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through the hypothetical process of navigating a case study with little to no prior</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information?</w:t>
      </w:r>
    </w:p>
    <w:p w14:paraId="047E17A4" w14:textId="4AEB40D4" w:rsidR="006E5F38" w:rsidRDefault="006E5F38" w:rsidP="006E5F38">
      <w:pPr>
        <w:rPr>
          <w:ins w:id="76" w:author="Penny Wieser" w:date="2024-07-29T15:39:00Z" w16du:dateUtc="2024-07-29T22:39:00Z"/>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Using Kīlauea as a testing ground was intentional because the information is so well constrained, and the eruption was a very low-risk and low-stakes scenario</w:t>
      </w:r>
      <w:r w:rsidR="00EB6C5C">
        <w:rPr>
          <w:rFonts w:ascii="Segoe UI" w:hAnsi="Segoe UI" w:cs="Segoe UI"/>
          <w:color w:val="156082" w:themeColor="accent1"/>
          <w:sz w:val="23"/>
          <w:szCs w:val="23"/>
          <w:shd w:val="clear" w:color="auto" w:fill="FFFFFF"/>
        </w:rPr>
        <w:t xml:space="preserve"> and therefore the responsible choice for a stress-test such as this</w:t>
      </w:r>
      <w:r>
        <w:rPr>
          <w:rFonts w:ascii="Segoe UI" w:hAnsi="Segoe UI" w:cs="Segoe UI"/>
          <w:color w:val="156082" w:themeColor="accent1"/>
          <w:sz w:val="23"/>
          <w:szCs w:val="23"/>
          <w:shd w:val="clear" w:color="auto" w:fill="FFFFFF"/>
        </w:rPr>
        <w:t xml:space="preserve">. This is based on the suggestions of CONVERSE, and different other studies such as Andrews et al., 2019 and </w:t>
      </w:r>
      <w:proofErr w:type="spellStart"/>
      <w:r>
        <w:rPr>
          <w:rFonts w:ascii="Segoe UI" w:hAnsi="Segoe UI" w:cs="Segoe UI"/>
          <w:color w:val="156082" w:themeColor="accent1"/>
          <w:sz w:val="23"/>
          <w:szCs w:val="23"/>
          <w:shd w:val="clear" w:color="auto" w:fill="FFFFFF"/>
        </w:rPr>
        <w:t>Diettrich</w:t>
      </w:r>
      <w:proofErr w:type="spellEnd"/>
      <w:r>
        <w:rPr>
          <w:rFonts w:ascii="Segoe UI" w:hAnsi="Segoe UI" w:cs="Segoe UI"/>
          <w:color w:val="156082" w:themeColor="accent1"/>
          <w:sz w:val="23"/>
          <w:szCs w:val="23"/>
          <w:shd w:val="clear" w:color="auto" w:fill="FFFFFF"/>
        </w:rPr>
        <w:t xml:space="preserve"> and Neal 2022</w:t>
      </w:r>
      <w:r w:rsidR="00EB6C5C">
        <w:rPr>
          <w:rFonts w:ascii="Segoe UI" w:hAnsi="Segoe UI" w:cs="Segoe UI"/>
          <w:color w:val="156082" w:themeColor="accent1"/>
          <w:sz w:val="23"/>
          <w:szCs w:val="23"/>
          <w:shd w:val="clear" w:color="auto" w:fill="FFFFFF"/>
        </w:rPr>
        <w:t xml:space="preserve"> which we mention </w:t>
      </w:r>
      <w:r>
        <w:rPr>
          <w:rFonts w:ascii="Segoe UI" w:hAnsi="Segoe UI" w:cs="Segoe UI"/>
          <w:color w:val="156082" w:themeColor="accent1"/>
          <w:sz w:val="23"/>
          <w:szCs w:val="23"/>
          <w:shd w:val="clear" w:color="auto" w:fill="FFFFFF"/>
        </w:rPr>
        <w:t>near lines 79-80</w:t>
      </w:r>
      <w:r w:rsidR="00EB6C5C">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r w:rsidRPr="006E5F38">
        <w:rPr>
          <w:rFonts w:ascii="Segoe UI" w:hAnsi="Segoe UI" w:cs="Segoe UI"/>
          <w:color w:val="156082" w:themeColor="accent1"/>
          <w:sz w:val="23"/>
          <w:szCs w:val="23"/>
          <w:shd w:val="clear" w:color="auto" w:fill="FFFFFF"/>
        </w:rPr>
        <w:t>“</w:t>
      </w:r>
      <w:r w:rsidRPr="006E5F38">
        <w:rPr>
          <w:color w:val="156082" w:themeColor="accent1"/>
          <w:lang w:val="en-GB"/>
        </w:rPr>
        <w:t xml:space="preserve">The </w:t>
      </w:r>
      <w:r w:rsidRPr="006E5F38">
        <w:rPr>
          <w:color w:val="156082" w:themeColor="accent1"/>
        </w:rPr>
        <w:t xml:space="preserve">CONVERSE Hawai‘i Scientific Advisory Committee </w:t>
      </w:r>
      <w:r w:rsidRPr="006E5F38">
        <w:rPr>
          <w:color w:val="156082" w:themeColor="accent1"/>
        </w:rPr>
        <w:fldChar w:fldCharType="begin"/>
      </w:r>
      <w:r w:rsidRPr="006E5F38">
        <w:rPr>
          <w:color w:val="156082" w:themeColor="accent1"/>
        </w:rPr>
        <w:instrText xml:space="preserve"> ADDIN ZOTERO_ITEM CSL_CITATION {"citationID":"GDSQzjPt","properties":{"formattedCitation":"(Cooper {\\i{}et al.}, 2023)","plainCitation":"(Cooper et al., 2023)","noteIndex":0},"citationItems":[{"id":"knRLln10/wIekC4DS","uris":["http://zotero.org/users/9451925/items/UFVWFZIF"],"itemData":{"id":2266,"type":"article-journal","abstract":"Data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Pr="006E5F38">
        <w:rPr>
          <w:color w:val="156082" w:themeColor="accent1"/>
        </w:rPr>
        <w:fldChar w:fldCharType="separate"/>
      </w:r>
      <w:r w:rsidRPr="006E5F38">
        <w:rPr>
          <w:color w:val="156082" w:themeColor="accent1"/>
        </w:rPr>
        <w:t xml:space="preserve">(Cooper </w:t>
      </w:r>
      <w:r w:rsidRPr="006E5F38">
        <w:rPr>
          <w:i/>
          <w:iCs/>
          <w:color w:val="156082" w:themeColor="accent1"/>
        </w:rPr>
        <w:t>et al.</w:t>
      </w:r>
      <w:r w:rsidRPr="006E5F38">
        <w:rPr>
          <w:color w:val="156082" w:themeColor="accent1"/>
        </w:rPr>
        <w:t>, 2023)</w:t>
      </w:r>
      <w:r w:rsidRPr="006E5F38">
        <w:rPr>
          <w:color w:val="156082" w:themeColor="accent1"/>
        </w:rPr>
        <w:fldChar w:fldCharType="end"/>
      </w:r>
      <w:r w:rsidRPr="006E5F38">
        <w:rPr>
          <w:color w:val="156082" w:themeColor="accent1"/>
        </w:rPr>
        <w:t xml:space="preserve"> specifically recommended that key science questions should be identified, and pre-planning science activities performed, to facilitate more rapid implementation across a broader scientific group during hazardous eruptions.</w:t>
      </w:r>
      <w:r>
        <w:rPr>
          <w:color w:val="156082" w:themeColor="accent1"/>
        </w:rPr>
        <w:t xml:space="preserve">[..] </w:t>
      </w:r>
      <w:r w:rsidRPr="006E5F38">
        <w:rPr>
          <w:color w:val="156082" w:themeColor="accent1"/>
        </w:rPr>
        <w:t>Performing these simulations during relatively small, low- hazard eruptions (as here) or as hypothetical simulations (e.g.,  (Andrews et al., 2019)) is vital to iron-out bottlenecks so that we are as prepared as possible for the next large volcanic crisis (Dietterich and Neal, 2022)”</w:t>
      </w:r>
      <w:r>
        <w:rPr>
          <w:color w:val="156082" w:themeColor="accent1"/>
        </w:rPr>
        <w:t xml:space="preserve">. </w:t>
      </w:r>
      <w:r>
        <w:rPr>
          <w:rFonts w:ascii="Segoe UI" w:hAnsi="Segoe UI" w:cs="Segoe UI"/>
          <w:color w:val="156082" w:themeColor="accent1"/>
          <w:sz w:val="23"/>
          <w:szCs w:val="23"/>
          <w:shd w:val="clear" w:color="auto" w:fill="FFFFFF"/>
        </w:rPr>
        <w:t xml:space="preserve">We appreciate that </w:t>
      </w:r>
      <w:r w:rsidR="008A213C">
        <w:rPr>
          <w:rFonts w:ascii="Segoe UI" w:hAnsi="Segoe UI" w:cs="Segoe UI"/>
          <w:color w:val="156082" w:themeColor="accent1"/>
          <w:sz w:val="23"/>
          <w:szCs w:val="23"/>
          <w:shd w:val="clear" w:color="auto" w:fill="FFFFFF"/>
        </w:rPr>
        <w:t xml:space="preserve">due to the manuscript’s organization, </w:t>
      </w:r>
      <w:r>
        <w:rPr>
          <w:rFonts w:ascii="Segoe UI" w:hAnsi="Segoe UI" w:cs="Segoe UI"/>
          <w:color w:val="156082" w:themeColor="accent1"/>
          <w:sz w:val="23"/>
          <w:szCs w:val="23"/>
          <w:shd w:val="clear" w:color="auto" w:fill="FFFFFF"/>
        </w:rPr>
        <w:t>this was not clear in the previous version and in accordance with Reviewer#2’s suggestion, we’ve now moved this statement earlier in the introduction.</w:t>
      </w:r>
    </w:p>
    <w:p w14:paraId="02EB1778" w14:textId="25CC1F21" w:rsidR="00E36C6B" w:rsidRDefault="00E36C6B" w:rsidP="006E5F38">
      <w:pPr>
        <w:rPr>
          <w:ins w:id="77" w:author="Penny Wieser" w:date="2024-07-29T15:39:00Z" w16du:dateUtc="2024-07-29T22:39:00Z"/>
          <w:color w:val="156082" w:themeColor="accent1"/>
        </w:rPr>
      </w:pPr>
    </w:p>
    <w:p w14:paraId="5136CFEC" w14:textId="0A21DBAA" w:rsidR="00E36C6B" w:rsidRDefault="00E36C6B" w:rsidP="006E5F38">
      <w:pPr>
        <w:rPr>
          <w:ins w:id="78" w:author="Penny Wieser" w:date="2024-07-29T15:39:00Z" w16du:dateUtc="2024-07-29T22:39:00Z"/>
          <w:rFonts w:ascii="Segoe UI" w:hAnsi="Segoe UI" w:cs="Segoe UI"/>
          <w:color w:val="156082" w:themeColor="accent1"/>
          <w:sz w:val="23"/>
          <w:szCs w:val="23"/>
          <w:shd w:val="clear" w:color="auto" w:fill="FFFFFF"/>
        </w:rPr>
      </w:pPr>
      <w:ins w:id="79" w:author="Penny Wieser" w:date="2024-07-29T15:39:00Z" w16du:dateUtc="2024-07-29T22:39:00Z">
        <w:r>
          <w:rPr>
            <w:color w:val="156082" w:themeColor="accent1"/>
          </w:rPr>
          <w:t>As the reviewer is probably aware, getting sam</w:t>
        </w:r>
      </w:ins>
      <w:ins w:id="80" w:author="Penny Wieser" w:date="2024-07-29T15:40:00Z" w16du:dateUtc="2024-07-29T22:40:00Z">
        <w:r>
          <w:rPr>
            <w:color w:val="156082" w:themeColor="accent1"/>
          </w:rPr>
          <w:t xml:space="preserve">ples </w:t>
        </w:r>
        <w:proofErr w:type="gramStart"/>
        <w:r>
          <w:rPr>
            <w:color w:val="156082" w:themeColor="accent1"/>
          </w:rPr>
          <w:t>on</w:t>
        </w:r>
        <w:proofErr w:type="gramEnd"/>
        <w:r>
          <w:rPr>
            <w:color w:val="156082" w:themeColor="accent1"/>
          </w:rPr>
          <w:t xml:space="preserve"> recent activity is often very political, and requires having solid existing ties with observatories. We also </w:t>
        </w:r>
        <w:proofErr w:type="gramStart"/>
        <w:r>
          <w:rPr>
            <w:color w:val="156082" w:themeColor="accent1"/>
          </w:rPr>
          <w:t>choose</w:t>
        </w:r>
        <w:proofErr w:type="gramEnd"/>
        <w:r>
          <w:rPr>
            <w:color w:val="156082" w:themeColor="accent1"/>
          </w:rPr>
          <w:t xml:space="preserve"> Hawaii because they were willing to work with </w:t>
        </w:r>
        <w:proofErr w:type="gramStart"/>
        <w:r>
          <w:rPr>
            <w:color w:val="156082" w:themeColor="accent1"/>
          </w:rPr>
          <w:t>us, and</w:t>
        </w:r>
        <w:proofErr w:type="gramEnd"/>
        <w:r>
          <w:rPr>
            <w:color w:val="156082" w:themeColor="accent1"/>
          </w:rPr>
          <w:t xml:space="preserve"> had written a letter of collaboration for our NSF grant</w:t>
        </w:r>
      </w:ins>
      <w:ins w:id="81" w:author="Penny Wieser" w:date="2024-07-29T15:41:00Z" w16du:dateUtc="2024-07-29T22:41:00Z">
        <w:r>
          <w:rPr>
            <w:color w:val="156082" w:themeColor="accent1"/>
          </w:rPr>
          <w:t xml:space="preserve"> proposing this work</w:t>
        </w:r>
      </w:ins>
      <w:ins w:id="82" w:author="Penny Wieser" w:date="2024-07-29T15:40:00Z" w16du:dateUtc="2024-07-29T22:40:00Z">
        <w:r>
          <w:rPr>
            <w:color w:val="156082" w:themeColor="accent1"/>
          </w:rPr>
          <w:t xml:space="preserve">. We have requested samples from </w:t>
        </w:r>
        <w:proofErr w:type="gramStart"/>
        <w:r>
          <w:rPr>
            <w:color w:val="156082" w:themeColor="accent1"/>
          </w:rPr>
          <w:t>Iceland, but</w:t>
        </w:r>
        <w:proofErr w:type="gramEnd"/>
        <w:r>
          <w:rPr>
            <w:color w:val="156082" w:themeColor="accent1"/>
          </w:rPr>
          <w:t xml:space="preserve"> did not receive a response. We hope that after publishing this letter demonstrating what our laboratory can do</w:t>
        </w:r>
      </w:ins>
      <w:ins w:id="83" w:author="Penny Wieser" w:date="2024-07-29T15:41:00Z" w16du:dateUtc="2024-07-29T22:41:00Z">
        <w:r>
          <w:rPr>
            <w:color w:val="156082" w:themeColor="accent1"/>
          </w:rPr>
          <w:t xml:space="preserve">, we can leverage this to build connections with other volcano observatories to apply to future eruptions at </w:t>
        </w:r>
        <w:proofErr w:type="gramStart"/>
        <w:r>
          <w:rPr>
            <w:color w:val="156082" w:themeColor="accent1"/>
          </w:rPr>
          <w:t>lesser known</w:t>
        </w:r>
        <w:proofErr w:type="gramEnd"/>
        <w:r>
          <w:rPr>
            <w:color w:val="156082" w:themeColor="accent1"/>
          </w:rPr>
          <w:t xml:space="preserve"> regions around the globe.  </w:t>
        </w:r>
      </w:ins>
    </w:p>
    <w:p w14:paraId="17ADF29D" w14:textId="77777777" w:rsidR="00E36C6B" w:rsidRDefault="00E36C6B" w:rsidP="006E5F38">
      <w:pPr>
        <w:rPr>
          <w:rFonts w:ascii="Segoe UI" w:hAnsi="Segoe UI" w:cs="Segoe UI"/>
          <w:color w:val="156082" w:themeColor="accent1"/>
          <w:sz w:val="23"/>
          <w:szCs w:val="23"/>
          <w:shd w:val="clear" w:color="auto" w:fill="FFFFFF"/>
        </w:rPr>
      </w:pPr>
    </w:p>
    <w:p w14:paraId="519A4FC6" w14:textId="31FC7EFB" w:rsidR="008A213C" w:rsidRDefault="008A213C" w:rsidP="006E5F38">
      <w:pPr>
        <w:rPr>
          <w:rFonts w:ascii="Segoe UI" w:hAnsi="Segoe UI" w:cs="Segoe UI"/>
          <w:color w:val="156082" w:themeColor="accent1"/>
          <w:sz w:val="23"/>
          <w:szCs w:val="23"/>
          <w:shd w:val="clear" w:color="auto" w:fill="FFFFFF"/>
        </w:rPr>
      </w:pPr>
      <w:r w:rsidRPr="008A213C">
        <w:rPr>
          <w:rFonts w:ascii="Segoe UI" w:hAnsi="Segoe UI" w:cs="Segoe UI"/>
          <w:color w:val="156082" w:themeColor="accent1"/>
          <w:sz w:val="23"/>
          <w:szCs w:val="23"/>
          <w:highlight w:val="yellow"/>
          <w:shd w:val="clear" w:color="auto" w:fill="FFFFFF"/>
        </w:rPr>
        <w:t>However, we have added a small section in the broader applicability on navigating a volcano with little information available.</w:t>
      </w:r>
      <w:r>
        <w:rPr>
          <w:rFonts w:ascii="Segoe UI" w:hAnsi="Segoe UI" w:cs="Segoe UI"/>
          <w:color w:val="156082" w:themeColor="accent1"/>
          <w:sz w:val="23"/>
          <w:szCs w:val="23"/>
          <w:shd w:val="clear" w:color="auto" w:fill="FFFFFF"/>
        </w:rPr>
        <w:t xml:space="preserve"> </w:t>
      </w:r>
    </w:p>
    <w:p w14:paraId="21B6FEDB" w14:textId="77777777" w:rsidR="008A213C" w:rsidRDefault="008A213C" w:rsidP="006E5F38"/>
    <w:p w14:paraId="24CC9266" w14:textId="77777777" w:rsidR="006E5F38" w:rsidRPr="006E5F38" w:rsidRDefault="006E5F38" w:rsidP="006E5F38">
      <w:pPr>
        <w:rPr>
          <w:rFonts w:ascii="Segoe UI" w:hAnsi="Segoe UI" w:cs="Segoe UI"/>
          <w:color w:val="156082" w:themeColor="accent1"/>
          <w:sz w:val="23"/>
          <w:szCs w:val="23"/>
          <w:shd w:val="clear" w:color="auto" w:fill="FFFFFF"/>
        </w:rPr>
      </w:pPr>
    </w:p>
    <w:p w14:paraId="2725084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108: What about samples without CO2 fluids? As in, samples that are pure melt </w:t>
      </w:r>
      <w:proofErr w:type="gramStart"/>
      <w:r w:rsidRPr="006E5F38">
        <w:rPr>
          <w:rFonts w:ascii="Segoe UI" w:hAnsi="Segoe UI" w:cs="Segoe UI"/>
          <w:color w:val="242424"/>
          <w:sz w:val="23"/>
          <w:szCs w:val="23"/>
          <w:shd w:val="clear" w:color="auto" w:fill="FFFFFF"/>
        </w:rPr>
        <w:t>inclusions?</w:t>
      </w:r>
      <w:proofErr w:type="gramEnd"/>
    </w:p>
    <w:p w14:paraId="52BC564D"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Is the presence of fluids a pre-requisite for this approach?</w:t>
      </w:r>
    </w:p>
    <w:p w14:paraId="6CFDE39F" w14:textId="6E9A3C4E" w:rsidR="00B66CF9" w:rsidRDefault="005069F2"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Fluid inclusion barometry requires the presence of fluids and specifically of CO</w:t>
      </w:r>
      <w:r w:rsidRPr="005069F2">
        <w:rPr>
          <w:rFonts w:ascii="Segoe UI" w:hAnsi="Segoe UI" w:cs="Segoe UI"/>
          <w:color w:val="156082" w:themeColor="accent1"/>
          <w:sz w:val="23"/>
          <w:szCs w:val="23"/>
          <w:shd w:val="clear" w:color="auto" w:fill="FFFFFF"/>
          <w:vertAlign w:val="subscript"/>
        </w:rPr>
        <w:t xml:space="preserve">2 </w:t>
      </w:r>
      <w:r>
        <w:rPr>
          <w:rFonts w:ascii="Segoe UI" w:hAnsi="Segoe UI" w:cs="Segoe UI"/>
          <w:color w:val="156082" w:themeColor="accent1"/>
          <w:sz w:val="23"/>
          <w:szCs w:val="23"/>
          <w:shd w:val="clear" w:color="auto" w:fill="FFFFFF"/>
        </w:rPr>
        <w:t>with little other fluids (the effect of H</w:t>
      </w:r>
      <w:r w:rsidRPr="005069F2">
        <w:rPr>
          <w:rFonts w:ascii="Segoe UI" w:hAnsi="Segoe UI" w:cs="Segoe UI"/>
          <w:color w:val="156082" w:themeColor="accent1"/>
          <w:sz w:val="23"/>
          <w:szCs w:val="23"/>
          <w:shd w:val="clear" w:color="auto" w:fill="FFFFFF"/>
          <w:vertAlign w:val="subscript"/>
        </w:rPr>
        <w:t>2</w:t>
      </w:r>
      <w:r>
        <w:rPr>
          <w:rFonts w:ascii="Segoe UI" w:hAnsi="Segoe UI" w:cs="Segoe UI"/>
          <w:color w:val="156082" w:themeColor="accent1"/>
          <w:sz w:val="23"/>
          <w:szCs w:val="23"/>
          <w:shd w:val="clear" w:color="auto" w:fill="FFFFFF"/>
        </w:rPr>
        <w:t xml:space="preserve">O, for example, is discussed in the supplement). In the case of melt inclusions, the appropriate approach would be volatile solubility modelling. </w:t>
      </w:r>
      <w:r w:rsidR="000410E8">
        <w:rPr>
          <w:rFonts w:ascii="Segoe UI" w:hAnsi="Segoe UI" w:cs="Segoe UI"/>
          <w:color w:val="156082" w:themeColor="accent1"/>
          <w:sz w:val="23"/>
          <w:szCs w:val="23"/>
          <w:shd w:val="clear" w:color="auto" w:fill="FFFFFF"/>
        </w:rPr>
        <w:t xml:space="preserve">We are not sure what the reviewer is getting at in this comment. If the samples do not have fluid inclusions, then this method is inherently not appropriate. </w:t>
      </w:r>
      <w:ins w:id="84" w:author="Penny Wieser" w:date="2024-07-29T15:41:00Z" w16du:dateUtc="2024-07-29T22:41:00Z">
        <w:r w:rsidR="002811A6">
          <w:rPr>
            <w:rFonts w:ascii="Segoe UI" w:hAnsi="Segoe UI" w:cs="Segoe UI"/>
            <w:color w:val="156082" w:themeColor="accent1"/>
            <w:sz w:val="23"/>
            <w:szCs w:val="23"/>
            <w:shd w:val="clear" w:color="auto" w:fill="FFFFFF"/>
          </w:rPr>
          <w:t xml:space="preserve"> We have added a sentence implying that the system must be CO2-saturated for this to </w:t>
        </w:r>
        <w:commentRangeStart w:id="85"/>
        <w:proofErr w:type="spellStart"/>
        <w:r w:rsidR="002811A6">
          <w:rPr>
            <w:rFonts w:ascii="Segoe UI" w:hAnsi="Segoe UI" w:cs="Segoe UI"/>
            <w:color w:val="156082" w:themeColor="accent1"/>
            <w:sz w:val="23"/>
            <w:szCs w:val="23"/>
            <w:shd w:val="clear" w:color="auto" w:fill="FFFFFF"/>
          </w:rPr>
          <w:t>worIk</w:t>
        </w:r>
      </w:ins>
      <w:commentRangeEnd w:id="85"/>
      <w:proofErr w:type="spellEnd"/>
      <w:ins w:id="86" w:author="Penny Wieser" w:date="2024-07-29T15:42:00Z" w16du:dateUtc="2024-07-29T22:42:00Z">
        <w:r w:rsidR="002811A6">
          <w:rPr>
            <w:rStyle w:val="CommentReference"/>
          </w:rPr>
          <w:commentReference w:id="85"/>
        </w:r>
      </w:ins>
      <w:ins w:id="87" w:author="Penny Wieser" w:date="2024-07-29T15:41:00Z" w16du:dateUtc="2024-07-29T22:41:00Z">
        <w:r w:rsidR="002811A6">
          <w:rPr>
            <w:rFonts w:ascii="Segoe UI" w:hAnsi="Segoe UI" w:cs="Segoe UI"/>
            <w:color w:val="156082" w:themeColor="accent1"/>
            <w:sz w:val="23"/>
            <w:szCs w:val="23"/>
            <w:shd w:val="clear" w:color="auto" w:fill="FFFFFF"/>
          </w:rPr>
          <w:t xml:space="preserve">. </w:t>
        </w:r>
      </w:ins>
    </w:p>
    <w:p w14:paraId="21B5145A" w14:textId="77777777" w:rsidR="000410E8" w:rsidRPr="005069F2" w:rsidRDefault="000410E8" w:rsidP="006E5F38">
      <w:pPr>
        <w:rPr>
          <w:rFonts w:ascii="Segoe UI" w:hAnsi="Segoe UI" w:cs="Segoe UI"/>
          <w:color w:val="156082" w:themeColor="accent1"/>
          <w:sz w:val="23"/>
          <w:szCs w:val="23"/>
          <w:shd w:val="clear" w:color="auto" w:fill="FFFFFF"/>
        </w:rPr>
      </w:pPr>
    </w:p>
    <w:p w14:paraId="1E47AA2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241-244: I think this goes against your initial paragraph – indeed, this method is not</w:t>
      </w:r>
    </w:p>
    <w:p w14:paraId="3E568BE1"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applicable to regions with little to no data, its only applicable to highly active regions that</w:t>
      </w:r>
    </w:p>
    <w:p w14:paraId="1941130D"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inherently has a lot of available/published data.</w:t>
      </w:r>
    </w:p>
    <w:p w14:paraId="79DFB385" w14:textId="188481EB" w:rsidR="000410E8" w:rsidRDefault="000410E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It appears that the line numbers reported by the reviewer as different from those in our documents and the annotated pdf provided by the editor. We cannot find the statement that the reviewer is referring to. In any case, we disagree, the method is applicable to regions with little data – a survey can be conducted in such regions, with some educated guesses about for example temperature of entrapment based either on existing glass/mineral data and or regional information. As we demonstrated, the effect of entrapment temperature is minimal on the results. In the case of XH2O, we suggest that a first order estimation can be made based on the compilation presented in this study</w:t>
      </w:r>
      <w:ins w:id="88" w:author="Penny Wieser" w:date="2024-07-29T15:42:00Z" w16du:dateUtc="2024-07-29T22:42:00Z">
        <w:r w:rsidR="002811A6">
          <w:rPr>
            <w:rFonts w:ascii="Segoe UI" w:hAnsi="Segoe UI" w:cs="Segoe UI"/>
            <w:color w:val="156082" w:themeColor="accent1"/>
            <w:sz w:val="23"/>
            <w:szCs w:val="23"/>
            <w:shd w:val="clear" w:color="auto" w:fill="FFFFFF"/>
          </w:rPr>
          <w:t xml:space="preserve">, and we have expanded this discussion, including adding two figures in the main text </w:t>
        </w:r>
        <w:proofErr w:type="spellStart"/>
        <w:r w:rsidR="002811A6">
          <w:rPr>
            <w:rFonts w:ascii="Segoe UI" w:hAnsi="Segoe UI" w:cs="Segoe UI"/>
            <w:color w:val="156082" w:themeColor="accent1"/>
            <w:sz w:val="23"/>
            <w:szCs w:val="23"/>
            <w:shd w:val="clear" w:color="auto" w:fill="FFFFFF"/>
          </w:rPr>
          <w:t>showin</w:t>
        </w:r>
        <w:proofErr w:type="spellEnd"/>
        <w:r w:rsidR="002811A6">
          <w:rPr>
            <w:rFonts w:ascii="Segoe UI" w:hAnsi="Segoe UI" w:cs="Segoe UI"/>
            <w:color w:val="156082" w:themeColor="accent1"/>
            <w:sz w:val="23"/>
            <w:szCs w:val="23"/>
            <w:shd w:val="clear" w:color="auto" w:fill="FFFFFF"/>
          </w:rPr>
          <w:t xml:space="preserve"> XH2O trends</w:t>
        </w:r>
      </w:ins>
      <w:r>
        <w:rPr>
          <w:rFonts w:ascii="Segoe UI" w:hAnsi="Segoe UI" w:cs="Segoe UI"/>
          <w:color w:val="156082" w:themeColor="accent1"/>
          <w:sz w:val="23"/>
          <w:szCs w:val="23"/>
          <w:shd w:val="clear" w:color="auto" w:fill="FFFFFF"/>
        </w:rPr>
        <w:t xml:space="preserve">. For example, if one were to look at a poorly studied alkaline OIB, the trend in pressure vs XH2O for alkaline OIBs could be used to gain a first order approximation of XH2O for the sample suite in question. </w:t>
      </w:r>
      <w:del w:id="89" w:author="Penny Wieser" w:date="2024-07-29T15:42:00Z" w16du:dateUtc="2024-07-29T22:42:00Z">
        <w:r w:rsidDel="002811A6">
          <w:rPr>
            <w:rFonts w:ascii="Segoe UI" w:hAnsi="Segoe UI" w:cs="Segoe UI"/>
            <w:color w:val="156082" w:themeColor="accent1"/>
            <w:sz w:val="23"/>
            <w:szCs w:val="23"/>
            <w:shd w:val="clear" w:color="auto" w:fill="FFFFFF"/>
          </w:rPr>
          <w:delText xml:space="preserve">We mention this in the text.  </w:delText>
        </w:r>
      </w:del>
      <w:r>
        <w:rPr>
          <w:rFonts w:ascii="Segoe UI" w:hAnsi="Segoe UI" w:cs="Segoe UI"/>
          <w:color w:val="156082" w:themeColor="accent1"/>
          <w:sz w:val="23"/>
          <w:szCs w:val="23"/>
          <w:shd w:val="clear" w:color="auto" w:fill="FFFFFF"/>
        </w:rPr>
        <w:t xml:space="preserve">In such cases, the appropriate course of action would be to conduct a survey of </w:t>
      </w:r>
      <w:commentRangeStart w:id="90"/>
      <w:r>
        <w:rPr>
          <w:rFonts w:ascii="Segoe UI" w:hAnsi="Segoe UI" w:cs="Segoe UI"/>
          <w:color w:val="156082" w:themeColor="accent1"/>
          <w:sz w:val="23"/>
          <w:szCs w:val="23"/>
          <w:shd w:val="clear" w:color="auto" w:fill="FFFFFF"/>
        </w:rPr>
        <w:t>fluid</w:t>
      </w:r>
      <w:commentRangeEnd w:id="90"/>
      <w:r w:rsidR="002811A6">
        <w:rPr>
          <w:rStyle w:val="CommentReference"/>
        </w:rPr>
        <w:commentReference w:id="90"/>
      </w:r>
      <w:r>
        <w:rPr>
          <w:rFonts w:ascii="Segoe UI" w:hAnsi="Segoe UI" w:cs="Segoe UI"/>
          <w:color w:val="156082" w:themeColor="accent1"/>
          <w:sz w:val="23"/>
          <w:szCs w:val="23"/>
          <w:shd w:val="clear" w:color="auto" w:fill="FFFFFF"/>
        </w:rPr>
        <w:t xml:space="preserve"> inclusions in existing sample suites from previous events. </w:t>
      </w:r>
    </w:p>
    <w:p w14:paraId="62149C7F" w14:textId="77777777" w:rsidR="000410E8" w:rsidRPr="000410E8" w:rsidRDefault="000410E8" w:rsidP="006E5F38">
      <w:pPr>
        <w:rPr>
          <w:rFonts w:ascii="Segoe UI" w:hAnsi="Segoe UI" w:cs="Segoe UI"/>
          <w:color w:val="156082" w:themeColor="accent1"/>
          <w:sz w:val="23"/>
          <w:szCs w:val="23"/>
          <w:shd w:val="clear" w:color="auto" w:fill="FFFFFF"/>
        </w:rPr>
      </w:pPr>
    </w:p>
    <w:p w14:paraId="7084AB2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245: I’m pretty sure the Venugopal paper was not a Cascades paper, it was a Garibaldi Arc</w:t>
      </w:r>
    </w:p>
    <w:p w14:paraId="2CA77B7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paper – these are two different subduction zones based on the tectonics, chemistry, and</w:t>
      </w:r>
    </w:p>
    <w:p w14:paraId="30388555"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age. I think this needs to be updated in your figures too</w:t>
      </w:r>
    </w:p>
    <w:p w14:paraId="1A8B52B2" w14:textId="48C22DF2" w:rsidR="000410E8" w:rsidRDefault="000410E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disagree with the reviewer</w:t>
      </w:r>
      <w:ins w:id="91" w:author="Penny Wieser" w:date="2024-07-29T15:42:00Z" w16du:dateUtc="2024-07-29T22:42:00Z">
        <w:r w:rsidR="002811A6">
          <w:rPr>
            <w:rFonts w:ascii="Segoe UI" w:hAnsi="Segoe UI" w:cs="Segoe UI"/>
            <w:color w:val="156082" w:themeColor="accent1"/>
            <w:sz w:val="23"/>
            <w:szCs w:val="23"/>
            <w:shd w:val="clear" w:color="auto" w:fill="FFFFFF"/>
          </w:rPr>
          <w:t xml:space="preserve"> here. </w:t>
        </w:r>
      </w:ins>
      <w:ins w:id="92" w:author="Penny Wieser" w:date="2024-07-29T15:43:00Z" w16du:dateUtc="2024-07-29T22:43:00Z">
        <w:r w:rsidR="002811A6">
          <w:rPr>
            <w:rFonts w:ascii="Segoe UI" w:hAnsi="Segoe UI" w:cs="Segoe UI"/>
            <w:color w:val="156082" w:themeColor="accent1"/>
            <w:sz w:val="23"/>
            <w:szCs w:val="23"/>
            <w:shd w:val="clear" w:color="auto" w:fill="FFFFFF"/>
          </w:rPr>
          <w:t>While there are some debates about exactly how to classify the different segments of the Cascade arc (e.g. Pitcher and Kent, 2019), many of the seminar publications (</w:t>
        </w:r>
        <w:proofErr w:type="spellStart"/>
        <w:r w:rsidR="002811A6">
          <w:rPr>
            <w:rFonts w:ascii="Segoe UI" w:hAnsi="Segoe UI" w:cs="Segoe UI"/>
            <w:color w:val="156082" w:themeColor="accent1"/>
            <w:sz w:val="23"/>
            <w:szCs w:val="23"/>
            <w:shd w:val="clear" w:color="auto" w:fill="FFFFFF"/>
          </w:rPr>
          <w:t>e.g.</w:t>
        </w:r>
      </w:ins>
      <w:del w:id="93" w:author="Penny Wieser" w:date="2024-07-29T15:42:00Z" w16du:dateUtc="2024-07-29T22:42:00Z">
        <w:r w:rsidDel="002811A6">
          <w:rPr>
            <w:rFonts w:ascii="Segoe UI" w:hAnsi="Segoe UI" w:cs="Segoe UI"/>
            <w:color w:val="156082" w:themeColor="accent1"/>
            <w:sz w:val="23"/>
            <w:szCs w:val="23"/>
            <w:shd w:val="clear" w:color="auto" w:fill="FFFFFF"/>
          </w:rPr>
          <w:delText>.</w:delText>
        </w:r>
      </w:del>
      <w:del w:id="94" w:author="Penny Wieser" w:date="2024-07-29T15:43:00Z" w16du:dateUtc="2024-07-29T22:43:00Z">
        <w:r w:rsidDel="002811A6">
          <w:rPr>
            <w:rFonts w:ascii="Segoe UI" w:hAnsi="Segoe UI" w:cs="Segoe UI"/>
            <w:color w:val="156082" w:themeColor="accent1"/>
            <w:sz w:val="23"/>
            <w:szCs w:val="23"/>
            <w:shd w:val="clear" w:color="auto" w:fill="FFFFFF"/>
          </w:rPr>
          <w:delText xml:space="preserve"> This paper indeed is a paper about the Garibaldi Volcanic Belt. However, as is shown clearly in </w:delText>
        </w:r>
      </w:del>
      <w:r>
        <w:rPr>
          <w:rFonts w:ascii="Segoe UI" w:hAnsi="Segoe UI" w:cs="Segoe UI"/>
          <w:color w:val="156082" w:themeColor="accent1"/>
          <w:sz w:val="23"/>
          <w:szCs w:val="23"/>
          <w:shd w:val="clear" w:color="auto" w:fill="FFFFFF"/>
        </w:rPr>
        <w:t>Hildreth</w:t>
      </w:r>
      <w:proofErr w:type="spellEnd"/>
      <w:r>
        <w:rPr>
          <w:rFonts w:ascii="Segoe UI" w:hAnsi="Segoe UI" w:cs="Segoe UI"/>
          <w:color w:val="156082" w:themeColor="accent1"/>
          <w:sz w:val="23"/>
          <w:szCs w:val="23"/>
          <w:shd w:val="clear" w:color="auto" w:fill="FFFFFF"/>
        </w:rPr>
        <w:t xml:space="preserve"> </w:t>
      </w:r>
      <w:del w:id="95" w:author="Penny Wieser" w:date="2024-07-29T15:43:00Z" w16du:dateUtc="2024-07-29T22:43:00Z">
        <w:r w:rsidDel="002811A6">
          <w:rPr>
            <w:rFonts w:ascii="Segoe UI" w:hAnsi="Segoe UI" w:cs="Segoe UI"/>
            <w:color w:val="156082" w:themeColor="accent1"/>
            <w:sz w:val="23"/>
            <w:szCs w:val="23"/>
            <w:shd w:val="clear" w:color="auto" w:fill="FFFFFF"/>
          </w:rPr>
          <w:delText>(</w:delText>
        </w:r>
      </w:del>
      <w:r>
        <w:rPr>
          <w:rFonts w:ascii="Segoe UI" w:hAnsi="Segoe UI" w:cs="Segoe UI"/>
          <w:color w:val="156082" w:themeColor="accent1"/>
          <w:sz w:val="23"/>
          <w:szCs w:val="23"/>
          <w:shd w:val="clear" w:color="auto" w:fill="FFFFFF"/>
        </w:rPr>
        <w:t>2007),</w:t>
      </w:r>
      <w:ins w:id="96" w:author="Penny Wieser" w:date="2024-07-29T15:43:00Z" w16du:dateUtc="2024-07-29T22:43:00Z">
        <w:r w:rsidR="002811A6">
          <w:rPr>
            <w:rFonts w:ascii="Segoe UI" w:hAnsi="Segoe UI" w:cs="Segoe UI"/>
            <w:color w:val="156082" w:themeColor="accent1"/>
            <w:sz w:val="23"/>
            <w:szCs w:val="23"/>
            <w:shd w:val="clear" w:color="auto" w:fill="FFFFFF"/>
          </w:rPr>
          <w:t xml:space="preserve"> classify</w:t>
        </w:r>
      </w:ins>
      <w:r>
        <w:rPr>
          <w:rFonts w:ascii="Segoe UI" w:hAnsi="Segoe UI" w:cs="Segoe UI"/>
          <w:color w:val="156082" w:themeColor="accent1"/>
          <w:sz w:val="23"/>
          <w:szCs w:val="23"/>
          <w:shd w:val="clear" w:color="auto" w:fill="FFFFFF"/>
        </w:rPr>
        <w:t xml:space="preserve"> the Garibaldi Volcanic Belt </w:t>
      </w:r>
      <w:del w:id="97" w:author="Penny Wieser" w:date="2024-07-29T15:43:00Z" w16du:dateUtc="2024-07-29T22:43:00Z">
        <w:r w:rsidDel="002811A6">
          <w:rPr>
            <w:rFonts w:ascii="Segoe UI" w:hAnsi="Segoe UI" w:cs="Segoe UI"/>
            <w:color w:val="156082" w:themeColor="accent1"/>
            <w:sz w:val="23"/>
            <w:szCs w:val="23"/>
            <w:shd w:val="clear" w:color="auto" w:fill="FFFFFF"/>
          </w:rPr>
          <w:delText>is in fact</w:delText>
        </w:r>
      </w:del>
      <w:ins w:id="98" w:author="Penny Wieser" w:date="2024-07-29T15:43:00Z" w16du:dateUtc="2024-07-29T22:43:00Z">
        <w:r w:rsidR="002811A6">
          <w:rPr>
            <w:rFonts w:ascii="Segoe UI" w:hAnsi="Segoe UI" w:cs="Segoe UI"/>
            <w:color w:val="156082" w:themeColor="accent1"/>
            <w:sz w:val="23"/>
            <w:szCs w:val="23"/>
            <w:shd w:val="clear" w:color="auto" w:fill="FFFFFF"/>
          </w:rPr>
          <w:t>as</w:t>
        </w:r>
      </w:ins>
      <w:r>
        <w:rPr>
          <w:rFonts w:ascii="Segoe UI" w:hAnsi="Segoe UI" w:cs="Segoe UI"/>
          <w:color w:val="156082" w:themeColor="accent1"/>
          <w:sz w:val="23"/>
          <w:szCs w:val="23"/>
          <w:shd w:val="clear" w:color="auto" w:fill="FFFFFF"/>
        </w:rPr>
        <w:t xml:space="preserve"> part of the Cascades</w:t>
      </w:r>
      <w:ins w:id="99" w:author="Penny Wieser" w:date="2024-07-29T15:43:00Z" w16du:dateUtc="2024-07-29T22:43:00Z">
        <w:r w:rsidR="002811A6">
          <w:rPr>
            <w:rFonts w:ascii="Segoe UI" w:hAnsi="Segoe UI" w:cs="Segoe UI"/>
            <w:color w:val="156082" w:themeColor="accent1"/>
            <w:sz w:val="23"/>
            <w:szCs w:val="23"/>
            <w:shd w:val="clear" w:color="auto" w:fill="FFFFFF"/>
          </w:rPr>
          <w:t xml:space="preserve"> – it results from the subduction of the same plate, and the Canada-US border is insignificant, Glacier Peak and Mt. Baker are often included as GV</w:t>
        </w:r>
      </w:ins>
      <w:ins w:id="100" w:author="Penny Wieser" w:date="2024-07-29T15:44:00Z" w16du:dateUtc="2024-07-29T22:44:00Z">
        <w:r w:rsidR="002811A6">
          <w:rPr>
            <w:rFonts w:ascii="Segoe UI" w:hAnsi="Segoe UI" w:cs="Segoe UI"/>
            <w:color w:val="156082" w:themeColor="accent1"/>
            <w:sz w:val="23"/>
            <w:szCs w:val="23"/>
            <w:shd w:val="clear" w:color="auto" w:fill="FFFFFF"/>
          </w:rPr>
          <w:t xml:space="preserve">B, and I think the reviewer would happily classify these as the Cascades. </w:t>
        </w:r>
      </w:ins>
      <w:del w:id="101" w:author="Penny Wieser" w:date="2024-07-29T15:43:00Z" w16du:dateUtc="2024-07-29T22:43:00Z">
        <w:r w:rsidR="00AA6E2E" w:rsidDel="002811A6">
          <w:rPr>
            <w:rFonts w:ascii="Segoe UI" w:hAnsi="Segoe UI" w:cs="Segoe UI"/>
            <w:color w:val="156082" w:themeColor="accent1"/>
            <w:sz w:val="23"/>
            <w:szCs w:val="23"/>
            <w:shd w:val="clear" w:color="auto" w:fill="FFFFFF"/>
          </w:rPr>
          <w:delText xml:space="preserve"> </w:delText>
        </w:r>
      </w:del>
      <w:del w:id="102" w:author="Penny Wieser" w:date="2024-07-29T15:44:00Z" w16du:dateUtc="2024-07-29T22:44:00Z">
        <w:r w:rsidR="00AA6E2E" w:rsidDel="002811A6">
          <w:rPr>
            <w:rFonts w:ascii="Segoe UI" w:hAnsi="Segoe UI" w:cs="Segoe UI"/>
            <w:color w:val="156082" w:themeColor="accent1"/>
            <w:sz w:val="23"/>
            <w:szCs w:val="23"/>
            <w:shd w:val="clear" w:color="auto" w:fill="FFFFFF"/>
          </w:rPr>
          <w:delText xml:space="preserve">and results from the subduction of the same tectonic plate. Therefore, we do not consider that this needs to be updated. </w:delText>
        </w:r>
      </w:del>
    </w:p>
    <w:p w14:paraId="1FB79975" w14:textId="77777777" w:rsidR="00AA6E2E" w:rsidRPr="000410E8" w:rsidRDefault="00AA6E2E" w:rsidP="006E5F38">
      <w:pPr>
        <w:rPr>
          <w:rFonts w:ascii="Segoe UI" w:hAnsi="Segoe UI" w:cs="Segoe UI"/>
          <w:color w:val="156082" w:themeColor="accent1"/>
          <w:sz w:val="23"/>
          <w:szCs w:val="23"/>
          <w:shd w:val="clear" w:color="auto" w:fill="FFFFFF"/>
        </w:rPr>
      </w:pPr>
    </w:p>
    <w:p w14:paraId="035FE67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250: There is no denying that Raman analyses of </w:t>
      </w:r>
      <w:proofErr w:type="spellStart"/>
      <w:r w:rsidRPr="006E5F38">
        <w:rPr>
          <w:rFonts w:ascii="Segoe UI" w:hAnsi="Segoe UI" w:cs="Segoe UI"/>
          <w:color w:val="242424"/>
          <w:sz w:val="23"/>
          <w:szCs w:val="23"/>
          <w:shd w:val="clear" w:color="auto" w:fill="FFFFFF"/>
        </w:rPr>
        <w:t>vapour</w:t>
      </w:r>
      <w:proofErr w:type="spellEnd"/>
      <w:r w:rsidRPr="006E5F38">
        <w:rPr>
          <w:rFonts w:ascii="Segoe UI" w:hAnsi="Segoe UI" w:cs="Segoe UI"/>
          <w:color w:val="242424"/>
          <w:sz w:val="23"/>
          <w:szCs w:val="23"/>
          <w:shd w:val="clear" w:color="auto" w:fill="FFFFFF"/>
        </w:rPr>
        <w:t xml:space="preserve"> bubbles is essential to crack the</w:t>
      </w:r>
    </w:p>
    <w:p w14:paraId="111871B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lastRenderedPageBreak/>
        <w:t>code on CO2 – but if this is a pre-requisite for samples that qualify for your “Depth in a day”</w:t>
      </w:r>
    </w:p>
    <w:p w14:paraId="71CF4C3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aim, then I think there is a big discrepancy here. If pre-determined Raman data is needed,</w:t>
      </w:r>
    </w:p>
    <w:p w14:paraId="38AB2EBF"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how would you provide magma storage depths? Please correct me if I’m wrong but it seems</w:t>
      </w:r>
    </w:p>
    <w:p w14:paraId="1A2D36B9"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like there is an inherent positive bias here –systems with lots of data are further spotlighted,</w:t>
      </w:r>
    </w:p>
    <w:p w14:paraId="539908CF"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and systems with little to no data are made even more inaccessible. </w:t>
      </w:r>
      <w:proofErr w:type="gramStart"/>
      <w:r w:rsidRPr="006E5F38">
        <w:rPr>
          <w:rFonts w:ascii="Segoe UI" w:hAnsi="Segoe UI" w:cs="Segoe UI"/>
          <w:color w:val="242424"/>
          <w:sz w:val="23"/>
          <w:szCs w:val="23"/>
          <w:shd w:val="clear" w:color="auto" w:fill="FFFFFF"/>
        </w:rPr>
        <w:t>This further highlights</w:t>
      </w:r>
      <w:proofErr w:type="gramEnd"/>
    </w:p>
    <w:p w14:paraId="30F3D07B"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my point above.</w:t>
      </w:r>
    </w:p>
    <w:p w14:paraId="763879F0" w14:textId="73A25F96" w:rsidR="00D04C69" w:rsidRDefault="00D04C6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disagree that this is a discrepancy. The Raman data on melt inclusion </w:t>
      </w:r>
      <w:proofErr w:type="spellStart"/>
      <w:r>
        <w:rPr>
          <w:rFonts w:ascii="Segoe UI" w:hAnsi="Segoe UI" w:cs="Segoe UI"/>
          <w:color w:val="156082" w:themeColor="accent1"/>
          <w:sz w:val="23"/>
          <w:szCs w:val="23"/>
          <w:shd w:val="clear" w:color="auto" w:fill="FFFFFF"/>
        </w:rPr>
        <w:t>vapour</w:t>
      </w:r>
      <w:proofErr w:type="spellEnd"/>
      <w:r>
        <w:rPr>
          <w:rFonts w:ascii="Segoe UI" w:hAnsi="Segoe UI" w:cs="Segoe UI"/>
          <w:color w:val="156082" w:themeColor="accent1"/>
          <w:sz w:val="23"/>
          <w:szCs w:val="23"/>
          <w:shd w:val="clear" w:color="auto" w:fill="FFFFFF"/>
        </w:rPr>
        <w:t xml:space="preserve"> bubbles is not a pre-requisite to be able to use the fluid inclusion barometry. It simply provides better constraints on XH2O than those available otherwise.</w:t>
      </w:r>
    </w:p>
    <w:p w14:paraId="331FD4F3" w14:textId="54DBA800" w:rsidR="00AA6E2E" w:rsidRDefault="00D56DF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Therefore, w</w:t>
      </w:r>
      <w:r w:rsidR="00AA6E2E">
        <w:rPr>
          <w:rFonts w:ascii="Segoe UI" w:hAnsi="Segoe UI" w:cs="Segoe UI"/>
          <w:color w:val="156082" w:themeColor="accent1"/>
          <w:sz w:val="23"/>
          <w:szCs w:val="23"/>
          <w:shd w:val="clear" w:color="auto" w:fill="FFFFFF"/>
        </w:rPr>
        <w:t>e do not mean that it is a pre-requisite, but rather that XH2O estimated worldwide from our compilation is probably an overestimate</w:t>
      </w:r>
      <w:r>
        <w:rPr>
          <w:rFonts w:ascii="Segoe UI" w:hAnsi="Segoe UI" w:cs="Segoe UI"/>
          <w:color w:val="156082" w:themeColor="accent1"/>
          <w:sz w:val="23"/>
          <w:szCs w:val="23"/>
          <w:shd w:val="clear" w:color="auto" w:fill="FFFFFF"/>
        </w:rPr>
        <w:t xml:space="preserve"> (meaning the real uncertainty is smaller than we estimate)</w:t>
      </w:r>
      <w:r w:rsidR="00AA6E2E">
        <w:rPr>
          <w:rFonts w:ascii="Segoe UI" w:hAnsi="Segoe UI" w:cs="Segoe UI"/>
          <w:color w:val="156082" w:themeColor="accent1"/>
          <w:sz w:val="23"/>
          <w:szCs w:val="23"/>
          <w:shd w:val="clear" w:color="auto" w:fill="FFFFFF"/>
        </w:rPr>
        <w:t xml:space="preserve">. What this means is that our XH2O compilation shows “a worst-case scenario”, such that IF </w:t>
      </w:r>
      <w:r>
        <w:rPr>
          <w:rFonts w:ascii="Segoe UI" w:hAnsi="Segoe UI" w:cs="Segoe UI"/>
          <w:color w:val="156082" w:themeColor="accent1"/>
          <w:sz w:val="23"/>
          <w:szCs w:val="23"/>
          <w:shd w:val="clear" w:color="auto" w:fill="FFFFFF"/>
        </w:rPr>
        <w:t>all</w:t>
      </w:r>
      <w:r w:rsidR="00AA6E2E">
        <w:rPr>
          <w:rFonts w:ascii="Segoe UI" w:hAnsi="Segoe UI" w:cs="Segoe UI"/>
          <w:color w:val="156082" w:themeColor="accent1"/>
          <w:sz w:val="23"/>
          <w:szCs w:val="23"/>
          <w:shd w:val="clear" w:color="auto" w:fill="FFFFFF"/>
        </w:rPr>
        <w:t xml:space="preserve"> the melt inclusion data in the compilation had originally considered CO2 in the bubbles, the XH2O estimated would likely be much smaller than they currently portrayed. In essence this means that perhaps the technique is more broadly applicable than this shows</w:t>
      </w:r>
      <w:r>
        <w:rPr>
          <w:rFonts w:ascii="Segoe UI" w:hAnsi="Segoe UI" w:cs="Segoe UI"/>
          <w:color w:val="156082" w:themeColor="accent1"/>
          <w:sz w:val="23"/>
          <w:szCs w:val="23"/>
          <w:shd w:val="clear" w:color="auto" w:fill="FFFFFF"/>
        </w:rPr>
        <w:t xml:space="preserve"> and has a smaller uncertainty</w:t>
      </w:r>
      <w:r w:rsidR="00AA6E2E">
        <w:rPr>
          <w:rFonts w:ascii="Segoe UI" w:hAnsi="Segoe UI" w:cs="Segoe UI"/>
          <w:color w:val="156082" w:themeColor="accent1"/>
          <w:sz w:val="23"/>
          <w:szCs w:val="23"/>
          <w:shd w:val="clear" w:color="auto" w:fill="FFFFFF"/>
        </w:rPr>
        <w:t xml:space="preserve">. In any case, it also means that the correction on pressure is likely smaller than what could be estimated using glass-only melt inclusion data. It does not mean that systems with little data are made more inaccessible, it only means that the uncertainty is a bit smaller on systems with more data – but not prohibitively. One can still use a basic estimate of XH2O from the compilation based on the composition of the samples, or from existing MI data (if it exists) along with an estimate of entrapment temperature based on composition and calculate a pressure from fluid inclusion data.  </w:t>
      </w:r>
      <w:r>
        <w:rPr>
          <w:rFonts w:ascii="Segoe UI" w:hAnsi="Segoe UI" w:cs="Segoe UI"/>
          <w:color w:val="156082" w:themeColor="accent1"/>
          <w:sz w:val="23"/>
          <w:szCs w:val="23"/>
          <w:shd w:val="clear" w:color="auto" w:fill="FFFFFF"/>
        </w:rPr>
        <w:t xml:space="preserve">One could even assume an XH2O as many </w:t>
      </w:r>
      <w:proofErr w:type="gramStart"/>
      <w:r>
        <w:rPr>
          <w:rFonts w:ascii="Segoe UI" w:hAnsi="Segoe UI" w:cs="Segoe UI"/>
          <w:color w:val="156082" w:themeColor="accent1"/>
          <w:sz w:val="23"/>
          <w:szCs w:val="23"/>
          <w:shd w:val="clear" w:color="auto" w:fill="FFFFFF"/>
        </w:rPr>
        <w:t>fluid</w:t>
      </w:r>
      <w:proofErr w:type="gramEnd"/>
      <w:r>
        <w:rPr>
          <w:rFonts w:ascii="Segoe UI" w:hAnsi="Segoe UI" w:cs="Segoe UI"/>
          <w:color w:val="156082" w:themeColor="accent1"/>
          <w:sz w:val="23"/>
          <w:szCs w:val="23"/>
          <w:shd w:val="clear" w:color="auto" w:fill="FFFFFF"/>
        </w:rPr>
        <w:t xml:space="preserve"> inclusion barometric studies have done in the past. </w:t>
      </w:r>
      <w:ins w:id="103" w:author="Penny Wieser" w:date="2024-07-29T15:46:00Z" w16du:dateUtc="2024-07-29T22:46:00Z">
        <w:r w:rsidR="002811A6">
          <w:rPr>
            <w:rFonts w:ascii="Segoe UI" w:hAnsi="Segoe UI" w:cs="Segoe UI"/>
            <w:color w:val="156082" w:themeColor="accent1"/>
            <w:sz w:val="23"/>
            <w:szCs w:val="23"/>
            <w:shd w:val="clear" w:color="auto" w:fill="FFFFFF"/>
          </w:rPr>
          <w:t xml:space="preserve">We have added more discussion of this in the </w:t>
        </w:r>
        <w:commentRangeStart w:id="104"/>
        <w:r w:rsidR="002811A6">
          <w:rPr>
            <w:rFonts w:ascii="Segoe UI" w:hAnsi="Segoe UI" w:cs="Segoe UI"/>
            <w:color w:val="156082" w:themeColor="accent1"/>
            <w:sz w:val="23"/>
            <w:szCs w:val="23"/>
            <w:shd w:val="clear" w:color="auto" w:fill="FFFFFF"/>
          </w:rPr>
          <w:t>text</w:t>
        </w:r>
        <w:commentRangeEnd w:id="104"/>
        <w:r w:rsidR="002811A6">
          <w:rPr>
            <w:rStyle w:val="CommentReference"/>
          </w:rPr>
          <w:commentReference w:id="104"/>
        </w:r>
        <w:r w:rsidR="002811A6">
          <w:rPr>
            <w:rFonts w:ascii="Segoe UI" w:hAnsi="Segoe UI" w:cs="Segoe UI"/>
            <w:color w:val="156082" w:themeColor="accent1"/>
            <w:sz w:val="23"/>
            <w:szCs w:val="23"/>
            <w:shd w:val="clear" w:color="auto" w:fill="FFFFFF"/>
          </w:rPr>
          <w:t>.</w:t>
        </w:r>
      </w:ins>
    </w:p>
    <w:p w14:paraId="2BFE3173" w14:textId="3772331E" w:rsidR="00AA6E2E" w:rsidRPr="00AA6E2E" w:rsidRDefault="00AA6E2E"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   </w:t>
      </w:r>
    </w:p>
    <w:p w14:paraId="1491CC0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256: I appreciate this point as it addresses my concerns! But what are the range of errors</w:t>
      </w:r>
    </w:p>
    <w:p w14:paraId="384C53F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when needing to estimate XH2O? Is it within the capabilities of the depths in a day</w:t>
      </w:r>
    </w:p>
    <w:p w14:paraId="633D6858"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approach?</w:t>
      </w:r>
    </w:p>
    <w:p w14:paraId="59F448F7" w14:textId="585C2BE5" w:rsidR="00D56DF9" w:rsidRDefault="00D56DF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This question is addressed by Fig. 1 and the discussion on sensitivity of the method to XH2O. It will depend on the context. For example, in the context of Kīlauea (depicted by the stars on panels b and d of Fig 1), an error of +-0.1 XH2O (+-10 mol%; a fairly large range) results in an uncertainty that is within the range of depths of a single reservoir. Even an error of +- 20mol% H2O would not drag fluid inclusion data from one reservoir to another. In other words, whether there is 0 or 40 mol% H2O in the fluid at Kilauea does not matter in terms of interpretation. On Fig 2d we plot the corrected histogram for Kilauea – note that it did not change anything about the results. </w:t>
      </w:r>
    </w:p>
    <w:p w14:paraId="7E9DD055" w14:textId="784B443C" w:rsidR="00D56DF9" w:rsidRDefault="00D56DF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This can easily be assessed on an individual basis at different volcanoes of interest using </w:t>
      </w:r>
      <w:proofErr w:type="spellStart"/>
      <w:proofErr w:type="gramStart"/>
      <w:r>
        <w:rPr>
          <w:rFonts w:ascii="Segoe UI" w:hAnsi="Segoe UI" w:cs="Segoe UI"/>
          <w:color w:val="156082" w:themeColor="accent1"/>
          <w:sz w:val="23"/>
          <w:szCs w:val="23"/>
          <w:shd w:val="clear" w:color="auto" w:fill="FFFFFF"/>
        </w:rPr>
        <w:t>DiadFit</w:t>
      </w:r>
      <w:proofErr w:type="spellEnd"/>
      <w:proofErr w:type="gramEnd"/>
      <w:r>
        <w:rPr>
          <w:rFonts w:ascii="Segoe UI" w:hAnsi="Segoe UI" w:cs="Segoe UI"/>
          <w:color w:val="156082" w:themeColor="accent1"/>
          <w:sz w:val="23"/>
          <w:szCs w:val="23"/>
          <w:shd w:val="clear" w:color="auto" w:fill="FFFFFF"/>
        </w:rPr>
        <w:t xml:space="preserve"> but we think that it is beyond the scope of this paper to discuss it any further. </w:t>
      </w:r>
      <w:r w:rsidRPr="00D56DF9">
        <w:rPr>
          <w:rFonts w:ascii="Segoe UI" w:hAnsi="Segoe UI" w:cs="Segoe UI"/>
          <w:color w:val="156082" w:themeColor="accent1"/>
          <w:sz w:val="23"/>
          <w:szCs w:val="23"/>
          <w:highlight w:val="yellow"/>
          <w:shd w:val="clear" w:color="auto" w:fill="FFFFFF"/>
        </w:rPr>
        <w:t>We have however added a small discussion of “what to do” if one were to start from scratch at a different volcano.</w:t>
      </w:r>
      <w:r>
        <w:rPr>
          <w:rFonts w:ascii="Segoe UI" w:hAnsi="Segoe UI" w:cs="Segoe UI"/>
          <w:color w:val="156082" w:themeColor="accent1"/>
          <w:sz w:val="23"/>
          <w:szCs w:val="23"/>
          <w:shd w:val="clear" w:color="auto" w:fill="FFFFFF"/>
        </w:rPr>
        <w:t xml:space="preserve"> </w:t>
      </w:r>
    </w:p>
    <w:p w14:paraId="738C5874" w14:textId="77777777" w:rsidR="00D56DF9" w:rsidRPr="00D56DF9" w:rsidRDefault="00D56DF9" w:rsidP="006E5F38">
      <w:pPr>
        <w:rPr>
          <w:rFonts w:ascii="Segoe UI" w:hAnsi="Segoe UI" w:cs="Segoe UI"/>
          <w:color w:val="156082" w:themeColor="accent1"/>
          <w:sz w:val="23"/>
          <w:szCs w:val="23"/>
          <w:shd w:val="clear" w:color="auto" w:fill="FFFFFF"/>
        </w:rPr>
      </w:pPr>
    </w:p>
    <w:p w14:paraId="45D8D45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259: I think this line is a little too vague and almost feels like an afterthought. I think this</w:t>
      </w:r>
    </w:p>
    <w:p w14:paraId="2A577F7A"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lastRenderedPageBreak/>
        <w:t>needs to be a section on its own. How would datasets with and without prior Raman data</w:t>
      </w:r>
    </w:p>
    <w:p w14:paraId="79C22BA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subjected to your Depths in a day method </w:t>
      </w:r>
      <w:proofErr w:type="gramStart"/>
      <w:r w:rsidRPr="006E5F38">
        <w:rPr>
          <w:rFonts w:ascii="Segoe UI" w:hAnsi="Segoe UI" w:cs="Segoe UI"/>
          <w:color w:val="242424"/>
          <w:sz w:val="23"/>
          <w:szCs w:val="23"/>
          <w:shd w:val="clear" w:color="auto" w:fill="FFFFFF"/>
        </w:rPr>
        <w:t>compare</w:t>
      </w:r>
      <w:proofErr w:type="gramEnd"/>
      <w:r w:rsidRPr="006E5F38">
        <w:rPr>
          <w:rFonts w:ascii="Segoe UI" w:hAnsi="Segoe UI" w:cs="Segoe UI"/>
          <w:color w:val="242424"/>
          <w:sz w:val="23"/>
          <w:szCs w:val="23"/>
          <w:shd w:val="clear" w:color="auto" w:fill="FFFFFF"/>
        </w:rPr>
        <w:t xml:space="preserve"> to solely using mineral-melt</w:t>
      </w:r>
    </w:p>
    <w:p w14:paraId="2912B38A"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thermobarometry?</w:t>
      </w:r>
    </w:p>
    <w:p w14:paraId="75F5726B" w14:textId="21137D32" w:rsidR="00D56DF9" w:rsidRDefault="00E5267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Uncertainties on mineral-melt thermobarometry have been discussed in </w:t>
      </w:r>
      <w:proofErr w:type="gramStart"/>
      <w:r>
        <w:rPr>
          <w:rFonts w:ascii="Segoe UI" w:hAnsi="Segoe UI" w:cs="Segoe UI"/>
          <w:color w:val="156082" w:themeColor="accent1"/>
          <w:sz w:val="23"/>
          <w:szCs w:val="23"/>
          <w:shd w:val="clear" w:color="auto" w:fill="FFFFFF"/>
        </w:rPr>
        <w:t>great detail</w:t>
      </w:r>
      <w:proofErr w:type="gramEnd"/>
      <w:r>
        <w:rPr>
          <w:rFonts w:ascii="Segoe UI" w:hAnsi="Segoe UI" w:cs="Segoe UI"/>
          <w:color w:val="156082" w:themeColor="accent1"/>
          <w:sz w:val="23"/>
          <w:szCs w:val="23"/>
          <w:shd w:val="clear" w:color="auto" w:fill="FFFFFF"/>
        </w:rPr>
        <w:t xml:space="preserve"> in Wieser et al., 2023 (Barometers behaving badly)</w:t>
      </w:r>
      <w:ins w:id="105" w:author="Penny Wieser" w:date="2024-07-29T15:46:00Z" w16du:dateUtc="2024-07-29T22:46:00Z">
        <w:r w:rsidR="002811A6">
          <w:rPr>
            <w:rFonts w:ascii="Segoe UI" w:hAnsi="Segoe UI" w:cs="Segoe UI"/>
            <w:color w:val="156082" w:themeColor="accent1"/>
            <w:sz w:val="23"/>
            <w:szCs w:val="23"/>
            <w:shd w:val="clear" w:color="auto" w:fill="FFFFFF"/>
          </w:rPr>
          <w:t xml:space="preserve"> and Wieser et al. (2024, </w:t>
        </w:r>
        <w:proofErr w:type="spellStart"/>
        <w:r w:rsidR="002811A6">
          <w:rPr>
            <w:rFonts w:ascii="Segoe UI" w:hAnsi="Segoe UI" w:cs="Segoe UI"/>
            <w:color w:val="156082" w:themeColor="accent1"/>
            <w:sz w:val="23"/>
            <w:szCs w:val="23"/>
            <w:shd w:val="clear" w:color="auto" w:fill="FFFFFF"/>
          </w:rPr>
          <w:t>termining</w:t>
        </w:r>
        <w:proofErr w:type="spellEnd"/>
        <w:r w:rsidR="002811A6">
          <w:rPr>
            <w:rFonts w:ascii="Segoe UI" w:hAnsi="Segoe UI" w:cs="Segoe UI"/>
            <w:color w:val="156082" w:themeColor="accent1"/>
            <w:sz w:val="23"/>
            <w:szCs w:val="23"/>
            <w:shd w:val="clear" w:color="auto" w:fill="FFFFFF"/>
          </w:rPr>
          <w:t xml:space="preserve"> P-T-X conditions of </w:t>
        </w:r>
      </w:ins>
      <w:ins w:id="106" w:author="Penny Wieser" w:date="2024-07-29T15:47:00Z" w16du:dateUtc="2024-07-29T22:47:00Z">
        <w:r w:rsidR="002811A6">
          <w:rPr>
            <w:rFonts w:ascii="Segoe UI" w:hAnsi="Segoe UI" w:cs="Segoe UI"/>
            <w:color w:val="156082" w:themeColor="accent1"/>
            <w:sz w:val="23"/>
            <w:szCs w:val="23"/>
            <w:shd w:val="clear" w:color="auto" w:fill="FFFFFF"/>
          </w:rPr>
          <w:t>magma storage)</w:t>
        </w:r>
      </w:ins>
      <w:r>
        <w:rPr>
          <w:rFonts w:ascii="Segoe UI" w:hAnsi="Segoe UI" w:cs="Segoe UI"/>
          <w:color w:val="156082" w:themeColor="accent1"/>
          <w:sz w:val="23"/>
          <w:szCs w:val="23"/>
          <w:shd w:val="clear" w:color="auto" w:fill="FFFFFF"/>
        </w:rPr>
        <w:t xml:space="preserve"> and we think that this comparison is beyond the scope of the paper. Errors on mineral-melt barometers can easily span several km while an error of +-10 mol% H2O would barely amount to ~1</w:t>
      </w:r>
      <w:ins w:id="107" w:author="Penny Wieser" w:date="2024-07-29T15:47:00Z" w16du:dateUtc="2024-07-29T22:47:00Z">
        <w:r w:rsidR="002811A6">
          <w:rPr>
            <w:rFonts w:ascii="Segoe UI" w:hAnsi="Segoe UI" w:cs="Segoe UI"/>
            <w:color w:val="156082" w:themeColor="accent1"/>
            <w:sz w:val="23"/>
            <w:szCs w:val="23"/>
            <w:shd w:val="clear" w:color="auto" w:fill="FFFFFF"/>
          </w:rPr>
          <w:t xml:space="preserve"> </w:t>
        </w:r>
      </w:ins>
      <w:r>
        <w:rPr>
          <w:rFonts w:ascii="Segoe UI" w:hAnsi="Segoe UI" w:cs="Segoe UI"/>
          <w:color w:val="156082" w:themeColor="accent1"/>
          <w:sz w:val="23"/>
          <w:szCs w:val="23"/>
          <w:shd w:val="clear" w:color="auto" w:fill="FFFFFF"/>
        </w:rPr>
        <w:t xml:space="preserve">km at Kilauea. We think that Fig 1 and Fig2d show the effect of this clearly. Tests on other volcanoes and system are beyond the scope of the paper. </w:t>
      </w:r>
    </w:p>
    <w:p w14:paraId="1A562E34" w14:textId="77777777" w:rsidR="00E52679" w:rsidRPr="00D56DF9" w:rsidRDefault="00E52679" w:rsidP="006E5F38">
      <w:pPr>
        <w:rPr>
          <w:rFonts w:ascii="Segoe UI" w:hAnsi="Segoe UI" w:cs="Segoe UI"/>
          <w:color w:val="156082" w:themeColor="accent1"/>
          <w:sz w:val="23"/>
          <w:szCs w:val="23"/>
          <w:shd w:val="clear" w:color="auto" w:fill="FFFFFF"/>
        </w:rPr>
      </w:pPr>
    </w:p>
    <w:p w14:paraId="4D7E7C64"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Overall, I find this to be a great study with broad applicability. My main concerns stem from</w:t>
      </w:r>
    </w:p>
    <w:p w14:paraId="0876D835"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the sensationalizing of the lack of magma storage depth information from monitoring</w:t>
      </w:r>
    </w:p>
    <w:p w14:paraId="52510E7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techniques and the applicability to volcanic systems with little to no prior data (when really</w:t>
      </w:r>
    </w:p>
    <w:p w14:paraId="5D8DE109" w14:textId="77777777" w:rsidR="00E52679" w:rsidRDefault="006E5F38" w:rsidP="006E5F38">
      <w:pPr>
        <w:rPr>
          <w:rFonts w:ascii="Segoe UI" w:hAnsi="Segoe UI" w:cs="Segoe UI"/>
          <w:color w:val="242424"/>
          <w:sz w:val="23"/>
          <w:szCs w:val="23"/>
          <w:shd w:val="clear" w:color="auto" w:fill="FFFFFF"/>
        </w:rPr>
      </w:pPr>
      <w:proofErr w:type="spellStart"/>
      <w:r w:rsidRPr="006E5F38">
        <w:rPr>
          <w:rFonts w:ascii="Segoe UI" w:hAnsi="Segoe UI" w:cs="Segoe UI"/>
          <w:color w:val="242424"/>
          <w:sz w:val="23"/>
          <w:szCs w:val="23"/>
          <w:shd w:val="clear" w:color="auto" w:fill="FFFFFF"/>
        </w:rPr>
        <w:t>its</w:t>
      </w:r>
      <w:proofErr w:type="spellEnd"/>
      <w:r w:rsidRPr="006E5F38">
        <w:rPr>
          <w:rFonts w:ascii="Segoe UI" w:hAnsi="Segoe UI" w:cs="Segoe UI"/>
          <w:color w:val="242424"/>
          <w:sz w:val="23"/>
          <w:szCs w:val="23"/>
          <w:shd w:val="clear" w:color="auto" w:fill="FFFFFF"/>
        </w:rPr>
        <w:t xml:space="preserve"> not entirely possible and/or incurs additional error). </w:t>
      </w:r>
    </w:p>
    <w:p w14:paraId="791463A1" w14:textId="23CB6A06" w:rsidR="00056E1C" w:rsidRDefault="00E5267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thank the reviewer for their thorough work. We clarified that other petrological methods are not able to acquire storage depth information on monitoring timescales, as we agree that if geophysical instrumentation networks are available, these can retrieve this kind of </w:t>
      </w:r>
      <w:commentRangeStart w:id="108"/>
      <w:r>
        <w:rPr>
          <w:rFonts w:ascii="Segoe UI" w:hAnsi="Segoe UI" w:cs="Segoe UI"/>
          <w:color w:val="156082" w:themeColor="accent1"/>
          <w:sz w:val="23"/>
          <w:szCs w:val="23"/>
          <w:shd w:val="clear" w:color="auto" w:fill="FFFFFF"/>
        </w:rPr>
        <w:t>information</w:t>
      </w:r>
      <w:commentRangeEnd w:id="108"/>
      <w:r w:rsidR="002811A6">
        <w:rPr>
          <w:rStyle w:val="CommentReference"/>
        </w:rPr>
        <w:commentReference w:id="108"/>
      </w:r>
      <w:r>
        <w:rPr>
          <w:rFonts w:ascii="Segoe UI" w:hAnsi="Segoe UI" w:cs="Segoe UI"/>
          <w:color w:val="156082" w:themeColor="accent1"/>
          <w:sz w:val="23"/>
          <w:szCs w:val="23"/>
          <w:shd w:val="clear" w:color="auto" w:fill="FFFFFF"/>
        </w:rPr>
        <w:t xml:space="preserve">. We disagree that it is not possible to apply the method to systems with little data – fluid inclusion barometry has been successfully applied to many such systems over decades albeit it had never been </w:t>
      </w:r>
      <w:r w:rsidR="00056E1C">
        <w:rPr>
          <w:rFonts w:ascii="Segoe UI" w:hAnsi="Segoe UI" w:cs="Segoe UI"/>
          <w:color w:val="156082" w:themeColor="accent1"/>
          <w:sz w:val="23"/>
          <w:szCs w:val="23"/>
          <w:shd w:val="clear" w:color="auto" w:fill="FFFFFF"/>
        </w:rPr>
        <w:t>rigorously demonstrated</w:t>
      </w:r>
      <w:r>
        <w:rPr>
          <w:rFonts w:ascii="Segoe UI" w:hAnsi="Segoe UI" w:cs="Segoe UI"/>
          <w:color w:val="156082" w:themeColor="accent1"/>
          <w:sz w:val="23"/>
          <w:szCs w:val="23"/>
          <w:shd w:val="clear" w:color="auto" w:fill="FFFFFF"/>
        </w:rPr>
        <w:t xml:space="preserve"> to be useful as a monitoring tool which is what our contribution set out to do. It does incur in more </w:t>
      </w:r>
      <w:r w:rsidR="00056E1C">
        <w:rPr>
          <w:rFonts w:ascii="Segoe UI" w:hAnsi="Segoe UI" w:cs="Segoe UI"/>
          <w:color w:val="156082" w:themeColor="accent1"/>
          <w:sz w:val="23"/>
          <w:szCs w:val="23"/>
          <w:shd w:val="clear" w:color="auto" w:fill="FFFFFF"/>
        </w:rPr>
        <w:t>uncertainty</w:t>
      </w:r>
      <w:r w:rsidR="00054EAA">
        <w:rPr>
          <w:rFonts w:ascii="Segoe UI" w:hAnsi="Segoe UI" w:cs="Segoe UI"/>
          <w:color w:val="156082" w:themeColor="accent1"/>
          <w:sz w:val="23"/>
          <w:szCs w:val="23"/>
          <w:shd w:val="clear" w:color="auto" w:fill="FFFFFF"/>
        </w:rPr>
        <w:t xml:space="preserve"> if you know less about the system</w:t>
      </w:r>
      <w:r w:rsidR="00056E1C">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r w:rsidR="00056E1C">
        <w:rPr>
          <w:rFonts w:ascii="Segoe UI" w:hAnsi="Segoe UI" w:cs="Segoe UI"/>
          <w:color w:val="156082" w:themeColor="accent1"/>
          <w:sz w:val="23"/>
          <w:szCs w:val="23"/>
          <w:shd w:val="clear" w:color="auto" w:fill="FFFFFF"/>
        </w:rPr>
        <w:t>however,</w:t>
      </w:r>
      <w:r>
        <w:rPr>
          <w:rFonts w:ascii="Segoe UI" w:hAnsi="Segoe UI" w:cs="Segoe UI"/>
          <w:color w:val="156082" w:themeColor="accent1"/>
          <w:sz w:val="23"/>
          <w:szCs w:val="23"/>
          <w:shd w:val="clear" w:color="auto" w:fill="FFFFFF"/>
        </w:rPr>
        <w:t xml:space="preserve"> this uncertainty is still smaller than that for example obtained from many mineral-melt barometers</w:t>
      </w:r>
      <w:r w:rsidR="00054EAA">
        <w:rPr>
          <w:rFonts w:ascii="Segoe UI" w:hAnsi="Segoe UI" w:cs="Segoe UI"/>
          <w:color w:val="156082" w:themeColor="accent1"/>
          <w:sz w:val="23"/>
          <w:szCs w:val="23"/>
          <w:shd w:val="clear" w:color="auto" w:fill="FFFFFF"/>
        </w:rPr>
        <w:t xml:space="preserve"> and this statement applies to any method</w:t>
      </w:r>
      <w:r>
        <w:rPr>
          <w:rFonts w:ascii="Segoe UI" w:hAnsi="Segoe UI" w:cs="Segoe UI"/>
          <w:color w:val="156082" w:themeColor="accent1"/>
          <w:sz w:val="23"/>
          <w:szCs w:val="23"/>
          <w:shd w:val="clear" w:color="auto" w:fill="FFFFFF"/>
        </w:rPr>
        <w:t xml:space="preserve">. </w:t>
      </w:r>
      <w:r w:rsidR="00056E1C">
        <w:rPr>
          <w:rFonts w:ascii="Segoe UI" w:hAnsi="Segoe UI" w:cs="Segoe UI"/>
          <w:color w:val="156082" w:themeColor="accent1"/>
          <w:sz w:val="23"/>
          <w:szCs w:val="23"/>
          <w:shd w:val="clear" w:color="auto" w:fill="FFFFFF"/>
        </w:rPr>
        <w:t xml:space="preserve"> </w:t>
      </w:r>
      <w:r w:rsidR="00056E1C" w:rsidRPr="00056E1C">
        <w:rPr>
          <w:rFonts w:ascii="Segoe UI" w:hAnsi="Segoe UI" w:cs="Segoe UI"/>
          <w:color w:val="156082" w:themeColor="accent1"/>
          <w:sz w:val="23"/>
          <w:szCs w:val="23"/>
          <w:highlight w:val="yellow"/>
          <w:shd w:val="clear" w:color="auto" w:fill="FFFFFF"/>
        </w:rPr>
        <w:t>We agree</w:t>
      </w:r>
      <w:r w:rsidR="00056E1C">
        <w:rPr>
          <w:rFonts w:ascii="Segoe UI" w:hAnsi="Segoe UI" w:cs="Segoe UI"/>
          <w:color w:val="156082" w:themeColor="accent1"/>
          <w:sz w:val="23"/>
          <w:szCs w:val="23"/>
          <w:highlight w:val="yellow"/>
          <w:shd w:val="clear" w:color="auto" w:fill="FFFFFF"/>
        </w:rPr>
        <w:t>, however,</w:t>
      </w:r>
      <w:r w:rsidR="00056E1C" w:rsidRPr="00056E1C">
        <w:rPr>
          <w:rFonts w:ascii="Segoe UI" w:hAnsi="Segoe UI" w:cs="Segoe UI"/>
          <w:color w:val="156082" w:themeColor="accent1"/>
          <w:sz w:val="23"/>
          <w:szCs w:val="23"/>
          <w:highlight w:val="yellow"/>
          <w:shd w:val="clear" w:color="auto" w:fill="FFFFFF"/>
        </w:rPr>
        <w:t xml:space="preserve"> that more discussion on specific scenarios and types of expected errors depending on the context is beneficial and therefore we have expanded this in the Broader applicability section.</w:t>
      </w:r>
      <w:r w:rsidR="00056E1C">
        <w:rPr>
          <w:rFonts w:ascii="Segoe UI" w:hAnsi="Segoe UI" w:cs="Segoe UI"/>
          <w:color w:val="156082" w:themeColor="accent1"/>
          <w:sz w:val="23"/>
          <w:szCs w:val="23"/>
          <w:shd w:val="clear" w:color="auto" w:fill="FFFFFF"/>
        </w:rPr>
        <w:t xml:space="preserve"> </w:t>
      </w:r>
    </w:p>
    <w:p w14:paraId="210B68C8" w14:textId="635CC592" w:rsidR="00E52679" w:rsidRPr="00E52679" w:rsidRDefault="00E5267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 </w:t>
      </w:r>
    </w:p>
    <w:p w14:paraId="5303DF59" w14:textId="77777777" w:rsidR="00054EAA"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 also have concerns over sample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type – what about systems that predominately erupt via lava flows? Would that qualify for</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 xml:space="preserve">this approach? </w:t>
      </w:r>
    </w:p>
    <w:p w14:paraId="35DA7A21" w14:textId="3D4BFC2E" w:rsidR="00054EAA" w:rsidRDefault="00054EAA"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There is some debate about whether fluid inclusion barometry can be applied to lava flows vs tephra, where for example some studies have suggested that FI from lava flows can be more </w:t>
      </w:r>
      <w:proofErr w:type="spellStart"/>
      <w:r>
        <w:rPr>
          <w:rFonts w:ascii="Segoe UI" w:hAnsi="Segoe UI" w:cs="Segoe UI"/>
          <w:color w:val="156082" w:themeColor="accent1"/>
          <w:sz w:val="23"/>
          <w:szCs w:val="23"/>
          <w:shd w:val="clear" w:color="auto" w:fill="FFFFFF"/>
        </w:rPr>
        <w:t>reequilibrated</w:t>
      </w:r>
      <w:proofErr w:type="spellEnd"/>
      <w:r>
        <w:rPr>
          <w:rFonts w:ascii="Segoe UI" w:hAnsi="Segoe UI" w:cs="Segoe UI"/>
          <w:color w:val="156082" w:themeColor="accent1"/>
          <w:sz w:val="23"/>
          <w:szCs w:val="23"/>
          <w:shd w:val="clear" w:color="auto" w:fill="FFFFFF"/>
        </w:rPr>
        <w:t xml:space="preserve"> than those found in tephra (</w:t>
      </w:r>
      <w:r w:rsidRPr="00054EAA">
        <w:rPr>
          <w:rFonts w:ascii="Segoe UI" w:hAnsi="Segoe UI" w:cs="Segoe UI"/>
          <w:color w:val="156082" w:themeColor="accent1"/>
          <w:sz w:val="23"/>
          <w:szCs w:val="23"/>
          <w:highlight w:val="yellow"/>
          <w:shd w:val="clear" w:color="auto" w:fill="FFFFFF"/>
        </w:rPr>
        <w:t xml:space="preserve">see for instance Hildner 2011 check which paper it is actually I </w:t>
      </w:r>
      <w:proofErr w:type="spellStart"/>
      <w:proofErr w:type="gramStart"/>
      <w:r w:rsidRPr="00054EAA">
        <w:rPr>
          <w:rFonts w:ascii="Segoe UI" w:hAnsi="Segoe UI" w:cs="Segoe UI"/>
          <w:color w:val="156082" w:themeColor="accent1"/>
          <w:sz w:val="23"/>
          <w:szCs w:val="23"/>
          <w:highlight w:val="yellow"/>
          <w:shd w:val="clear" w:color="auto" w:fill="FFFFFF"/>
        </w:rPr>
        <w:t>cant</w:t>
      </w:r>
      <w:proofErr w:type="spellEnd"/>
      <w:proofErr w:type="gramEnd"/>
      <w:r w:rsidRPr="00054EAA">
        <w:rPr>
          <w:rFonts w:ascii="Segoe UI" w:hAnsi="Segoe UI" w:cs="Segoe UI"/>
          <w:color w:val="156082" w:themeColor="accent1"/>
          <w:sz w:val="23"/>
          <w:szCs w:val="23"/>
          <w:highlight w:val="yellow"/>
          <w:shd w:val="clear" w:color="auto" w:fill="FFFFFF"/>
        </w:rPr>
        <w:t xml:space="preserve"> remember now</w:t>
      </w:r>
      <w:r>
        <w:rPr>
          <w:rFonts w:ascii="Segoe UI" w:hAnsi="Segoe UI" w:cs="Segoe UI"/>
          <w:color w:val="156082" w:themeColor="accent1"/>
          <w:sz w:val="23"/>
          <w:szCs w:val="23"/>
          <w:shd w:val="clear" w:color="auto" w:fill="FFFFFF"/>
        </w:rPr>
        <w:t xml:space="preserve">). It once again, depends on the trapping conditions and systems. In </w:t>
      </w:r>
      <w:proofErr w:type="spellStart"/>
      <w:r>
        <w:rPr>
          <w:rFonts w:ascii="Segoe UI" w:hAnsi="Segoe UI" w:cs="Segoe UI"/>
          <w:color w:val="156082" w:themeColor="accent1"/>
          <w:sz w:val="23"/>
          <w:szCs w:val="23"/>
          <w:shd w:val="clear" w:color="auto" w:fill="FFFFFF"/>
        </w:rPr>
        <w:t>Devitre</w:t>
      </w:r>
      <w:proofErr w:type="spellEnd"/>
      <w:r>
        <w:rPr>
          <w:rFonts w:ascii="Segoe UI" w:hAnsi="Segoe UI" w:cs="Segoe UI"/>
          <w:color w:val="156082" w:themeColor="accent1"/>
          <w:sz w:val="23"/>
          <w:szCs w:val="23"/>
          <w:shd w:val="clear" w:color="auto" w:fill="FFFFFF"/>
        </w:rPr>
        <w:t xml:space="preserve"> and Wieser 2024 GPL, we discussed </w:t>
      </w:r>
      <w:proofErr w:type="spellStart"/>
      <w:r>
        <w:rPr>
          <w:rFonts w:ascii="Segoe UI" w:hAnsi="Segoe UI" w:cs="Segoe UI"/>
          <w:color w:val="156082" w:themeColor="accent1"/>
          <w:sz w:val="23"/>
          <w:szCs w:val="23"/>
          <w:shd w:val="clear" w:color="auto" w:fill="FFFFFF"/>
        </w:rPr>
        <w:t>reequilibration</w:t>
      </w:r>
      <w:proofErr w:type="spellEnd"/>
      <w:r>
        <w:rPr>
          <w:rFonts w:ascii="Segoe UI" w:hAnsi="Segoe UI" w:cs="Segoe UI"/>
          <w:color w:val="156082" w:themeColor="accent1"/>
          <w:sz w:val="23"/>
          <w:szCs w:val="23"/>
          <w:shd w:val="clear" w:color="auto" w:fill="FFFFFF"/>
        </w:rPr>
        <w:t xml:space="preserve"> of FI at Kilauea in great length</w:t>
      </w:r>
      <w:ins w:id="109" w:author="Penny Wieser" w:date="2024-07-29T15:47:00Z" w16du:dateUtc="2024-07-29T22:47:00Z">
        <w:r w:rsidR="002811A6">
          <w:rPr>
            <w:rFonts w:ascii="Segoe UI" w:hAnsi="Segoe UI" w:cs="Segoe UI"/>
            <w:color w:val="156082" w:themeColor="accent1"/>
            <w:sz w:val="23"/>
            <w:szCs w:val="23"/>
            <w:shd w:val="clear" w:color="auto" w:fill="FFFFFF"/>
          </w:rPr>
          <w:t xml:space="preserve">. Briefly, </w:t>
        </w:r>
      </w:ins>
      <w:ins w:id="110" w:author="Penny Wieser" w:date="2024-07-29T15:48:00Z" w16du:dateUtc="2024-07-29T22:48:00Z">
        <w:r w:rsidR="002811A6">
          <w:rPr>
            <w:rFonts w:ascii="Segoe UI" w:hAnsi="Segoe UI" w:cs="Segoe UI"/>
            <w:color w:val="156082" w:themeColor="accent1"/>
            <w:sz w:val="23"/>
            <w:szCs w:val="23"/>
            <w:shd w:val="clear" w:color="auto" w:fill="FFFFFF"/>
          </w:rPr>
          <w:t>we compare</w:t>
        </w:r>
      </w:ins>
      <w:ins w:id="111" w:author="Penny Wieser" w:date="2024-07-29T15:47:00Z" w16du:dateUtc="2024-07-29T22:47:00Z">
        <w:r w:rsidR="002811A6">
          <w:rPr>
            <w:rFonts w:ascii="Segoe UI" w:hAnsi="Segoe UI" w:cs="Segoe UI"/>
            <w:color w:val="156082" w:themeColor="accent1"/>
            <w:sz w:val="23"/>
            <w:szCs w:val="23"/>
            <w:shd w:val="clear" w:color="auto" w:fill="FFFFFF"/>
          </w:rPr>
          <w:t xml:space="preserve"> lava flow and tephra samples</w:t>
        </w:r>
      </w:ins>
      <w:ins w:id="112" w:author="Penny Wieser" w:date="2024-07-29T15:48:00Z" w16du:dateUtc="2024-07-29T22:48:00Z">
        <w:r w:rsidR="002811A6">
          <w:rPr>
            <w:rFonts w:ascii="Segoe UI" w:hAnsi="Segoe UI" w:cs="Segoe UI"/>
            <w:color w:val="156082" w:themeColor="accent1"/>
            <w:sz w:val="23"/>
            <w:szCs w:val="23"/>
            <w:shd w:val="clear" w:color="auto" w:fill="FFFFFF"/>
          </w:rPr>
          <w:t xml:space="preserve">, and model re-equilibration, and find no change within measurement uncertainty for typical lava flow times (&lt;1 % change). </w:t>
        </w:r>
      </w:ins>
      <w:r>
        <w:rPr>
          <w:rFonts w:ascii="Segoe UI" w:hAnsi="Segoe UI" w:cs="Segoe UI"/>
          <w:color w:val="156082" w:themeColor="accent1"/>
          <w:sz w:val="23"/>
          <w:szCs w:val="23"/>
          <w:shd w:val="clear" w:color="auto" w:fill="FFFFFF"/>
        </w:rPr>
        <w:t xml:space="preserve"> </w:t>
      </w:r>
      <w:del w:id="113" w:author="Penny Wieser" w:date="2024-07-29T15:48:00Z" w16du:dateUtc="2024-07-29T22:48:00Z">
        <w:r w:rsidDel="002811A6">
          <w:rPr>
            <w:rFonts w:ascii="Segoe UI" w:hAnsi="Segoe UI" w:cs="Segoe UI"/>
            <w:color w:val="156082" w:themeColor="accent1"/>
            <w:sz w:val="23"/>
            <w:szCs w:val="23"/>
            <w:shd w:val="clear" w:color="auto" w:fill="FFFFFF"/>
          </w:rPr>
          <w:delText xml:space="preserve">– and it is therefore out of the scope of this paper. In shallow system like this, re-equilibration is minimal – that is quenching of a lava flow v vs tephra makes no significant difference (less than 1%). </w:delText>
        </w:r>
      </w:del>
      <w:r>
        <w:rPr>
          <w:rFonts w:ascii="Segoe UI" w:hAnsi="Segoe UI" w:cs="Segoe UI"/>
          <w:color w:val="156082" w:themeColor="accent1"/>
          <w:sz w:val="23"/>
          <w:szCs w:val="23"/>
          <w:shd w:val="clear" w:color="auto" w:fill="FFFFFF"/>
        </w:rPr>
        <w:t xml:space="preserve">Of course, if the internal pressure of the FI is higher (like in Atlantic OIBs for example), the difference may be larger and 10-20% </w:t>
      </w:r>
      <w:proofErr w:type="spellStart"/>
      <w:r>
        <w:rPr>
          <w:rFonts w:ascii="Segoe UI" w:hAnsi="Segoe UI" w:cs="Segoe UI"/>
          <w:color w:val="156082" w:themeColor="accent1"/>
          <w:sz w:val="23"/>
          <w:szCs w:val="23"/>
          <w:shd w:val="clear" w:color="auto" w:fill="FFFFFF"/>
        </w:rPr>
        <w:t>reequilibration</w:t>
      </w:r>
      <w:proofErr w:type="spellEnd"/>
      <w:r>
        <w:rPr>
          <w:rFonts w:ascii="Segoe UI" w:hAnsi="Segoe UI" w:cs="Segoe UI"/>
          <w:color w:val="156082" w:themeColor="accent1"/>
          <w:sz w:val="23"/>
          <w:szCs w:val="23"/>
          <w:shd w:val="clear" w:color="auto" w:fill="FFFFFF"/>
        </w:rPr>
        <w:t xml:space="preserve"> could be achieved within 10s of hours at high temperature. In those cases, the appropriate course of </w:t>
      </w:r>
      <w:r>
        <w:rPr>
          <w:rFonts w:ascii="Segoe UI" w:hAnsi="Segoe UI" w:cs="Segoe UI"/>
          <w:color w:val="156082" w:themeColor="accent1"/>
          <w:sz w:val="23"/>
          <w:szCs w:val="23"/>
          <w:shd w:val="clear" w:color="auto" w:fill="FFFFFF"/>
        </w:rPr>
        <w:lastRenderedPageBreak/>
        <w:t xml:space="preserve">action is to model the conditions of the system of interest, which is easily doable using our FI </w:t>
      </w:r>
      <w:proofErr w:type="spellStart"/>
      <w:r>
        <w:rPr>
          <w:rFonts w:ascii="Segoe UI" w:hAnsi="Segoe UI" w:cs="Segoe UI"/>
          <w:color w:val="156082" w:themeColor="accent1"/>
          <w:sz w:val="23"/>
          <w:szCs w:val="23"/>
          <w:shd w:val="clear" w:color="auto" w:fill="FFFFFF"/>
        </w:rPr>
        <w:t>reequilibration</w:t>
      </w:r>
      <w:proofErr w:type="spellEnd"/>
      <w:r>
        <w:rPr>
          <w:rFonts w:ascii="Segoe UI" w:hAnsi="Segoe UI" w:cs="Segoe UI"/>
          <w:color w:val="156082" w:themeColor="accent1"/>
          <w:sz w:val="23"/>
          <w:szCs w:val="23"/>
          <w:shd w:val="clear" w:color="auto" w:fill="FFFFFF"/>
        </w:rPr>
        <w:t xml:space="preserve"> module in </w:t>
      </w:r>
      <w:proofErr w:type="spellStart"/>
      <w:r>
        <w:rPr>
          <w:rFonts w:ascii="Segoe UI" w:hAnsi="Segoe UI" w:cs="Segoe UI"/>
          <w:color w:val="156082" w:themeColor="accent1"/>
          <w:sz w:val="23"/>
          <w:szCs w:val="23"/>
          <w:shd w:val="clear" w:color="auto" w:fill="FFFFFF"/>
        </w:rPr>
        <w:t>DiadFit</w:t>
      </w:r>
      <w:proofErr w:type="spellEnd"/>
      <w:r>
        <w:rPr>
          <w:rFonts w:ascii="Segoe UI" w:hAnsi="Segoe UI" w:cs="Segoe UI"/>
          <w:color w:val="156082" w:themeColor="accent1"/>
          <w:sz w:val="23"/>
          <w:szCs w:val="23"/>
          <w:shd w:val="clear" w:color="auto" w:fill="FFFFFF"/>
        </w:rPr>
        <w:t xml:space="preserve">. </w:t>
      </w:r>
      <w:r w:rsidRPr="00054EAA">
        <w:rPr>
          <w:rFonts w:ascii="Segoe UI" w:hAnsi="Segoe UI" w:cs="Segoe UI"/>
          <w:color w:val="156082" w:themeColor="accent1"/>
          <w:sz w:val="23"/>
          <w:szCs w:val="23"/>
          <w:highlight w:val="yellow"/>
          <w:shd w:val="clear" w:color="auto" w:fill="FFFFFF"/>
        </w:rPr>
        <w:t xml:space="preserve">We </w:t>
      </w:r>
      <w:commentRangeStart w:id="114"/>
      <w:r w:rsidRPr="00054EAA">
        <w:rPr>
          <w:rFonts w:ascii="Segoe UI" w:hAnsi="Segoe UI" w:cs="Segoe UI"/>
          <w:color w:val="156082" w:themeColor="accent1"/>
          <w:sz w:val="23"/>
          <w:szCs w:val="23"/>
          <w:highlight w:val="yellow"/>
          <w:shd w:val="clear" w:color="auto" w:fill="FFFFFF"/>
        </w:rPr>
        <w:t>have</w:t>
      </w:r>
      <w:commentRangeEnd w:id="114"/>
      <w:r w:rsidR="002811A6">
        <w:rPr>
          <w:rStyle w:val="CommentReference"/>
        </w:rPr>
        <w:commentReference w:id="114"/>
      </w:r>
      <w:r w:rsidRPr="00054EAA">
        <w:rPr>
          <w:rFonts w:ascii="Segoe UI" w:hAnsi="Segoe UI" w:cs="Segoe UI"/>
          <w:color w:val="156082" w:themeColor="accent1"/>
          <w:sz w:val="23"/>
          <w:szCs w:val="23"/>
          <w:highlight w:val="yellow"/>
          <w:shd w:val="clear" w:color="auto" w:fill="FFFFFF"/>
        </w:rPr>
        <w:t xml:space="preserve"> included a small discussion </w:t>
      </w:r>
      <w:r>
        <w:rPr>
          <w:rFonts w:ascii="Segoe UI" w:hAnsi="Segoe UI" w:cs="Segoe UI"/>
          <w:color w:val="156082" w:themeColor="accent1"/>
          <w:sz w:val="23"/>
          <w:szCs w:val="23"/>
          <w:highlight w:val="yellow"/>
          <w:shd w:val="clear" w:color="auto" w:fill="FFFFFF"/>
        </w:rPr>
        <w:t>relating to “using FI barometry in new systems”</w:t>
      </w:r>
      <w:r w:rsidRPr="00054EAA">
        <w:rPr>
          <w:rFonts w:ascii="Segoe UI" w:hAnsi="Segoe UI" w:cs="Segoe UI"/>
          <w:color w:val="156082" w:themeColor="accent1"/>
          <w:sz w:val="23"/>
          <w:szCs w:val="23"/>
          <w:highlight w:val="yellow"/>
          <w:shd w:val="clear" w:color="auto" w:fill="FFFFFF"/>
        </w:rPr>
        <w:t xml:space="preserve"> in the broader applicability section.</w:t>
      </w:r>
      <w:r>
        <w:rPr>
          <w:rFonts w:ascii="Segoe UI" w:hAnsi="Segoe UI" w:cs="Segoe UI"/>
          <w:color w:val="156082" w:themeColor="accent1"/>
          <w:sz w:val="23"/>
          <w:szCs w:val="23"/>
          <w:shd w:val="clear" w:color="auto" w:fill="FFFFFF"/>
        </w:rPr>
        <w:t xml:space="preserve"> </w:t>
      </w:r>
    </w:p>
    <w:p w14:paraId="4CC5B8F2" w14:textId="529B961B" w:rsidR="00056E1C"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Systems like Stromboli – where </w:t>
      </w:r>
      <w:proofErr w:type="spellStart"/>
      <w:r w:rsidRPr="006E5F38">
        <w:rPr>
          <w:rFonts w:ascii="Segoe UI" w:hAnsi="Segoe UI" w:cs="Segoe UI"/>
          <w:color w:val="242424"/>
          <w:sz w:val="23"/>
          <w:szCs w:val="23"/>
          <w:shd w:val="clear" w:color="auto" w:fill="FFFFFF"/>
        </w:rPr>
        <w:t>its</w:t>
      </w:r>
      <w:proofErr w:type="spellEnd"/>
      <w:r w:rsidRPr="006E5F38">
        <w:rPr>
          <w:rFonts w:ascii="Segoe UI" w:hAnsi="Segoe UI" w:cs="Segoe UI"/>
          <w:color w:val="242424"/>
          <w:sz w:val="23"/>
          <w:szCs w:val="23"/>
          <w:shd w:val="clear" w:color="auto" w:fill="FFFFFF"/>
        </w:rPr>
        <w:t xml:space="preserve"> very hard/dangerous to access freshly</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erupted tephra – how would that work? I appreciate the concept, but I feel like the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 xml:space="preserve">execution is a lot more complicated than this paper makes it seem. </w:t>
      </w:r>
    </w:p>
    <w:p w14:paraId="16C556F0" w14:textId="3CC38C05" w:rsidR="00054EAA" w:rsidRPr="00054EAA" w:rsidRDefault="00054EAA"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Stromboli is not a system where this method would be applicable as </w:t>
      </w:r>
      <w:r w:rsidR="000A677A">
        <w:rPr>
          <w:rFonts w:ascii="Segoe UI" w:hAnsi="Segoe UI" w:cs="Segoe UI"/>
          <w:color w:val="156082" w:themeColor="accent1"/>
          <w:sz w:val="23"/>
          <w:szCs w:val="23"/>
          <w:shd w:val="clear" w:color="auto" w:fill="FFFFFF"/>
        </w:rPr>
        <w:t xml:space="preserve">shown on Fig3. The Aeolian arc is in general much too wet, XH2O in the fluid is very elevated. We do not suggest that this method is useful at every volcano in the world – just like any other method, it has limitations. </w:t>
      </w:r>
      <w:ins w:id="115" w:author="Penny Wieser" w:date="2024-07-29T15:49:00Z" w16du:dateUtc="2024-07-29T22:49:00Z">
        <w:r w:rsidR="002811A6">
          <w:rPr>
            <w:rFonts w:ascii="Segoe UI" w:hAnsi="Segoe UI" w:cs="Segoe UI"/>
            <w:color w:val="156082" w:themeColor="accent1"/>
            <w:sz w:val="23"/>
            <w:szCs w:val="23"/>
            <w:shd w:val="clear" w:color="auto" w:fill="FFFFFF"/>
          </w:rPr>
          <w:t xml:space="preserve">The strength of this technique is at lower </w:t>
        </w:r>
        <w:r w:rsidR="002811A6">
          <w:rPr>
            <w:rFonts w:ascii="Segoe UI" w:hAnsi="Segoe UI" w:cs="Segoe UI"/>
            <w:color w:val="156082" w:themeColor="accent1"/>
            <w:sz w:val="23"/>
            <w:szCs w:val="23"/>
            <w:shd w:val="clear" w:color="auto" w:fill="FFFFFF"/>
          </w:rPr>
          <w:t>XH2O</w:t>
        </w:r>
        <w:r w:rsidR="002811A6">
          <w:rPr>
            <w:rFonts w:ascii="Segoe UI" w:hAnsi="Segoe UI" w:cs="Segoe UI"/>
            <w:color w:val="156082" w:themeColor="accent1"/>
            <w:sz w:val="23"/>
            <w:szCs w:val="23"/>
            <w:shd w:val="clear" w:color="auto" w:fill="FFFFFF"/>
          </w:rPr>
          <w:t xml:space="preserve"> volcanoes, which tend to display more lava-flow or fire fountain dominated eruptions, which are possible to sample.  </w:t>
        </w:r>
      </w:ins>
    </w:p>
    <w:p w14:paraId="34D72929" w14:textId="59271E64"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Can an EOS be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generated for fluids hosted in minerals other than olivine? Or is it specific to olivine hosts?</w:t>
      </w:r>
    </w:p>
    <w:p w14:paraId="1F1BB9B1" w14:textId="01C2C4E6" w:rsidR="00A83870" w:rsidRDefault="00A83870"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The EOS is not specific to the host, it is specific to the fluid. For example, the Span and Wagner (1996) EOS is for pure CO2. The Duan and Zhang (2006) is for H2O-CO2 mixtures. These EOS are applicable regardless of the host, they are just the fluid’s properties. </w:t>
      </w:r>
      <w:ins w:id="116" w:author="Penny Wieser" w:date="2024-07-29T15:50:00Z" w16du:dateUtc="2024-07-29T22:50:00Z">
        <w:r w:rsidR="002811A6">
          <w:rPr>
            <w:rFonts w:ascii="Segoe UI" w:hAnsi="Segoe UI" w:cs="Segoe UI"/>
            <w:color w:val="156082" w:themeColor="accent1"/>
            <w:sz w:val="23"/>
            <w:szCs w:val="23"/>
            <w:shd w:val="clear" w:color="auto" w:fill="FFFFFF"/>
          </w:rPr>
          <w:t xml:space="preserve">The assumption is that the volume of the void has stayed constant since trapping (cite </w:t>
        </w:r>
        <w:proofErr w:type="spellStart"/>
        <w:r w:rsidR="002811A6">
          <w:rPr>
            <w:rFonts w:ascii="Segoe UI" w:hAnsi="Segoe UI" w:cs="Segoe UI"/>
            <w:color w:val="156082" w:themeColor="accent1"/>
            <w:sz w:val="23"/>
            <w:szCs w:val="23"/>
            <w:shd w:val="clear" w:color="auto" w:fill="FFFFFF"/>
          </w:rPr>
          <w:t>Roedder</w:t>
        </w:r>
        <w:proofErr w:type="spellEnd"/>
        <w:r w:rsidR="002811A6">
          <w:rPr>
            <w:rFonts w:ascii="Segoe UI" w:hAnsi="Segoe UI" w:cs="Segoe UI"/>
            <w:color w:val="156082" w:themeColor="accent1"/>
            <w:sz w:val="23"/>
            <w:szCs w:val="23"/>
            <w:shd w:val="clear" w:color="auto" w:fill="FFFFFF"/>
          </w:rPr>
          <w:t xml:space="preserve">). </w:t>
        </w:r>
      </w:ins>
    </w:p>
    <w:p w14:paraId="7C07EAFF" w14:textId="77777777" w:rsidR="00A83870" w:rsidRPr="00A83870" w:rsidRDefault="00A83870" w:rsidP="006E5F38">
      <w:pPr>
        <w:rPr>
          <w:rFonts w:ascii="Segoe UI" w:hAnsi="Segoe UI" w:cs="Segoe UI"/>
          <w:color w:val="156082" w:themeColor="accent1"/>
          <w:sz w:val="23"/>
          <w:szCs w:val="23"/>
          <w:shd w:val="clear" w:color="auto" w:fill="FFFFFF"/>
        </w:rPr>
      </w:pPr>
    </w:p>
    <w:p w14:paraId="3D52E65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 feel like in its present state – it is two separate papers that could be expanded upon. Your</w:t>
      </w:r>
    </w:p>
    <w:p w14:paraId="305C107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workflow to calculate depths in a day and the theory behind it is excellent. But I feel like</w:t>
      </w:r>
    </w:p>
    <w:p w14:paraId="56EFA1A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that should be a paper on its own, with the addition of several sections: application to</w:t>
      </w:r>
    </w:p>
    <w:p w14:paraId="4219855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systems without prior </w:t>
      </w:r>
      <w:proofErr w:type="spellStart"/>
      <w:r w:rsidRPr="006E5F38">
        <w:rPr>
          <w:rFonts w:ascii="Segoe UI" w:hAnsi="Segoe UI" w:cs="Segoe UI"/>
          <w:color w:val="242424"/>
          <w:sz w:val="23"/>
          <w:szCs w:val="23"/>
          <w:shd w:val="clear" w:color="auto" w:fill="FFFFFF"/>
        </w:rPr>
        <w:t>raman</w:t>
      </w:r>
      <w:proofErr w:type="spellEnd"/>
      <w:r w:rsidRPr="006E5F38">
        <w:rPr>
          <w:rFonts w:ascii="Segoe UI" w:hAnsi="Segoe UI" w:cs="Segoe UI"/>
          <w:color w:val="242424"/>
          <w:sz w:val="23"/>
          <w:szCs w:val="23"/>
          <w:shd w:val="clear" w:color="auto" w:fill="FFFFFF"/>
        </w:rPr>
        <w:t xml:space="preserve"> data, applications to systems that emit lava flows, applications</w:t>
      </w:r>
    </w:p>
    <w:p w14:paraId="681E511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to systems to very little knowledge. Once you’ve established this, then I feel you could go</w:t>
      </w:r>
    </w:p>
    <w:p w14:paraId="6E19FFC6"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into detail about global applicability as you have done. I fear that this journal format is not</w:t>
      </w:r>
    </w:p>
    <w:p w14:paraId="76764B0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for this paper – either make it longer as a true </w:t>
      </w:r>
      <w:proofErr w:type="spellStart"/>
      <w:r w:rsidRPr="006E5F38">
        <w:rPr>
          <w:rFonts w:ascii="Segoe UI" w:hAnsi="Segoe UI" w:cs="Segoe UI"/>
          <w:color w:val="242424"/>
          <w:sz w:val="23"/>
          <w:szCs w:val="23"/>
          <w:shd w:val="clear" w:color="auto" w:fill="FFFFFF"/>
        </w:rPr>
        <w:t>JPet</w:t>
      </w:r>
      <w:proofErr w:type="spellEnd"/>
      <w:r w:rsidRPr="006E5F38">
        <w:rPr>
          <w:rFonts w:ascii="Segoe UI" w:hAnsi="Segoe UI" w:cs="Segoe UI"/>
          <w:color w:val="242424"/>
          <w:sz w:val="23"/>
          <w:szCs w:val="23"/>
          <w:shd w:val="clear" w:color="auto" w:fill="FFFFFF"/>
        </w:rPr>
        <w:t xml:space="preserve"> paper, or publish companion papers and</w:t>
      </w:r>
    </w:p>
    <w:p w14:paraId="5A931E82" w14:textId="48B6A888" w:rsidR="002811A6"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the broad applicability section could qualify for a short </w:t>
      </w:r>
      <w:proofErr w:type="spellStart"/>
      <w:r w:rsidRPr="006E5F38">
        <w:rPr>
          <w:rFonts w:ascii="Segoe UI" w:hAnsi="Segoe UI" w:cs="Segoe UI"/>
          <w:color w:val="242424"/>
          <w:sz w:val="23"/>
          <w:szCs w:val="23"/>
          <w:shd w:val="clear" w:color="auto" w:fill="FFFFFF"/>
        </w:rPr>
        <w:t>JPet</w:t>
      </w:r>
      <w:proofErr w:type="spellEnd"/>
      <w:r w:rsidRPr="006E5F38">
        <w:rPr>
          <w:rFonts w:ascii="Segoe UI" w:hAnsi="Segoe UI" w:cs="Segoe UI"/>
          <w:color w:val="242424"/>
          <w:sz w:val="23"/>
          <w:szCs w:val="23"/>
          <w:shd w:val="clear" w:color="auto" w:fill="FFFFFF"/>
        </w:rPr>
        <w:t xml:space="preserve"> paper</w:t>
      </w:r>
      <w:ins w:id="117" w:author="Penny Wieser" w:date="2024-07-29T15:50:00Z" w16du:dateUtc="2024-07-29T22:50:00Z">
        <w:r w:rsidR="002811A6">
          <w:rPr>
            <w:rFonts w:ascii="Segoe UI" w:hAnsi="Segoe UI" w:cs="Segoe UI"/>
            <w:color w:val="242424"/>
            <w:sz w:val="23"/>
            <w:szCs w:val="23"/>
            <w:shd w:val="clear" w:color="auto" w:fill="FFFFFF"/>
          </w:rPr>
          <w:t xml:space="preserve">. </w:t>
        </w:r>
      </w:ins>
    </w:p>
    <w:p w14:paraId="086011F2" w14:textId="689D1B65" w:rsidR="00A83870" w:rsidRDefault="00A83870" w:rsidP="006E5F38">
      <w:pPr>
        <w:rPr>
          <w:color w:val="156082" w:themeColor="accent1"/>
        </w:rPr>
      </w:pPr>
      <w:r>
        <w:rPr>
          <w:color w:val="156082" w:themeColor="accent1"/>
        </w:rPr>
        <w:t xml:space="preserve">This comment is in contradiction with the recommendations from previous reviewers. In the original paper we submitted to JPET, there was no broader applicability section but the reviewers requested enhancement of the paper in this direction. This is why the broader applicability section was added. Therefore, we feel that the paper cannot be separated into two. In fact, the central goal of the paper was simply to demonstrate the feasibility of using FI barometry as rapid response petrological tool – a proof of concept and stress test. </w:t>
      </w:r>
    </w:p>
    <w:p w14:paraId="66AE5082" w14:textId="6587A299" w:rsidR="00A83870" w:rsidRPr="00A83870" w:rsidRDefault="00A83870" w:rsidP="006E5F38">
      <w:pPr>
        <w:rPr>
          <w:color w:val="156082" w:themeColor="accent1"/>
        </w:rPr>
      </w:pPr>
      <w:r w:rsidRPr="007E5502">
        <w:rPr>
          <w:color w:val="156082" w:themeColor="accent1"/>
          <w:highlight w:val="yellow"/>
        </w:rPr>
        <w:t xml:space="preserve">In accordance with reviewer#1 and #3, we extended the paper and now include a discussion of </w:t>
      </w:r>
      <w:r w:rsidR="007E5502" w:rsidRPr="007E5502">
        <w:rPr>
          <w:color w:val="156082" w:themeColor="accent1"/>
          <w:highlight w:val="yellow"/>
        </w:rPr>
        <w:t>applications to different scenarios.</w:t>
      </w:r>
      <w:r w:rsidR="007E5502">
        <w:rPr>
          <w:color w:val="156082" w:themeColor="accent1"/>
        </w:rPr>
        <w:t xml:space="preserve"> </w:t>
      </w:r>
    </w:p>
    <w:sectPr w:rsidR="00A83870" w:rsidRPr="00A8387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Penny Wieser" w:date="2024-07-29T15:22:00Z" w:initials="PW">
    <w:p w14:paraId="3B6217BD" w14:textId="77777777" w:rsidR="0019556C" w:rsidRDefault="0019556C" w:rsidP="0019556C">
      <w:pPr>
        <w:pStyle w:val="CommentText"/>
      </w:pPr>
      <w:r>
        <w:rPr>
          <w:rStyle w:val="CommentReference"/>
        </w:rPr>
        <w:annotationRef/>
      </w:r>
      <w:r>
        <w:t>Remember to paste in final version after edits.</w:t>
      </w:r>
    </w:p>
  </w:comment>
  <w:comment w:id="29" w:author="Penny Wieser" w:date="2024-07-29T15:29:00Z" w:initials="PW">
    <w:p w14:paraId="3A49AA90" w14:textId="77777777" w:rsidR="0019556C" w:rsidRDefault="0019556C" w:rsidP="0019556C">
      <w:pPr>
        <w:pStyle w:val="CommentText"/>
      </w:pPr>
      <w:r>
        <w:rPr>
          <w:rStyle w:val="CommentReference"/>
        </w:rPr>
        <w:annotationRef/>
      </w:r>
      <w:r>
        <w:t>Check dates above, actually more like 2 yrs</w:t>
      </w:r>
    </w:p>
  </w:comment>
  <w:comment w:id="85" w:author="Penny Wieser" w:date="2024-07-29T15:42:00Z" w:initials="PW">
    <w:p w14:paraId="1933855C" w14:textId="77777777" w:rsidR="002811A6" w:rsidRDefault="002811A6" w:rsidP="002811A6">
      <w:pPr>
        <w:pStyle w:val="CommentText"/>
      </w:pPr>
      <w:r>
        <w:rPr>
          <w:rStyle w:val="CommentReference"/>
        </w:rPr>
        <w:annotationRef/>
      </w:r>
      <w:r>
        <w:t xml:space="preserve">I added this in the text. </w:t>
      </w:r>
    </w:p>
  </w:comment>
  <w:comment w:id="90" w:author="Penny Wieser" w:date="2024-07-29T15:42:00Z" w:initials="PW">
    <w:p w14:paraId="342C0AE4" w14:textId="77777777" w:rsidR="002811A6" w:rsidRDefault="002811A6" w:rsidP="002811A6">
      <w:pPr>
        <w:pStyle w:val="CommentText"/>
      </w:pPr>
      <w:r>
        <w:rPr>
          <w:rStyle w:val="CommentReference"/>
        </w:rPr>
        <w:annotationRef/>
      </w:r>
      <w:r>
        <w:t>Melt?</w:t>
      </w:r>
    </w:p>
  </w:comment>
  <w:comment w:id="104" w:author="Penny Wieser" w:date="2024-07-29T15:46:00Z" w:initials="PW">
    <w:p w14:paraId="7D6A5873" w14:textId="77777777" w:rsidR="002811A6" w:rsidRDefault="002811A6" w:rsidP="002811A6">
      <w:pPr>
        <w:pStyle w:val="CommentText"/>
      </w:pPr>
      <w:r>
        <w:rPr>
          <w:rStyle w:val="CommentReference"/>
        </w:rPr>
        <w:annotationRef/>
      </w:r>
      <w:r>
        <w:t>I tried to add a few sentences addressing this</w:t>
      </w:r>
    </w:p>
  </w:comment>
  <w:comment w:id="108" w:author="Penny Wieser" w:date="2024-07-29T15:47:00Z" w:initials="PW">
    <w:p w14:paraId="5DDD491C" w14:textId="77777777" w:rsidR="002811A6" w:rsidRDefault="002811A6" w:rsidP="002811A6">
      <w:pPr>
        <w:pStyle w:val="CommentText"/>
      </w:pPr>
      <w:r>
        <w:rPr>
          <w:rStyle w:val="CommentReference"/>
        </w:rPr>
        <w:annotationRef/>
      </w:r>
      <w:r>
        <w:t>Is this actually true? Given we have bee ntold they have to rellocate earthquakes? Maybe a question for Kendra</w:t>
      </w:r>
    </w:p>
  </w:comment>
  <w:comment w:id="114" w:author="Penny Wieser" w:date="2024-07-29T15:49:00Z" w:initials="PW">
    <w:p w14:paraId="41D715CB" w14:textId="77777777" w:rsidR="002811A6" w:rsidRDefault="002811A6" w:rsidP="002811A6">
      <w:pPr>
        <w:pStyle w:val="CommentText"/>
      </w:pPr>
      <w:r>
        <w:rPr>
          <w:rStyle w:val="CommentReference"/>
        </w:rPr>
        <w:annotationRef/>
      </w:r>
      <w:r>
        <w:t xml:space="preserve">Might be worth explicitly saying while tephra is better, if using lava flows, etsimate transport time, run a FI re-equilibration model.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B6217BD" w15:done="0"/>
  <w15:commentEx w15:paraId="3A49AA90" w15:done="0"/>
  <w15:commentEx w15:paraId="1933855C" w15:done="0"/>
  <w15:commentEx w15:paraId="342C0AE4" w15:done="0"/>
  <w15:commentEx w15:paraId="7D6A5873" w15:done="0"/>
  <w15:commentEx w15:paraId="5DDD491C" w15:done="0"/>
  <w15:commentEx w15:paraId="41D715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3277921" w16cex:dateUtc="2024-07-29T22:22:00Z"/>
  <w16cex:commentExtensible w16cex:durableId="6774C1D2" w16cex:dateUtc="2024-07-29T22:29:00Z"/>
  <w16cex:commentExtensible w16cex:durableId="665B6D8B" w16cex:dateUtc="2024-07-29T22:42:00Z"/>
  <w16cex:commentExtensible w16cex:durableId="7300A191" w16cex:dateUtc="2024-07-29T22:42:00Z"/>
  <w16cex:commentExtensible w16cex:durableId="44F1B5BB" w16cex:dateUtc="2024-07-29T22:46:00Z"/>
  <w16cex:commentExtensible w16cex:durableId="49D2E692" w16cex:dateUtc="2024-07-29T22:47:00Z"/>
  <w16cex:commentExtensible w16cex:durableId="7190B9B9" w16cex:dateUtc="2024-07-29T2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B6217BD" w16cid:durableId="03277921"/>
  <w16cid:commentId w16cid:paraId="3A49AA90" w16cid:durableId="6774C1D2"/>
  <w16cid:commentId w16cid:paraId="1933855C" w16cid:durableId="665B6D8B"/>
  <w16cid:commentId w16cid:paraId="342C0AE4" w16cid:durableId="7300A191"/>
  <w16cid:commentId w16cid:paraId="7D6A5873" w16cid:durableId="44F1B5BB"/>
  <w16cid:commentId w16cid:paraId="5DDD491C" w16cid:durableId="49D2E692"/>
  <w16cid:commentId w16cid:paraId="41D715CB" w16cid:durableId="7190B9B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enny Wieser">
    <w15:presenceInfo w15:providerId="Windows Live" w15:userId="73708eac12f664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1A4"/>
    <w:rsid w:val="000410E8"/>
    <w:rsid w:val="00054EAA"/>
    <w:rsid w:val="00056E1C"/>
    <w:rsid w:val="000A677A"/>
    <w:rsid w:val="001116C4"/>
    <w:rsid w:val="00111B01"/>
    <w:rsid w:val="0019556C"/>
    <w:rsid w:val="002471A4"/>
    <w:rsid w:val="00256EAB"/>
    <w:rsid w:val="002811A6"/>
    <w:rsid w:val="002C089A"/>
    <w:rsid w:val="002C1AC8"/>
    <w:rsid w:val="002C1DAB"/>
    <w:rsid w:val="002F58CD"/>
    <w:rsid w:val="003500C9"/>
    <w:rsid w:val="00364418"/>
    <w:rsid w:val="003B2E62"/>
    <w:rsid w:val="00482D87"/>
    <w:rsid w:val="00494E99"/>
    <w:rsid w:val="004C5BBD"/>
    <w:rsid w:val="005069F2"/>
    <w:rsid w:val="00603281"/>
    <w:rsid w:val="00631A0F"/>
    <w:rsid w:val="00660D80"/>
    <w:rsid w:val="00661CB3"/>
    <w:rsid w:val="0067056E"/>
    <w:rsid w:val="006B7FBB"/>
    <w:rsid w:val="006E5F38"/>
    <w:rsid w:val="00703532"/>
    <w:rsid w:val="00760FFE"/>
    <w:rsid w:val="00766B41"/>
    <w:rsid w:val="007A28AA"/>
    <w:rsid w:val="007B137F"/>
    <w:rsid w:val="007E5502"/>
    <w:rsid w:val="008A213C"/>
    <w:rsid w:val="008D0B33"/>
    <w:rsid w:val="00906B16"/>
    <w:rsid w:val="00A83870"/>
    <w:rsid w:val="00AA6E2E"/>
    <w:rsid w:val="00AC2B10"/>
    <w:rsid w:val="00B66CF9"/>
    <w:rsid w:val="00BB412A"/>
    <w:rsid w:val="00C55F83"/>
    <w:rsid w:val="00C661CA"/>
    <w:rsid w:val="00CB227C"/>
    <w:rsid w:val="00D04C69"/>
    <w:rsid w:val="00D121E2"/>
    <w:rsid w:val="00D56DF9"/>
    <w:rsid w:val="00D677F9"/>
    <w:rsid w:val="00D91247"/>
    <w:rsid w:val="00DC51EB"/>
    <w:rsid w:val="00DE4B43"/>
    <w:rsid w:val="00DF65B9"/>
    <w:rsid w:val="00E36C6B"/>
    <w:rsid w:val="00E52679"/>
    <w:rsid w:val="00EB2C9B"/>
    <w:rsid w:val="00EB6C5C"/>
    <w:rsid w:val="00EC32D1"/>
    <w:rsid w:val="00EE72F0"/>
    <w:rsid w:val="00F81AB1"/>
    <w:rsid w:val="00FF140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33804"/>
  <w15:chartTrackingRefBased/>
  <w15:docId w15:val="{CA232B18-B48E-594C-92EA-CABD59D89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71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71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71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71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71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71A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71A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71A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71A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1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71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71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71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71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71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71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71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71A4"/>
    <w:rPr>
      <w:rFonts w:eastAsiaTheme="majorEastAsia" w:cstheme="majorBidi"/>
      <w:color w:val="272727" w:themeColor="text1" w:themeTint="D8"/>
    </w:rPr>
  </w:style>
  <w:style w:type="paragraph" w:styleId="Title">
    <w:name w:val="Title"/>
    <w:basedOn w:val="Normal"/>
    <w:next w:val="Normal"/>
    <w:link w:val="TitleChar"/>
    <w:uiPriority w:val="10"/>
    <w:qFormat/>
    <w:rsid w:val="002471A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1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71A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71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71A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471A4"/>
    <w:rPr>
      <w:i/>
      <w:iCs/>
      <w:color w:val="404040" w:themeColor="text1" w:themeTint="BF"/>
    </w:rPr>
  </w:style>
  <w:style w:type="paragraph" w:styleId="ListParagraph">
    <w:name w:val="List Paragraph"/>
    <w:basedOn w:val="Normal"/>
    <w:uiPriority w:val="34"/>
    <w:qFormat/>
    <w:rsid w:val="002471A4"/>
    <w:pPr>
      <w:ind w:left="720"/>
      <w:contextualSpacing/>
    </w:pPr>
  </w:style>
  <w:style w:type="character" w:styleId="IntenseEmphasis">
    <w:name w:val="Intense Emphasis"/>
    <w:basedOn w:val="DefaultParagraphFont"/>
    <w:uiPriority w:val="21"/>
    <w:qFormat/>
    <w:rsid w:val="002471A4"/>
    <w:rPr>
      <w:i/>
      <w:iCs/>
      <w:color w:val="0F4761" w:themeColor="accent1" w:themeShade="BF"/>
    </w:rPr>
  </w:style>
  <w:style w:type="paragraph" w:styleId="IntenseQuote">
    <w:name w:val="Intense Quote"/>
    <w:basedOn w:val="Normal"/>
    <w:next w:val="Normal"/>
    <w:link w:val="IntenseQuoteChar"/>
    <w:uiPriority w:val="30"/>
    <w:qFormat/>
    <w:rsid w:val="002471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71A4"/>
    <w:rPr>
      <w:i/>
      <w:iCs/>
      <w:color w:val="0F4761" w:themeColor="accent1" w:themeShade="BF"/>
    </w:rPr>
  </w:style>
  <w:style w:type="character" w:styleId="IntenseReference">
    <w:name w:val="Intense Reference"/>
    <w:basedOn w:val="DefaultParagraphFont"/>
    <w:uiPriority w:val="32"/>
    <w:qFormat/>
    <w:rsid w:val="002471A4"/>
    <w:rPr>
      <w:b/>
      <w:bCs/>
      <w:smallCaps/>
      <w:color w:val="0F4761" w:themeColor="accent1" w:themeShade="BF"/>
      <w:spacing w:val="5"/>
    </w:rPr>
  </w:style>
  <w:style w:type="paragraph" w:styleId="Revision">
    <w:name w:val="Revision"/>
    <w:hidden/>
    <w:uiPriority w:val="99"/>
    <w:semiHidden/>
    <w:rsid w:val="0019556C"/>
  </w:style>
  <w:style w:type="character" w:styleId="CommentReference">
    <w:name w:val="annotation reference"/>
    <w:basedOn w:val="DefaultParagraphFont"/>
    <w:uiPriority w:val="99"/>
    <w:semiHidden/>
    <w:unhideWhenUsed/>
    <w:rsid w:val="0019556C"/>
    <w:rPr>
      <w:sz w:val="16"/>
      <w:szCs w:val="16"/>
    </w:rPr>
  </w:style>
  <w:style w:type="paragraph" w:styleId="CommentText">
    <w:name w:val="annotation text"/>
    <w:basedOn w:val="Normal"/>
    <w:link w:val="CommentTextChar"/>
    <w:uiPriority w:val="99"/>
    <w:unhideWhenUsed/>
    <w:rsid w:val="0019556C"/>
    <w:rPr>
      <w:sz w:val="20"/>
      <w:szCs w:val="20"/>
    </w:rPr>
  </w:style>
  <w:style w:type="character" w:customStyle="1" w:styleId="CommentTextChar">
    <w:name w:val="Comment Text Char"/>
    <w:basedOn w:val="DefaultParagraphFont"/>
    <w:link w:val="CommentText"/>
    <w:uiPriority w:val="99"/>
    <w:rsid w:val="0019556C"/>
    <w:rPr>
      <w:sz w:val="20"/>
      <w:szCs w:val="20"/>
    </w:rPr>
  </w:style>
  <w:style w:type="paragraph" w:styleId="CommentSubject">
    <w:name w:val="annotation subject"/>
    <w:basedOn w:val="CommentText"/>
    <w:next w:val="CommentText"/>
    <w:link w:val="CommentSubjectChar"/>
    <w:uiPriority w:val="99"/>
    <w:semiHidden/>
    <w:unhideWhenUsed/>
    <w:rsid w:val="0019556C"/>
    <w:rPr>
      <w:b/>
      <w:bCs/>
    </w:rPr>
  </w:style>
  <w:style w:type="character" w:customStyle="1" w:styleId="CommentSubjectChar">
    <w:name w:val="Comment Subject Char"/>
    <w:basedOn w:val="CommentTextChar"/>
    <w:link w:val="CommentSubject"/>
    <w:uiPriority w:val="99"/>
    <w:semiHidden/>
    <w:rsid w:val="001955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microsoft.com/office/2011/relationships/commentsExtended" Target="commentsExtended.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comments" Target="commen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21</Pages>
  <Words>7932</Words>
  <Characters>45219</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Devitre</dc:creator>
  <cp:keywords/>
  <dc:description/>
  <cp:lastModifiedBy>Penny Wieser</cp:lastModifiedBy>
  <cp:revision>4</cp:revision>
  <dcterms:created xsi:type="dcterms:W3CDTF">2024-07-29T22:01:00Z</dcterms:created>
  <dcterms:modified xsi:type="dcterms:W3CDTF">2024-07-29T22:50:00Z</dcterms:modified>
</cp:coreProperties>
</file>