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r w:rsidR="005527C0">
        <w:fldChar w:fldCharType="begin"/>
      </w:r>
      <w:r w:rsidR="005527C0" w:rsidRPr="002A1E8F">
        <w:rPr>
          <w:lang w:val="fr-CH"/>
          <w:rPrChange w:id="1" w:author="Charlotte Devitre" w:date="2024-03-04T13:58:00Z">
            <w:rPr/>
          </w:rPrChange>
        </w:rPr>
        <w:instrText>HYPERLINK "mailto:cl.devitre@gmail.com"</w:instrText>
      </w:r>
      <w:r w:rsidR="005527C0">
        <w:fldChar w:fldCharType="separate"/>
      </w:r>
      <w:r w:rsidR="008F7B2E" w:rsidRPr="008F7B2E">
        <w:rPr>
          <w:rStyle w:val="Hyperlink"/>
          <w:rFonts w:ascii="Arial" w:hAnsi="Arial" w:cs="Arial"/>
          <w:sz w:val="20"/>
          <w:lang w:val="fr-CH"/>
        </w:rPr>
        <w:t>cl.devitre@gmail.com</w:t>
      </w:r>
      <w:r w:rsidR="005527C0">
        <w:rPr>
          <w:rStyle w:val="Hyperlink"/>
          <w:rFonts w:ascii="Arial" w:hAnsi="Arial" w:cs="Arial"/>
          <w:sz w:val="20"/>
          <w:lang w:val="fr-CH"/>
        </w:rPr>
        <w:fldChar w:fldCharType="end"/>
      </w:r>
    </w:p>
    <w:p w14:paraId="41FAE993" w14:textId="77777777" w:rsidR="002C030F" w:rsidRPr="008F7B2E" w:rsidRDefault="002C030F" w:rsidP="00BB3852">
      <w:pPr>
        <w:jc w:val="both"/>
        <w:rPr>
          <w:rFonts w:ascii="Arial" w:hAnsi="Arial" w:cs="Arial"/>
          <w:sz w:val="20"/>
          <w:lang w:val="fr-CH"/>
        </w:rPr>
      </w:pPr>
    </w:p>
    <w:p w14:paraId="6267D202" w14:textId="77777777" w:rsidR="00971DB4" w:rsidRPr="002A1E8F" w:rsidRDefault="00971DB4" w:rsidP="009C5B78">
      <w:pPr>
        <w:spacing w:line="480" w:lineRule="auto"/>
        <w:jc w:val="both"/>
        <w:rPr>
          <w:rStyle w:val="Hyperlink"/>
          <w:rFonts w:asciiTheme="minorHAnsi" w:hAnsiTheme="minorHAnsi" w:cstheme="minorHAnsi"/>
          <w:szCs w:val="22"/>
          <w:rPrChange w:id="2" w:author="Charlotte Devitre" w:date="2024-03-04T13:58:00Z">
            <w:rPr>
              <w:rStyle w:val="Hyperlink"/>
              <w:rFonts w:asciiTheme="minorHAnsi" w:hAnsiTheme="minorHAnsi" w:cstheme="minorHAnsi"/>
              <w:szCs w:val="22"/>
              <w:lang w:val="fr-CH"/>
            </w:rPr>
          </w:rPrChange>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61557CF8">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A1E8F">
        <w:rPr>
          <w:rFonts w:asciiTheme="minorHAnsi" w:hAnsiTheme="minorHAnsi" w:cstheme="minorHAnsi"/>
          <w:szCs w:val="22"/>
          <w:rPrChange w:id="3" w:author="Charlotte Devitre" w:date="2024-03-04T13:58:00Z">
            <w:rPr>
              <w:rFonts w:asciiTheme="minorHAnsi" w:hAnsiTheme="minorHAnsi" w:cstheme="minorHAnsi"/>
              <w:szCs w:val="22"/>
              <w:lang w:val="fr-CH"/>
            </w:rPr>
          </w:rPrChange>
        </w:rPr>
        <w:t>ORCiD</w:t>
      </w:r>
      <w:proofErr w:type="spellEnd"/>
      <w:r w:rsidRPr="002A1E8F">
        <w:rPr>
          <w:rFonts w:asciiTheme="minorHAnsi" w:hAnsiTheme="minorHAnsi" w:cstheme="minorHAnsi"/>
          <w:szCs w:val="22"/>
          <w:rPrChange w:id="4" w:author="Charlotte Devitre" w:date="2024-03-04T13:58:00Z">
            <w:rPr>
              <w:rFonts w:asciiTheme="minorHAnsi" w:hAnsiTheme="minorHAnsi" w:cstheme="minorHAnsi"/>
              <w:szCs w:val="22"/>
              <w:lang w:val="fr-CH"/>
            </w:rPr>
          </w:rPrChange>
        </w:rPr>
        <w:t xml:space="preserve"> (CLD): </w:t>
      </w:r>
      <w:r w:rsidR="005527C0">
        <w:fldChar w:fldCharType="begin"/>
      </w:r>
      <w:r w:rsidR="005527C0">
        <w:instrText>HYPERLINK "https://orcid.org/0000-0002-7167-7997"</w:instrText>
      </w:r>
      <w:r w:rsidR="005527C0">
        <w:fldChar w:fldCharType="separate"/>
      </w:r>
      <w:r w:rsidRPr="002A1E8F">
        <w:rPr>
          <w:rStyle w:val="Hyperlink"/>
          <w:rFonts w:asciiTheme="minorHAnsi" w:hAnsiTheme="minorHAnsi" w:cstheme="minorHAnsi"/>
          <w:szCs w:val="22"/>
          <w:rPrChange w:id="5" w:author="Charlotte Devitre" w:date="2024-03-04T13:58:00Z">
            <w:rPr>
              <w:rStyle w:val="Hyperlink"/>
              <w:rFonts w:asciiTheme="minorHAnsi" w:hAnsiTheme="minorHAnsi" w:cstheme="minorHAnsi"/>
              <w:szCs w:val="22"/>
              <w:lang w:val="fr-CH"/>
            </w:rPr>
          </w:rPrChange>
        </w:rPr>
        <w:t>0000-0002-7167-7997</w:t>
      </w:r>
      <w:r w:rsidR="005527C0">
        <w:rPr>
          <w:rStyle w:val="Hyperlink"/>
          <w:rFonts w:asciiTheme="minorHAnsi" w:hAnsiTheme="minorHAnsi" w:cstheme="minorHAnsi"/>
          <w:szCs w:val="22"/>
          <w:lang w:val="fr-CH"/>
        </w:rPr>
        <w:fldChar w:fldCharType="end"/>
      </w:r>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6BF99852">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36E0DFE1">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6BCD1D10">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5FC6E1B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491C5A74">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as well raw Jupyter processing</w:t>
      </w:r>
      <w:r>
        <w:rPr>
          <w:rFonts w:ascii="Arial" w:hAnsi="Arial" w:cs="Arial"/>
          <w:bCs/>
          <w:sz w:val="20"/>
        </w:rPr>
        <w:t xml:space="preserve"> </w:t>
      </w:r>
      <w:r w:rsidRPr="00C22D0B">
        <w:rPr>
          <w:rFonts w:ascii="Arial" w:hAnsi="Arial" w:cs="Arial"/>
          <w:bCs/>
          <w:sz w:val="20"/>
        </w:rPr>
        <w:t xml:space="preserve">notebooks can be found on a </w:t>
      </w:r>
      <w:proofErr w:type="spellStart"/>
      <w:r w:rsidRPr="00C22D0B">
        <w:rPr>
          <w:rFonts w:ascii="Arial" w:hAnsi="Arial" w:cs="Arial"/>
          <w:bCs/>
          <w:sz w:val="20"/>
        </w:rPr>
        <w:t>Github</w:t>
      </w:r>
      <w:proofErr w:type="spellEnd"/>
      <w:r w:rsidRPr="00C22D0B">
        <w:rPr>
          <w:rFonts w:ascii="Arial" w:hAnsi="Arial" w:cs="Arial"/>
          <w:bCs/>
          <w:sz w:val="20"/>
        </w:rPr>
        <w:t xml:space="preserve"> repository </w:t>
      </w:r>
      <w:r w:rsidRPr="00C22D0B">
        <w:rPr>
          <w:rFonts w:ascii="Arial" w:hAnsi="Arial" w:cs="Arial"/>
          <w:bCs/>
          <w:color w:val="000000"/>
          <w:sz w:val="20"/>
          <w:lang w:val="en-GB"/>
        </w:rPr>
        <w:t>(</w:t>
      </w:r>
      <w:hyperlink r:id="rId10"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w:t>
      </w:r>
      <w:proofErr w:type="spellStart"/>
      <w:r w:rsidRPr="00C22D0B">
        <w:rPr>
          <w:rFonts w:ascii="Arial" w:hAnsi="Arial" w:cs="Arial"/>
          <w:bCs/>
          <w:color w:val="000000"/>
          <w:sz w:val="20"/>
          <w:lang w:val="en-GB"/>
        </w:rPr>
        <w:t>Zenodo</w:t>
      </w:r>
      <w:proofErr w:type="spellEnd"/>
      <w:r w:rsidRPr="00C22D0B">
        <w:rPr>
          <w:rFonts w:ascii="Arial" w:hAnsi="Arial" w:cs="Arial"/>
          <w:bCs/>
          <w:color w:val="000000"/>
          <w:sz w:val="20"/>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6" w:name="Tables"/>
      <w:bookmarkStart w:id="7" w:name="MaterialsMethods"/>
      <w:bookmarkEnd w:id="6"/>
      <w:bookmarkEnd w:id="7"/>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5A69B395"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w:t>
      </w:r>
      <w:proofErr w:type="spellStart"/>
      <w:r w:rsidRPr="008F7B2E">
        <w:rPr>
          <w:rFonts w:ascii="Arial" w:hAnsi="Arial" w:cs="Arial"/>
          <w:sz w:val="20"/>
        </w:rPr>
        <w:t>CrystalBond</w:t>
      </w:r>
      <w:proofErr w:type="spellEnd"/>
      <w:r w:rsidRPr="008F7B2E">
        <w:rPr>
          <w:rFonts w:ascii="Arial" w:hAnsi="Arial" w:cs="Arial"/>
          <w:sz w:val="20"/>
        </w:rPr>
        <w:t>™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S3 FI Image Compilation)</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657A388C" w:rsidR="00BB3852" w:rsidRPr="009C5B78" w:rsidRDefault="008F7B2E" w:rsidP="009C5B78">
      <w:pPr>
        <w:spacing w:line="480" w:lineRule="auto"/>
        <w:jc w:val="both"/>
        <w:rPr>
          <w:rFonts w:ascii="Arial" w:hAnsi="Arial" w:cs="Arial"/>
          <w:sz w:val="20"/>
        </w:rPr>
      </w:pPr>
      <w:r w:rsidRPr="008F7B2E">
        <w:rPr>
          <w:rFonts w:ascii="Arial" w:hAnsi="Arial" w:cs="Arial"/>
          <w:bCs/>
          <w:iCs/>
          <w:sz w:val="20"/>
        </w:rPr>
        <w:t xml:space="preserve">Raman spectra were acquired using a </w:t>
      </w:r>
      <w:proofErr w:type="spellStart"/>
      <w:r w:rsidRPr="008F7B2E">
        <w:rPr>
          <w:rFonts w:ascii="Arial" w:hAnsi="Arial" w:cs="Arial"/>
          <w:bCs/>
          <w:iCs/>
          <w:sz w:val="20"/>
        </w:rPr>
        <w:t>WiTec</w:t>
      </w:r>
      <w:proofErr w:type="spellEnd"/>
      <w:r w:rsidRPr="008F7B2E">
        <w:rPr>
          <w:rFonts w:ascii="Arial" w:hAnsi="Arial" w:cs="Arial"/>
          <w:bCs/>
          <w:iCs/>
          <w:sz w:val="20"/>
        </w:rPr>
        <w:t xml:space="preserve"> Alpha 300R Raman spectrometer at the Department of Earth and Planetary Science at </w:t>
      </w:r>
      <w:r w:rsidRPr="008F7B2E">
        <w:rPr>
          <w:rFonts w:ascii="Arial" w:hAnsi="Arial" w:cs="Arial"/>
          <w:sz w:val="20"/>
        </w:rPr>
        <w:t>the University of California, Berkeley. The relationship between CO</w:t>
      </w:r>
      <w:r w:rsidRPr="008F7B2E">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del w:id="8" w:author="Penny Wieser" w:date="2024-03-02T13:05:00Z">
        <w:r w:rsidRPr="008F7B2E" w:rsidDel="00B61410">
          <w:rPr>
            <w:rFonts w:ascii="Arial" w:hAnsi="Arial" w:cs="Arial"/>
            <w:sz w:val="20"/>
          </w:rPr>
          <w:delText xml:space="preserve"> ref</w:delText>
        </w:r>
      </w:del>
      <w:r w:rsidRPr="008F7B2E">
        <w:rPr>
          <w:rFonts w:ascii="Arial" w:hAnsi="Arial" w:cs="Arial"/>
          <w:sz w:val="20"/>
        </w:rPr>
        <w:fldChar w:fldCharType="begin"/>
      </w:r>
      <w:r w:rsidR="00965184">
        <w:rPr>
          <w:rFonts w:ascii="Arial" w:hAnsi="Arial" w:cs="Arial"/>
          <w:sz w:val="20"/>
        </w:rPr>
        <w:instrText xml:space="preserve"> ADDIN ZOTERO_ITEM CSL_CITATION {"citationID":"gbXHDXQS","properties":{"formattedCitation":"(DeVitre and Wieser, 2023)","plainCitation":"(DeVitre and Wieser,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Pr="008F7B2E">
        <w:rPr>
          <w:rFonts w:ascii="Arial" w:hAnsi="Arial" w:cs="Arial"/>
          <w:sz w:val="20"/>
        </w:rPr>
        <w:fldChar w:fldCharType="separate"/>
      </w:r>
      <w:ins w:id="9" w:author="Penny Wieser" w:date="2024-03-02T13:05:00Z">
        <w:r w:rsidR="00B61410">
          <w:rPr>
            <w:rFonts w:ascii="Arial" w:hAnsi="Arial" w:cs="Arial"/>
            <w:sz w:val="20"/>
          </w:rPr>
          <w:t xml:space="preserve"> </w:t>
        </w:r>
      </w:ins>
      <w:del w:id="10" w:author="Penny Wieser" w:date="2024-03-02T13:05:00Z">
        <w:r w:rsidR="00965184" w:rsidRPr="00965184" w:rsidDel="00B61410">
          <w:rPr>
            <w:rFonts w:ascii="Arial" w:hAnsi="Arial" w:cs="Arial"/>
            <w:sz w:val="20"/>
          </w:rPr>
          <w:delText>(</w:delText>
        </w:r>
      </w:del>
      <w:r w:rsidR="00965184" w:rsidRPr="00965184">
        <w:rPr>
          <w:rFonts w:ascii="Arial" w:hAnsi="Arial" w:cs="Arial"/>
          <w:sz w:val="20"/>
        </w:rPr>
        <w:t xml:space="preserve">DeVitre and Wieser, </w:t>
      </w:r>
      <w:ins w:id="11" w:author="Penny Wieser" w:date="2024-03-02T13:05:00Z">
        <w:r w:rsidR="00B61410">
          <w:rPr>
            <w:rFonts w:ascii="Arial" w:hAnsi="Arial" w:cs="Arial"/>
            <w:sz w:val="20"/>
          </w:rPr>
          <w:t>(</w:t>
        </w:r>
      </w:ins>
      <w:r w:rsidR="00965184" w:rsidRPr="00965184">
        <w:rPr>
          <w:rFonts w:ascii="Arial" w:hAnsi="Arial" w:cs="Arial"/>
          <w:sz w:val="20"/>
        </w:rPr>
        <w:t>202</w:t>
      </w:r>
      <w:ins w:id="12" w:author="Penny Wieser" w:date="2024-03-02T13:05:00Z">
        <w:r w:rsidR="00B61410">
          <w:rPr>
            <w:rFonts w:ascii="Arial" w:hAnsi="Arial" w:cs="Arial"/>
            <w:sz w:val="20"/>
          </w:rPr>
          <w:t>4</w:t>
        </w:r>
      </w:ins>
      <w:del w:id="13" w:author="Penny Wieser" w:date="2024-03-02T13:05:00Z">
        <w:r w:rsidR="00965184" w:rsidRPr="00965184" w:rsidDel="00B61410">
          <w:rPr>
            <w:rFonts w:ascii="Arial" w:hAnsi="Arial" w:cs="Arial"/>
            <w:sz w:val="20"/>
          </w:rPr>
          <w:delText>3</w:delText>
        </w:r>
      </w:del>
      <w:r w:rsidR="00965184" w:rsidRPr="00965184">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ins w:id="14" w:author="Penny Wieser" w:date="2024-03-02T13:06:00Z">
        <w:r w:rsidR="00B61410">
          <w:rPr>
            <w:rFonts w:ascii="Arial" w:hAnsi="Arial" w:cs="Arial"/>
            <w:sz w:val="20"/>
          </w:rPr>
          <w:t>from samples heated to</w:t>
        </w:r>
      </w:ins>
      <w:del w:id="15" w:author="Penny Wieser" w:date="2024-03-02T13:06:00Z">
        <w:r w:rsidRPr="008F7B2E" w:rsidDel="00B61410">
          <w:rPr>
            <w:rFonts w:ascii="Arial" w:hAnsi="Arial" w:cs="Arial"/>
            <w:sz w:val="20"/>
          </w:rPr>
          <w:delText>at</w:delText>
        </w:r>
      </w:del>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t>
      </w:r>
      <w:r w:rsidRPr="008F7B2E">
        <w:rPr>
          <w:rFonts w:ascii="Arial" w:hAnsi="Arial" w:cs="Arial"/>
          <w:sz w:val="20"/>
        </w:rPr>
        <w:lastRenderedPageBreak/>
        <w:t>were 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CO</w:t>
      </w:r>
      <w:r w:rsidRPr="008F7B2E">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/CO</w:t>
      </w:r>
      <w:r w:rsidR="002A1E8F"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(Fig. 2d), to ensure use of the pure CO</w:t>
      </w:r>
      <w:r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 xml:space="preserve">No fluid inclusions contained carbonate peaks. </w:t>
      </w:r>
      <w:r w:rsidRPr="008F7B2E">
        <w:rPr>
          <w:rFonts w:ascii="Arial" w:hAnsi="Arial" w:cs="Arial"/>
          <w:sz w:val="20"/>
        </w:rPr>
        <w:t>We calculated densities from the Raman-measured separation of the Fermi diad using the appropriate calibrated density equations for our instrument in DiadFit</w:t>
      </w:r>
      <w:r w:rsidRPr="008F7B2E">
        <w:rPr>
          <w:rFonts w:ascii="Arial" w:hAnsi="Arial" w:cs="Arial"/>
          <w:sz w:val="20"/>
        </w:rPr>
        <w:fldChar w:fldCharType="begin"/>
      </w:r>
      <w:r w:rsidR="00965184">
        <w:rPr>
          <w:rFonts w:ascii="Arial" w:hAnsi="Arial" w:cs="Arial"/>
          <w:sz w:val="20"/>
        </w:rP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and </w:t>
      </w:r>
      <w:proofErr w:type="spellStart"/>
      <w:r w:rsidR="00965184" w:rsidRPr="00965184">
        <w:rPr>
          <w:rFonts w:ascii="Arial" w:hAnsi="Arial" w:cs="Arial"/>
          <w:sz w:val="20"/>
        </w:rPr>
        <w:t>DeVitre</w:t>
      </w:r>
      <w:proofErr w:type="spellEnd"/>
      <w:r w:rsidR="00965184" w:rsidRPr="00965184">
        <w:rPr>
          <w:rFonts w:ascii="Arial" w:hAnsi="Arial" w:cs="Arial"/>
          <w:sz w:val="20"/>
        </w:rPr>
        <w:t>, 2023)</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965184">
        <w:rPr>
          <w:rFonts w:ascii="Arial" w:hAnsi="Arial" w:cs="Arial"/>
          <w:sz w:val="20"/>
        </w:rPr>
        <w:instrText xml:space="preserve"> ADDIN ZOTERO_ITEM CSL_CITATION {"citationID":"a5E0L102","properties":{"formattedCitation":"(Span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965184">
        <w:rPr>
          <w:rFonts w:ascii="Cambria Math" w:hAnsi="Cambria Math" w:cs="Cambria Math"/>
          <w:sz w:val="20"/>
        </w:rPr>
        <w:instrText>‐</w:instrText>
      </w:r>
      <w:r w:rsidR="00965184">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Span and Wagner, </w:t>
      </w:r>
      <w:r w:rsidR="00B61410">
        <w:rPr>
          <w:rFonts w:ascii="Arial" w:hAnsi="Arial" w:cs="Arial"/>
          <w:sz w:val="20"/>
        </w:rPr>
        <w:t>(</w:t>
      </w:r>
      <w:r w:rsidR="00965184" w:rsidRPr="00965184">
        <w:rPr>
          <w:rFonts w:ascii="Arial" w:hAnsi="Arial" w:cs="Arial"/>
          <w:sz w:val="20"/>
        </w:rPr>
        <w:t>1996)</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w:t>
      </w:r>
      <w:proofErr w:type="spellStart"/>
      <w:r w:rsidRPr="008F7B2E">
        <w:rPr>
          <w:rFonts w:ascii="Arial" w:hAnsi="Arial" w:cs="Arial"/>
          <w:sz w:val="20"/>
        </w:rPr>
        <w:t>Fo</w:t>
      </w:r>
      <w:proofErr w:type="spellEnd"/>
      <w:r w:rsidRPr="008F7B2E">
        <w:rPr>
          <w:rFonts w:ascii="Arial" w:hAnsi="Arial" w:cs="Arial"/>
          <w:sz w:val="20"/>
        </w:rPr>
        <w:t xml:space="preserve"> content</w:t>
      </w:r>
      <w:r w:rsidR="00B61410">
        <w:rPr>
          <w:rFonts w:ascii="Arial" w:hAnsi="Arial" w:cs="Arial"/>
          <w:sz w:val="20"/>
        </w:rPr>
        <w:t xml:space="preserve"> close to the FI </w:t>
      </w:r>
      <w:r w:rsidRPr="008F7B2E">
        <w:rPr>
          <w:rFonts w:ascii="Arial" w:hAnsi="Arial" w:cs="Arial"/>
          <w:sz w:val="20"/>
        </w:rPr>
        <w:fldChar w:fldCharType="begin"/>
      </w:r>
      <w:r w:rsidR="00EA6E1F">
        <w:rPr>
          <w:rFonts w:ascii="Arial" w:hAnsi="Arial" w:cs="Arial"/>
          <w:sz w:val="20"/>
        </w:rP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Error in the CO</w:t>
      </w:r>
      <w:r w:rsidRPr="008F7B2E">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965184">
        <w:rPr>
          <w:rFonts w:ascii="Arial" w:hAnsi="Arial" w:cs="Arial"/>
          <w:sz w:val="20"/>
        </w:rP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w:t>
      </w:r>
      <w:proofErr w:type="spellStart"/>
      <w:r w:rsidRPr="008F7B2E">
        <w:rPr>
          <w:rFonts w:ascii="Arial" w:hAnsi="Arial" w:cs="Arial"/>
          <w:sz w:val="20"/>
        </w:rPr>
        <w:t>MonteCarlo</w:t>
      </w:r>
      <w:proofErr w:type="spellEnd"/>
      <w:r w:rsidRPr="008F7B2E">
        <w:rPr>
          <w:rFonts w:ascii="Arial" w:hAnsi="Arial" w:cs="Arial"/>
          <w:sz w:val="20"/>
        </w:rPr>
        <w:t xml:space="preserve">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1. Pictures of each FI and host crystal are available </w:t>
      </w:r>
      <w:r w:rsidR="00CB689D">
        <w:rPr>
          <w:rFonts w:ascii="Arial" w:hAnsi="Arial" w:cs="Arial"/>
          <w:sz w:val="20"/>
        </w:rPr>
        <w:t>in the repository linked at the beginning</w:t>
      </w:r>
      <w:r w:rsidRPr="008F7B2E">
        <w:rPr>
          <w:rFonts w:ascii="Arial" w:hAnsi="Arial" w:cs="Arial"/>
          <w:sz w:val="20"/>
        </w:rPr>
        <w:t xml:space="preserve"> (Image </w:t>
      </w:r>
      <w:r w:rsidRPr="00BB3852">
        <w:rPr>
          <w:rFonts w:ascii="Arial" w:hAnsi="Arial" w:cs="Arial"/>
          <w:sz w:val="20"/>
        </w:rPr>
        <w:t xml:space="preserve">Compilation).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EA6E1F">
        <w:rPr>
          <w:rFonts w:ascii="Arial" w:hAnsi="Arial" w:cs="Arial"/>
          <w:sz w:val="20"/>
        </w:rP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A6E1F">
        <w:rPr>
          <w:rFonts w:ascii="Cambria Math" w:hAnsi="Cambria Math" w:cs="Cambria Math"/>
          <w:sz w:val="20"/>
        </w:rPr>
        <w:instrText>∼</w:instrText>
      </w:r>
      <w:r w:rsidR="00EA6E1F">
        <w:rPr>
          <w:rFonts w:ascii="Arial" w:hAnsi="Arial" w:cs="Arial"/>
          <w:sz w:val="20"/>
        </w:rPr>
        <w:instrText>2-km depth), while many high-Fo olivines (&gt;Fo81.5; far from equilibrium with their carrier melts) crystallized within the South Caldera reservoir (</w:instrText>
      </w:r>
      <w:r w:rsidR="00EA6E1F">
        <w:rPr>
          <w:rFonts w:ascii="Cambria Math" w:hAnsi="Cambria Math" w:cs="Cambria Math"/>
          <w:sz w:val="20"/>
        </w:rPr>
        <w:instrText>∼</w:instrText>
      </w:r>
      <w:r w:rsidR="00EA6E1F">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EA6E1F" w:rsidRPr="00EA6E1F">
        <w:rPr>
          <w:rFonts w:ascii="Arial" w:hAnsi="Arial" w:cs="Arial"/>
          <w:sz w:val="20"/>
        </w:rPr>
        <w:t xml:space="preserve">(Wieser </w:t>
      </w:r>
      <w:r w:rsidR="00EA6E1F" w:rsidRPr="00EA6E1F">
        <w:rPr>
          <w:rFonts w:ascii="Arial" w:hAnsi="Arial" w:cs="Arial"/>
          <w:i/>
          <w:iCs/>
          <w:sz w:val="20"/>
        </w:rPr>
        <w:t>et al.</w:t>
      </w:r>
      <w:r w:rsidR="00EA6E1F" w:rsidRPr="00EA6E1F">
        <w:rPr>
          <w:rFonts w:ascii="Arial" w:hAnsi="Arial" w:cs="Arial"/>
          <w:sz w:val="20"/>
        </w:rPr>
        <w:t xml:space="preserve">, 2021; </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BB3852" w:rsidRPr="000B0B94">
        <w:rPr>
          <w:rFonts w:ascii="Arial" w:hAnsi="Arial" w:cs="Arial"/>
          <w:sz w:val="20"/>
        </w:rPr>
        <w:fldChar w:fldCharType="begin"/>
      </w:r>
      <w:r w:rsidR="00965184">
        <w:rPr>
          <w:rFonts w:ascii="Arial" w:hAnsi="Arial" w:cs="Arial"/>
          <w:sz w:val="20"/>
        </w:rPr>
        <w:instrText xml:space="preserve"> ADDIN ZOTERO_ITEM CSL_CITATION {"citationID":"Fa06DNHb","properties":{"formattedCitation":"(Lerner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BB3852" w:rsidRPr="000B0B94">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Lerner </w:t>
      </w:r>
      <w:r w:rsidR="00965184" w:rsidRPr="00965184">
        <w:rPr>
          <w:rFonts w:ascii="Arial" w:hAnsi="Arial" w:cs="Arial"/>
          <w:i/>
          <w:iCs/>
          <w:sz w:val="20"/>
        </w:rPr>
        <w:t>et al.</w:t>
      </w:r>
      <w:r w:rsidR="00965184" w:rsidRPr="00965184">
        <w:rPr>
          <w:rFonts w:ascii="Arial" w:hAnsi="Arial" w:cs="Arial"/>
          <w:sz w:val="20"/>
        </w:rPr>
        <w:t xml:space="preserve">, </w:t>
      </w:r>
      <w:r w:rsidR="00B61410">
        <w:rPr>
          <w:rFonts w:ascii="Arial" w:hAnsi="Arial" w:cs="Arial"/>
          <w:sz w:val="20"/>
        </w:rPr>
        <w:t>(</w:t>
      </w:r>
      <w:r w:rsidR="00965184" w:rsidRPr="00965184">
        <w:rPr>
          <w:rFonts w:ascii="Arial" w:hAnsi="Arial" w:cs="Arial"/>
          <w:sz w:val="20"/>
        </w:rPr>
        <w:t>2021)</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After Raman analysis, crystals were removed from </w:t>
      </w:r>
      <w:proofErr w:type="spellStart"/>
      <w:r w:rsidRPr="008F7B2E">
        <w:rPr>
          <w:rFonts w:ascii="Arial" w:hAnsi="Arial" w:cs="Arial"/>
          <w:sz w:val="20"/>
        </w:rPr>
        <w:t>CrystalBond</w:t>
      </w:r>
      <w:r w:rsidRPr="008F7B2E">
        <w:rPr>
          <w:rFonts w:ascii="Arial" w:hAnsi="Arial" w:cs="Arial"/>
          <w:sz w:val="20"/>
          <w:vertAlign w:val="superscript"/>
        </w:rPr>
        <w:t>TM</w:t>
      </w:r>
      <w:proofErr w:type="spellEnd"/>
      <w:r w:rsidRPr="008F7B2E">
        <w:rPr>
          <w:rFonts w:ascii="Arial" w:hAnsi="Arial" w:cs="Arial"/>
          <w:sz w:val="20"/>
        </w:rPr>
        <w:t xml:space="preserve"> using a hotplate and placed in Acetone. They were then mounted on double-sided sticky tape with their polished side down.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vertAlign w:val="superscript"/>
        </w:rPr>
        <w:t>*</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w:t>
      </w:r>
      <w:r w:rsidRPr="008F7B2E">
        <w:rPr>
          <w:rFonts w:ascii="Arial" w:hAnsi="Arial" w:cs="Arial"/>
          <w:sz w:val="20"/>
        </w:rPr>
        <w:lastRenderedPageBreak/>
        <w:t xml:space="preserve">microscope to aid SEM sample navigation. The location within each FI in the reflected light image was cataloged so the Scanning Electron Microscope (SEM) operator knew where to analyze to obtain an approximate </w:t>
      </w:r>
      <w:proofErr w:type="spellStart"/>
      <w:r w:rsidRPr="008F7B2E">
        <w:rPr>
          <w:rFonts w:ascii="Arial" w:hAnsi="Arial" w:cs="Arial"/>
          <w:sz w:val="20"/>
        </w:rPr>
        <w:t>Fo</w:t>
      </w:r>
      <w:proofErr w:type="spellEnd"/>
      <w:r w:rsidRPr="008F7B2E">
        <w:rPr>
          <w:rFonts w:ascii="Arial" w:hAnsi="Arial" w:cs="Arial"/>
          <w:sz w:val="20"/>
        </w:rPr>
        <w:t xml:space="preserve">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46077D8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w:t>
      </w:r>
      <w:proofErr w:type="spellStart"/>
      <w:r w:rsidRPr="008F7B2E">
        <w:rPr>
          <w:rFonts w:ascii="Arial" w:hAnsi="Arial" w:cs="Arial"/>
          <w:sz w:val="20"/>
        </w:rPr>
        <w:t>rastered</w:t>
      </w:r>
      <w:proofErr w:type="spellEnd"/>
      <w:r w:rsidRPr="008F7B2E">
        <w:rPr>
          <w:rFonts w:ascii="Arial" w:hAnsi="Arial" w:cs="Arial"/>
          <w:sz w:val="20"/>
        </w:rPr>
        <w:t xml:space="preserve"> over a 30-by-30 µm area for ~75–80s (a live time of 60 seconds with ~30% dead time). For all analyses we used an accelerating voltage of 20 kV and a 30 µm aperture, giving an approximate beam current of 5 </w:t>
      </w:r>
      <w:proofErr w:type="spellStart"/>
      <w:r w:rsidRPr="008F7B2E">
        <w:rPr>
          <w:rFonts w:ascii="Arial" w:hAnsi="Arial" w:cs="Arial"/>
          <w:sz w:val="20"/>
        </w:rPr>
        <w:t>nA.</w:t>
      </w:r>
      <w:proofErr w:type="spellEnd"/>
      <w:r w:rsidRPr="008F7B2E">
        <w:rPr>
          <w:rFonts w:ascii="Arial" w:hAnsi="Arial" w:cs="Arial"/>
          <w:sz w:val="20"/>
        </w:rPr>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w:t>
      </w:r>
      <w:proofErr w:type="spellStart"/>
      <w:r w:rsidRPr="008F7B2E">
        <w:rPr>
          <w:rFonts w:ascii="Arial" w:hAnsi="Arial" w:cs="Arial"/>
          <w:sz w:val="20"/>
        </w:rPr>
        <w:t>Fo</w:t>
      </w:r>
      <w:proofErr w:type="spellEnd"/>
      <w:r w:rsidRPr="008F7B2E">
        <w:rPr>
          <w:rFonts w:ascii="Arial" w:hAnsi="Arial" w:cs="Arial"/>
          <w:sz w:val="20"/>
        </w:rPr>
        <w:t xml:space="preserve"> content of the olivine host crystals. Furthermore, by calculating the molar Si/(</w:t>
      </w:r>
      <w:proofErr w:type="spellStart"/>
      <w:r w:rsidRPr="008F7B2E">
        <w:rPr>
          <w:rFonts w:ascii="Arial" w:hAnsi="Arial" w:cs="Arial"/>
          <w:sz w:val="20"/>
        </w:rPr>
        <w:t>Mg+Fe</w:t>
      </w:r>
      <w:proofErr w:type="spellEnd"/>
      <w:r w:rsidRPr="008F7B2E">
        <w:rPr>
          <w:rFonts w:ascii="Arial" w:hAnsi="Arial" w:cs="Arial"/>
          <w:sz w:val="20"/>
        </w:rPr>
        <w:t>) ratio of each analysis we were able to provide a stoichiometric check of data quality: we obtained an average Si/(</w:t>
      </w:r>
      <w:proofErr w:type="spellStart"/>
      <w:r w:rsidRPr="008F7B2E">
        <w:rPr>
          <w:rFonts w:ascii="Arial" w:hAnsi="Arial" w:cs="Arial"/>
          <w:sz w:val="20"/>
        </w:rPr>
        <w:t>Mg+Fe</w:t>
      </w:r>
      <w:proofErr w:type="spellEnd"/>
      <w:r w:rsidRPr="008F7B2E">
        <w:rPr>
          <w:rFonts w:ascii="Arial" w:hAnsi="Arial" w:cs="Arial"/>
          <w:sz w:val="20"/>
        </w:rPr>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8F7B2E">
        <w:rPr>
          <w:rFonts w:ascii="Arial" w:hAnsi="Arial" w:cs="Arial"/>
          <w:sz w:val="20"/>
        </w:rPr>
        <w:t>Fo</w:t>
      </w:r>
      <w:proofErr w:type="spellEnd"/>
      <w:r w:rsidRPr="008F7B2E">
        <w:rPr>
          <w:rFonts w:ascii="Arial" w:hAnsi="Arial" w:cs="Arial"/>
          <w:sz w:val="20"/>
        </w:rPr>
        <w:t xml:space="preserve">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w:t>
      </w:r>
      <w:proofErr w:type="spellStart"/>
      <w:r w:rsidRPr="008F7B2E">
        <w:rPr>
          <w:rFonts w:ascii="Arial" w:hAnsi="Arial" w:cs="Arial"/>
          <w:sz w:val="20"/>
        </w:rPr>
        <w:t>Fo</w:t>
      </w:r>
      <w:proofErr w:type="spellEnd"/>
      <w:r w:rsidRPr="008F7B2E">
        <w:rPr>
          <w:rFonts w:ascii="Arial" w:hAnsi="Arial" w:cs="Arial"/>
          <w:sz w:val="20"/>
        </w:rPr>
        <w:t xml:space="preserve"> content </w:t>
      </w:r>
      <w:r w:rsidRPr="008F7B2E">
        <w:rPr>
          <w:rFonts w:ascii="Arial" w:hAnsi="Arial" w:cs="Arial"/>
          <w:sz w:val="20"/>
        </w:rPr>
        <w:fldChar w:fldCharType="begin"/>
      </w:r>
      <w:r w:rsidR="00965184">
        <w:rPr>
          <w:rFonts w:ascii="Arial" w:hAnsi="Arial" w:cs="Arial"/>
          <w:sz w:val="20"/>
        </w:rP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t>
      </w:r>
      <w:proofErr w:type="spellStart"/>
      <w:r w:rsidR="00965184" w:rsidRPr="00965184">
        <w:rPr>
          <w:rFonts w:ascii="Arial" w:hAnsi="Arial" w:cs="Arial"/>
          <w:sz w:val="20"/>
        </w:rPr>
        <w:t>Jarosewich</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1980)</w:t>
      </w:r>
      <w:r w:rsidRPr="008F7B2E">
        <w:rPr>
          <w:rFonts w:ascii="Arial" w:hAnsi="Arial" w:cs="Arial"/>
          <w:sz w:val="20"/>
        </w:rPr>
        <w:fldChar w:fldCharType="end"/>
      </w:r>
      <w:r w:rsidRPr="008F7B2E">
        <w:rPr>
          <w:rFonts w:ascii="Arial" w:hAnsi="Arial" w:cs="Arial"/>
          <w:sz w:val="20"/>
        </w:rPr>
        <w:t xml:space="preserve"> for the San Carlos secondary standard is 90.2 </w:t>
      </w:r>
      <w:proofErr w:type="spellStart"/>
      <w:r w:rsidRPr="008F7B2E">
        <w:rPr>
          <w:rFonts w:ascii="Arial" w:hAnsi="Arial" w:cs="Arial"/>
          <w:sz w:val="20"/>
        </w:rPr>
        <w:t>Fo</w:t>
      </w:r>
      <w:proofErr w:type="spellEnd"/>
      <w:r w:rsidRPr="008F7B2E">
        <w:rPr>
          <w:rFonts w:ascii="Arial" w:hAnsi="Arial" w:cs="Arial"/>
          <w:sz w:val="20"/>
        </w:rPr>
        <w:t xml:space="preserve">, and we obtained a mean of 89.84±0.07 </w:t>
      </w:r>
      <w:proofErr w:type="spellStart"/>
      <w:r w:rsidRPr="008F7B2E">
        <w:rPr>
          <w:rFonts w:ascii="Arial" w:hAnsi="Arial" w:cs="Arial"/>
          <w:sz w:val="20"/>
        </w:rPr>
        <w:t>Fo</w:t>
      </w:r>
      <w:proofErr w:type="spellEnd"/>
      <w:r w:rsidRPr="008F7B2E">
        <w:rPr>
          <w:rFonts w:ascii="Arial" w:hAnsi="Arial" w:cs="Arial"/>
          <w:sz w:val="20"/>
        </w:rPr>
        <w:t xml:space="preserve"> units. For Springwater, the preferred </w:t>
      </w:r>
      <w:r w:rsidRPr="008F7B2E">
        <w:rPr>
          <w:rFonts w:ascii="Arial" w:hAnsi="Arial" w:cs="Arial"/>
          <w:sz w:val="20"/>
        </w:rPr>
        <w:lastRenderedPageBreak/>
        <w:t xml:space="preserve">value is 82.4 </w:t>
      </w:r>
      <w:proofErr w:type="spellStart"/>
      <w:r w:rsidRPr="008F7B2E">
        <w:rPr>
          <w:rFonts w:ascii="Arial" w:hAnsi="Arial" w:cs="Arial"/>
          <w:sz w:val="20"/>
        </w:rPr>
        <w:t>Fo</w:t>
      </w:r>
      <w:proofErr w:type="spellEnd"/>
      <w:r w:rsidRPr="008F7B2E">
        <w:rPr>
          <w:rFonts w:ascii="Arial" w:hAnsi="Arial" w:cs="Arial"/>
          <w:sz w:val="20"/>
        </w:rPr>
        <w:t xml:space="preserve">, and we obtained a mean of 82.1±0.2 </w:t>
      </w:r>
      <w:proofErr w:type="spellStart"/>
      <w:r w:rsidRPr="008F7B2E">
        <w:rPr>
          <w:rFonts w:ascii="Arial" w:hAnsi="Arial" w:cs="Arial"/>
          <w:sz w:val="20"/>
        </w:rPr>
        <w:t>Fo</w:t>
      </w:r>
      <w:proofErr w:type="spellEnd"/>
      <w:r w:rsidRPr="008F7B2E">
        <w:rPr>
          <w:rFonts w:ascii="Arial" w:hAnsi="Arial" w:cs="Arial"/>
          <w:sz w:val="20"/>
        </w:rPr>
        <w:t xml:space="preserve">.  We also analyzed a Kīlauea olivine crystal previously measured on the USGS Menlo Park EPMA. The average </w:t>
      </w:r>
      <w:proofErr w:type="spellStart"/>
      <w:r w:rsidRPr="008F7B2E">
        <w:rPr>
          <w:rFonts w:ascii="Arial" w:hAnsi="Arial" w:cs="Arial"/>
          <w:sz w:val="20"/>
        </w:rPr>
        <w:t>Fo</w:t>
      </w:r>
      <w:proofErr w:type="spellEnd"/>
      <w:r w:rsidRPr="008F7B2E">
        <w:rPr>
          <w:rFonts w:ascii="Arial" w:hAnsi="Arial" w:cs="Arial"/>
          <w:sz w:val="20"/>
        </w:rPr>
        <w:t xml:space="preserve"> content obtained at Menlo Park was 87.8±0.1 </w:t>
      </w:r>
      <w:proofErr w:type="spellStart"/>
      <w:r w:rsidRPr="008F7B2E">
        <w:rPr>
          <w:rFonts w:ascii="Arial" w:hAnsi="Arial" w:cs="Arial"/>
          <w:sz w:val="20"/>
        </w:rPr>
        <w:t>Fo</w:t>
      </w:r>
      <w:proofErr w:type="spellEnd"/>
      <w:r w:rsidRPr="008F7B2E">
        <w:rPr>
          <w:rFonts w:ascii="Arial" w:hAnsi="Arial" w:cs="Arial"/>
          <w:sz w:val="20"/>
        </w:rPr>
        <w:t xml:space="preserve"> units, and at the University of California, Berkeley SEM, 88.5±0.1. It should be noted that such offsets also exist between different EPMA labs </w:t>
      </w:r>
      <w:r w:rsidRPr="008F7B2E">
        <w:rPr>
          <w:rFonts w:ascii="Arial" w:hAnsi="Arial" w:cs="Arial"/>
          <w:sz w:val="20"/>
        </w:rPr>
        <w:fldChar w:fldCharType="begin"/>
      </w:r>
      <w:r w:rsidR="00965184">
        <w:rPr>
          <w:rFonts w:ascii="Arial" w:hAnsi="Arial" w:cs="Arial"/>
          <w:sz w:val="20"/>
        </w:rPr>
        <w:instrText xml:space="preserve"> ADDIN ZOTERO_ITEM CSL_CITATION {"citationID":"eiQLcxRf","properties":{"formattedCitation":"(Wieser {\\i{}et al.}, 2023)","plainCitation":"(Wieser et al., 2023)","noteIndex":0},"citationItems":[{"id":2000,"uris":["http://zotero.org/users/9451925/items/9HP4L5DM"],"itemData":{"id":2000,"type":"article-journal","abstract":"The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2023)</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965184">
        <w:rPr>
          <w:rFonts w:ascii="Arial" w:hAnsi="Arial" w:cs="Arial"/>
          <w:sz w:val="20"/>
        </w:rPr>
        <w:instrText xml:space="preserve"> ADDIN ZOTERO_ITEM CSL_CITATION {"citationID":"mYlZvJRS","properties":{"formattedCitation":"(Wieser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965184">
        <w:rPr>
          <w:rFonts w:ascii="Cambria Math" w:hAnsi="Cambria Math" w:cs="Cambria Math"/>
          <w:sz w:val="20"/>
        </w:rPr>
        <w:instrText>∼</w:instrText>
      </w:r>
      <w:r w:rsidR="00965184">
        <w:rPr>
          <w:rFonts w:ascii="Arial" w:hAnsi="Arial" w:cs="Arial"/>
          <w:sz w:val="20"/>
        </w:rPr>
        <w:instrText>2-km depth), while many high-Fo olivines (&gt;Fo81.5; far from equilibrium with their carrier melts) crystallized within the South Caldera reservoir (</w:instrText>
      </w:r>
      <w:r w:rsidR="00965184">
        <w:rPr>
          <w:rFonts w:ascii="Cambria Math" w:hAnsi="Cambria Math" w:cs="Cambria Math"/>
          <w:sz w:val="20"/>
        </w:rPr>
        <w:instrText>∼</w:instrText>
      </w:r>
      <w:r w:rsidR="00965184">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xml:space="preserve">, </w:t>
      </w:r>
      <w:r w:rsidR="0027239B">
        <w:rPr>
          <w:rFonts w:ascii="Arial" w:hAnsi="Arial" w:cs="Arial"/>
          <w:sz w:val="20"/>
        </w:rPr>
        <w:t>(</w:t>
      </w:r>
      <w:r w:rsidR="00965184" w:rsidRPr="00965184">
        <w:rPr>
          <w:rFonts w:ascii="Arial" w:hAnsi="Arial" w:cs="Arial"/>
          <w:sz w:val="20"/>
        </w:rPr>
        <w:t>2021)</w:t>
      </w:r>
      <w:r w:rsidRPr="008F7B2E">
        <w:rPr>
          <w:rFonts w:ascii="Arial" w:hAnsi="Arial" w:cs="Arial"/>
          <w:sz w:val="20"/>
        </w:rPr>
        <w:fldChar w:fldCharType="end"/>
      </w:r>
      <w:r w:rsidRPr="008F7B2E">
        <w:rPr>
          <w:rFonts w:ascii="Arial" w:hAnsi="Arial" w:cs="Arial"/>
          <w:sz w:val="20"/>
        </w:rPr>
        <w:t xml:space="preserve">. The difference observed amounts to ~0.62 units at ~82 </w:t>
      </w:r>
      <w:proofErr w:type="spellStart"/>
      <w:r w:rsidRPr="008F7B2E">
        <w:rPr>
          <w:rFonts w:ascii="Arial" w:hAnsi="Arial" w:cs="Arial"/>
          <w:sz w:val="20"/>
        </w:rPr>
        <w:t>Fo</w:t>
      </w:r>
      <w:proofErr w:type="spellEnd"/>
      <w:r w:rsidRPr="008F7B2E">
        <w:rPr>
          <w:rFonts w:ascii="Arial" w:hAnsi="Arial" w:cs="Arial"/>
          <w:sz w:val="20"/>
        </w:rPr>
        <w:t xml:space="preserve"> and 0.78 units at 90 </w:t>
      </w:r>
      <w:proofErr w:type="spellStart"/>
      <w:r w:rsidRPr="008F7B2E">
        <w:rPr>
          <w:rFonts w:ascii="Arial" w:hAnsi="Arial" w:cs="Arial"/>
          <w:sz w:val="20"/>
        </w:rPr>
        <w:t>Fo</w:t>
      </w:r>
      <w:proofErr w:type="spellEnd"/>
      <w:r w:rsidR="0027239B">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proofErr w:type="spellStart"/>
      <w:r w:rsidR="00055D43">
        <w:rPr>
          <w:rFonts w:ascii="Arial" w:hAnsi="Arial" w:cs="Arial"/>
          <w:sz w:val="20"/>
        </w:rPr>
        <w:t>CalVO</w:t>
      </w:r>
      <w:proofErr w:type="spellEnd"/>
      <w:r w:rsidR="00055D43">
        <w:rPr>
          <w:rFonts w:ascii="Arial" w:hAnsi="Arial" w:cs="Arial"/>
          <w:sz w:val="20"/>
        </w:rPr>
        <w:t xml:space="preserve">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w:t>
      </w:r>
      <w:proofErr w:type="spellStart"/>
      <w:r w:rsidR="00587E27" w:rsidRPr="00587E27">
        <w:rPr>
          <w:rFonts w:ascii="Arial" w:hAnsi="Arial" w:cs="Arial"/>
          <w:sz w:val="20"/>
        </w:rPr>
        <w:t>hrs</w:t>
      </w:r>
      <w:proofErr w:type="spellEnd"/>
      <w:r w:rsidR="00587E27" w:rsidRPr="00587E27">
        <w:rPr>
          <w:rFonts w:ascii="Arial" w:hAnsi="Arial" w:cs="Arial"/>
          <w:sz w:val="20"/>
        </w:rPr>
        <w:t xml:space="preserve">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 xml:space="preserve">to </w:t>
      </w:r>
      <w:proofErr w:type="spellStart"/>
      <w:r w:rsidR="00587E27" w:rsidRPr="00587E27">
        <w:rPr>
          <w:rFonts w:ascii="Arial" w:hAnsi="Arial" w:cs="Arial"/>
          <w:sz w:val="20"/>
        </w:rPr>
        <w:t>C</w:t>
      </w:r>
      <w:r w:rsidR="00055D43">
        <w:rPr>
          <w:rFonts w:ascii="Arial" w:hAnsi="Arial" w:cs="Arial"/>
          <w:sz w:val="20"/>
        </w:rPr>
        <w:t>alVO</w:t>
      </w:r>
      <w:proofErr w:type="spellEnd"/>
      <w:r w:rsidR="00055D43">
        <w:rPr>
          <w:rFonts w:ascii="Arial" w:hAnsi="Arial" w:cs="Arial"/>
          <w:sz w:val="20"/>
        </w:rPr>
        <w:t xml:space="preserve">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 xml:space="preserve">(calibration takes 2-3 </w:t>
      </w:r>
      <w:proofErr w:type="spellStart"/>
      <w:r w:rsidR="00055D43">
        <w:rPr>
          <w:rFonts w:ascii="Arial" w:hAnsi="Arial" w:cs="Arial"/>
          <w:sz w:val="20"/>
        </w:rPr>
        <w:t>hrs</w:t>
      </w:r>
      <w:proofErr w:type="spellEnd"/>
      <w:r w:rsidR="00055D43">
        <w:rPr>
          <w:rFonts w:ascii="Arial" w:hAnsi="Arial" w:cs="Arial"/>
          <w:sz w:val="20"/>
        </w:rPr>
        <w:t xml:space="preserve">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 xml:space="preserve">We also note that if these measurements did not exist at the time of the simulation, we could have used the EDS-SEM method to get the Mg# of the host glass to calculate the equilibrium olivine </w:t>
      </w:r>
      <w:proofErr w:type="spellStart"/>
      <w:r w:rsidR="00FE1502">
        <w:rPr>
          <w:rFonts w:ascii="Arial" w:hAnsi="Arial" w:cs="Arial"/>
          <w:sz w:val="20"/>
        </w:rPr>
        <w:t>Fo</w:t>
      </w:r>
      <w:proofErr w:type="spellEnd"/>
      <w:r w:rsidR="00FE1502">
        <w:rPr>
          <w:rFonts w:ascii="Arial" w:hAnsi="Arial" w:cs="Arial"/>
          <w:sz w:val="20"/>
        </w:rPr>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73845699"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w:t>
      </w:r>
      <w:proofErr w:type="spellStart"/>
      <w:r w:rsidR="008F7B2E" w:rsidRPr="008F7B2E">
        <w:rPr>
          <w:rFonts w:ascii="Arial" w:hAnsi="Arial" w:cs="Arial"/>
          <w:sz w:val="20"/>
        </w:rPr>
        <w:t>nA</w:t>
      </w:r>
      <w:proofErr w:type="spellEnd"/>
      <w:r w:rsidR="008F7B2E" w:rsidRPr="008F7B2E">
        <w:rPr>
          <w:rFonts w:ascii="Arial" w:hAnsi="Arial" w:cs="Arial"/>
          <w:sz w:val="20"/>
        </w:rPr>
        <w:t xml:space="preserve"> current. Peak counting times were 45 s for S, Cl, and F, 40 s for Ti, P, and Mn, 20 s for Si, Ca, </w:t>
      </w:r>
      <w:r w:rsidR="008F7B2E" w:rsidRPr="008F7B2E">
        <w:rPr>
          <w:rFonts w:ascii="Arial" w:hAnsi="Arial" w:cs="Arial"/>
          <w:sz w:val="20"/>
        </w:rPr>
        <w:lastRenderedPageBreak/>
        <w:t xml:space="preserve">Fe, Al, and Mg, and 10 s Na and K (backgrounds were measured on both sides of the peak for half the peak counting times). Standards were VG2 basaltic glass (USNM 111240/52;ref </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 xml:space="preserve">(Jarosewich </w:t>
      </w:r>
      <w:r w:rsidR="00965184" w:rsidRPr="00965184">
        <w:rPr>
          <w:rFonts w:ascii="Arial" w:hAnsi="Arial" w:cs="Arial"/>
          <w:i/>
          <w:iCs/>
          <w:sz w:val="20"/>
        </w:rPr>
        <w:t>et al.</w:t>
      </w:r>
      <w:r w:rsidR="00965184" w:rsidRPr="00965184">
        <w:rPr>
          <w:rFonts w:ascii="Arial" w:hAnsi="Arial" w:cs="Arial"/>
          <w:sz w:val="20"/>
        </w:rPr>
        <w:t>, 1980)</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t>
      </w:r>
      <w:proofErr w:type="spellStart"/>
      <w:r w:rsidR="008F7B2E" w:rsidRPr="008F7B2E">
        <w:rPr>
          <w:rFonts w:ascii="Arial" w:hAnsi="Arial" w:cs="Arial"/>
          <w:sz w:val="20"/>
        </w:rPr>
        <w:t>Wilburforce</w:t>
      </w:r>
      <w:proofErr w:type="spellEnd"/>
      <w:r w:rsidR="008F7B2E" w:rsidRPr="008F7B2E">
        <w:rPr>
          <w:rFonts w:ascii="Arial" w:hAnsi="Arial" w:cs="Arial"/>
          <w:sz w:val="20"/>
        </w:rPr>
        <w:t xml:space="preserv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xml:space="preserve">, 0.27 wt% for FeO, 0.009 wt% for </w:t>
      </w:r>
      <w:proofErr w:type="spellStart"/>
      <w:r w:rsidR="008F7B2E" w:rsidRPr="008F7B2E">
        <w:rPr>
          <w:rFonts w:ascii="Arial" w:hAnsi="Arial" w:cs="Arial"/>
          <w:sz w:val="20"/>
        </w:rPr>
        <w:t>MnO</w:t>
      </w:r>
      <w:proofErr w:type="spellEnd"/>
      <w:r w:rsidR="008F7B2E" w:rsidRPr="008F7B2E">
        <w:rPr>
          <w:rFonts w:ascii="Arial" w:hAnsi="Arial" w:cs="Arial"/>
          <w:sz w:val="20"/>
        </w:rPr>
        <w:t>, 0.006 wt% for MgO, 0.04 wt% for CaO,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(Armstrong, 1988)</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1BEBD830"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S4</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S4</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S4</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proofErr w:type="gramStart"/>
      <w:r w:rsidR="00EA6E1F">
        <w:rPr>
          <w:rFonts w:ascii="Arial" w:hAnsi="Arial" w:cs="Arial"/>
          <w:color w:val="000000"/>
          <w:sz w:val="20"/>
        </w:rPr>
        <w:t xml:space="preserve"> 2023</w:t>
      </w:r>
      <w:proofErr w:type="gramEnd"/>
      <w:r w:rsidR="0027239B">
        <w:rPr>
          <w:rFonts w:ascii="Arial" w:hAnsi="Arial" w:cs="Arial"/>
          <w:color w:val="000000"/>
          <w:sz w:val="20"/>
        </w:rPr>
        <w:t xml:space="preserve"> date,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EA6E1F">
        <w:rPr>
          <w:rFonts w:ascii="Arial" w:hAnsi="Arial" w:cs="Arial"/>
          <w:color w:val="000000"/>
          <w:sz w:val="20"/>
        </w:rPr>
        <w:t xml:space="preserve"> 2024</w:t>
      </w:r>
      <w:r w:rsidR="0027239B">
        <w:rPr>
          <w:rFonts w:ascii="Arial" w:hAnsi="Arial" w:cs="Arial"/>
          <w:color w:val="000000"/>
          <w:sz w:val="20"/>
        </w:rPr>
        <w:t xml:space="preserve"> date, based on concerns from reviewers of temperature sensitivity of EOS and the lack of applicability to subduction zones. </w:t>
      </w:r>
      <w:r w:rsidR="0027239B">
        <w:rPr>
          <w:rFonts w:ascii="Arial" w:hAnsi="Arial" w:cs="Arial"/>
          <w:color w:val="000000"/>
          <w:sz w:val="20"/>
        </w:rPr>
        <w:t xml:space="preserve">Consequently, it is evident that the delays in the editorial and publishing process constitute possibly the biggest </w:t>
      </w:r>
      <w:r w:rsidR="0027239B">
        <w:rPr>
          <w:rFonts w:ascii="Arial" w:hAnsi="Arial" w:cs="Arial"/>
          <w:color w:val="000000"/>
          <w:sz w:val="20"/>
        </w:rPr>
        <w:lastRenderedPageBreak/>
        <w:t xml:space="preserve">bottleneck for reporting findings to the community, particularly given USGS collaborations means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3754C4DB"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965184">
        <w:rPr>
          <w:rFonts w:ascii="Arial" w:hAnsi="Arial" w:cs="Arial"/>
          <w:color w:val="222222"/>
          <w:sz w:val="20"/>
          <w:shd w:val="clear" w:color="auto" w:fill="FFFFFF"/>
        </w:rP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965184" w:rsidRPr="00965184">
        <w:rPr>
          <w:rFonts w:ascii="Arial" w:hAnsi="Arial" w:cs="Arial"/>
          <w:sz w:val="20"/>
        </w:rPr>
        <w:t xml:space="preserve">(Gansecki </w:t>
      </w:r>
      <w:r w:rsidR="00965184" w:rsidRPr="00965184">
        <w:rPr>
          <w:rFonts w:ascii="Arial" w:hAnsi="Arial" w:cs="Arial"/>
          <w:i/>
          <w:iCs/>
          <w:sz w:val="20"/>
        </w:rPr>
        <w:t>et al.</w:t>
      </w:r>
      <w:r w:rsidR="00965184" w:rsidRPr="00965184">
        <w:rPr>
          <w:rFonts w:ascii="Arial" w:hAnsi="Arial" w:cs="Arial"/>
          <w:sz w:val="20"/>
        </w:rPr>
        <w:t>, 2019)</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 xml:space="preserve">Additionally, it would be possible to get samples to the University of California, Berkeley within 24 hours if someone in Hawai’i were to take a flight to San Fransisco or Oakland airport with the samples, or within ~30 hours if someone based in the </w:t>
      </w:r>
      <w:r w:rsidRPr="008F7B2E">
        <w:rPr>
          <w:rFonts w:ascii="Arial" w:hAnsi="Arial" w:cs="Arial"/>
          <w:color w:val="000000"/>
          <w:sz w:val="20"/>
        </w:rPr>
        <w:lastRenderedPageBreak/>
        <w:t>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51DB3F53"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The WITEC Raman microscope used in this study does not have a condenser in its optical path, which can make it very hard to navigate and find FIs,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 xml:space="preserve">We used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8366027"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Effect of H</w:t>
      </w:r>
      <w:r w:rsidRPr="00DC7B7A">
        <w:rPr>
          <w:rFonts w:ascii="Arial" w:hAnsi="Arial" w:cs="Arial"/>
          <w:b/>
          <w:bCs/>
          <w:color w:val="000000"/>
          <w:sz w:val="20"/>
          <w:vertAlign w:val="subscript"/>
        </w:rPr>
        <w:t>2</w:t>
      </w:r>
      <w:r>
        <w:rPr>
          <w:rFonts w:ascii="Arial" w:hAnsi="Arial" w:cs="Arial"/>
          <w:b/>
          <w:bCs/>
          <w:color w:val="000000"/>
          <w:sz w:val="20"/>
        </w:rPr>
        <w:t>O on calculated pressures</w:t>
      </w:r>
    </w:p>
    <w:p w14:paraId="28DE8A14" w14:textId="0C4C08ED" w:rsidR="00DC7B7A" w:rsidRPr="00DC7B7A" w:rsidRDefault="00DC7B7A" w:rsidP="00DC7B7A">
      <w:pPr>
        <w:spacing w:line="480" w:lineRule="auto"/>
        <w:ind w:firstLine="720"/>
        <w:jc w:val="both"/>
        <w:rPr>
          <w:rFonts w:ascii="Arial" w:hAnsi="Arial" w:cs="Arial"/>
          <w:sz w:val="20"/>
          <w:lang w:val="en-GB"/>
        </w:rPr>
      </w:pPr>
      <w:bookmarkStart w:id="16"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pure CO</w:t>
      </w:r>
      <w:r w:rsidRPr="00DC7B7A">
        <w:rPr>
          <w:rFonts w:ascii="Arial" w:hAnsi="Arial" w:cs="Arial"/>
          <w:sz w:val="20"/>
          <w:vertAlign w:val="subscript"/>
          <w:lang w:val="en-GB"/>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 xml:space="preserve">O. </w:t>
      </w:r>
      <w:r>
        <w:rPr>
          <w:rFonts w:ascii="Arial" w:hAnsi="Arial" w:cs="Arial"/>
          <w:sz w:val="20"/>
          <w:lang w:val="en-GB"/>
        </w:rPr>
        <w:t xml:space="preserve">Fluid inclusion studies typically assume that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 has been lost</w:t>
      </w:r>
      <w:r>
        <w:rPr>
          <w:rFonts w:ascii="Arial" w:hAnsi="Arial" w:cs="Arial"/>
          <w:sz w:val="20"/>
          <w:lang w:val="en-GB"/>
        </w:rPr>
        <w:t xml:space="preserve"> and therefore t</w:t>
      </w:r>
      <w:r w:rsidRPr="00DC7B7A">
        <w:rPr>
          <w:rFonts w:ascii="Arial" w:hAnsi="Arial" w:cs="Arial"/>
          <w:sz w:val="20"/>
          <w:lang w:val="en-GB"/>
        </w:rPr>
        <w:t>he measured CO</w:t>
      </w:r>
      <w:r w:rsidRPr="00DC7B7A">
        <w:rPr>
          <w:rFonts w:ascii="Arial" w:hAnsi="Arial" w:cs="Arial"/>
          <w:sz w:val="20"/>
          <w:vertAlign w:val="subscript"/>
          <w:lang w:val="en-GB"/>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H</w:t>
      </w:r>
      <w:r w:rsidRPr="00DC7B7A">
        <w:rPr>
          <w:rFonts w:ascii="Arial" w:hAnsi="Arial" w:cs="Arial"/>
          <w:sz w:val="20"/>
          <w:vertAlign w:val="subscript"/>
          <w:lang w:val="en-GB"/>
        </w:rPr>
        <w:t>2</w:t>
      </w:r>
      <w:r w:rsidRPr="00DC7B7A">
        <w:rPr>
          <w:rFonts w:ascii="Arial" w:hAnsi="Arial" w:cs="Arial"/>
          <w:sz w:val="20"/>
          <w:lang w:val="en-GB"/>
        </w:rPr>
        <w:t xml:space="preserve">O and molar ratios (see </w:t>
      </w:r>
      <w:r w:rsidRPr="00DC7B7A">
        <w:rPr>
          <w:rFonts w:ascii="Arial" w:hAnsi="Arial" w:cs="Arial"/>
          <w:sz w:val="20"/>
          <w:lang w:val="en-GB"/>
        </w:rPr>
        <w:fldChar w:fldCharType="begin"/>
      </w:r>
      <w:r w:rsidRPr="00DC7B7A">
        <w:rPr>
          <w:rFonts w:ascii="Arial" w:hAnsi="Arial" w:cs="Arial"/>
          <w:sz w:val="20"/>
          <w:lang w:val="en-GB"/>
        </w:rPr>
        <w:instrText xml:space="preserve"> ADDIN ZOTERO_ITEM CSL_CITATION {"citationID":"EmcHEJL1","properties":{"formattedCitation":"(Hansteen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Pr="00DC7B7A">
        <w:rPr>
          <w:rFonts w:ascii="Arial" w:hAnsi="Arial" w:cs="Arial"/>
          <w:sz w:val="20"/>
          <w:lang w:val="en-GB"/>
        </w:rPr>
        <w:t>Hansteen and Klügel, 2008</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d H</w:t>
      </w:r>
      <w:r w:rsidRPr="00DC7B7A">
        <w:rPr>
          <w:rFonts w:ascii="Arial" w:hAnsi="Arial" w:cs="Arial"/>
          <w:sz w:val="20"/>
          <w:vertAlign w:val="subscript"/>
          <w:lang w:val="en-GB"/>
        </w:rPr>
        <w:t>2</w:t>
      </w:r>
      <w:r w:rsidRPr="00DC7B7A">
        <w:rPr>
          <w:rFonts w:ascii="Arial" w:hAnsi="Arial" w:cs="Arial"/>
          <w:sz w:val="20"/>
          <w:lang w:val="en-GB"/>
        </w:rPr>
        <w:t>O–CO</w:t>
      </w:r>
      <w:r w:rsidRPr="00DC7B7A">
        <w:rPr>
          <w:rFonts w:ascii="Arial" w:hAnsi="Arial" w:cs="Arial"/>
          <w:sz w:val="20"/>
          <w:vertAlign w:val="subscript"/>
          <w:lang w:val="en-GB"/>
        </w:rPr>
        <w:t>2</w:t>
      </w:r>
      <w:r w:rsidRPr="00DC7B7A">
        <w:rPr>
          <w:rFonts w:ascii="Arial" w:hAnsi="Arial" w:cs="Arial"/>
          <w:sz w:val="20"/>
          <w:lang w:val="en-GB"/>
        </w:rPr>
        <w:t xml:space="preserve"> equation of state</w:t>
      </w:r>
      <w:bookmarkEnd w:id="16"/>
      <w:r>
        <w:rPr>
          <w:rFonts w:ascii="Arial" w:hAnsi="Arial" w:cs="Arial"/>
          <w:sz w:val="20"/>
          <w:lang w:val="en-GB"/>
        </w:rPr>
        <w:t>. Although it was not possible to implement these calculations during our simulation, a recent paper (Yoshimura et al., 2023) made it possible to implement these corrections in DiadFit. We recalculated pressures for our fluid inclusions using mol fractions of</w:t>
      </w:r>
      <w:r w:rsidRPr="00DC7B7A">
        <w:rPr>
          <w:rFonts w:ascii="Arial" w:hAnsi="Arial" w:cs="Arial"/>
          <w:sz w:val="20"/>
          <w:lang w:val="en-GB"/>
        </w:rPr>
        <w:t xml:space="preserve"> H</w:t>
      </w:r>
      <w:r w:rsidRPr="00DC7B7A">
        <w:rPr>
          <w:rFonts w:ascii="Arial" w:hAnsi="Arial" w:cs="Arial"/>
          <w:sz w:val="20"/>
          <w:vertAlign w:val="subscript"/>
          <w:lang w:val="en-GB"/>
        </w:rPr>
        <w:t>2</w:t>
      </w:r>
      <w:r w:rsidRPr="00DC7B7A">
        <w:rPr>
          <w:rFonts w:ascii="Arial" w:hAnsi="Arial" w:cs="Arial"/>
          <w:sz w:val="20"/>
          <w:lang w:val="en-GB"/>
        </w:rPr>
        <w:t>O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965184">
        <w:rPr>
          <w:rFonts w:ascii="Arial" w:hAnsi="Arial" w:cs="Arial"/>
          <w:sz w:val="20"/>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965184" w:rsidRPr="00965184">
        <w:rPr>
          <w:rFonts w:ascii="Arial" w:hAnsi="Arial" w:cs="Arial"/>
          <w:sz w:val="20"/>
        </w:rPr>
        <w:t>(DeVitre and Wieser, 2024)</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w:r w:rsidRPr="00DC7B7A">
        <w:rPr>
          <w:rFonts w:ascii="Arial" w:hAnsi="Arial" w:cs="Arial"/>
          <w:i/>
          <w:iCs/>
          <w:sz w:val="20"/>
          <w:lang w:val="en-GB"/>
        </w:rPr>
        <w:t>X</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 xml:space="preserve">on Fig S1.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1"/>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77777777" w:rsidR="00EA6E1F" w:rsidRDefault="00DC7B7A" w:rsidP="00EA6E1F">
      <w:pPr>
        <w:spacing w:line="480" w:lineRule="auto"/>
        <w:jc w:val="both"/>
        <w:textAlignment w:val="baseline"/>
        <w:rPr>
          <w:ins w:id="17" w:author="Charlotte Devitre" w:date="2024-03-04T14:28:00Z"/>
          <w:rFonts w:ascii="Arial" w:hAnsi="Arial" w:cs="Arial"/>
          <w:sz w:val="20"/>
          <w:lang w:val="en-GB"/>
        </w:rPr>
      </w:pPr>
      <w:r w:rsidRPr="00DC7B7A">
        <w:rPr>
          <w:rFonts w:ascii="Arial" w:hAnsi="Arial" w:cs="Arial"/>
          <w:b/>
          <w:bCs/>
          <w:sz w:val="20"/>
          <w:lang w:val="en-GB"/>
        </w:rPr>
        <w:t>Figure S-1</w:t>
      </w:r>
      <w:r w:rsidRPr="00DC7B7A">
        <w:rPr>
          <w:rFonts w:ascii="Arial" w:hAnsi="Arial" w:cs="Arial"/>
          <w:sz w:val="20"/>
          <w:lang w:val="en-GB"/>
        </w:rPr>
        <w:tab/>
      </w:r>
      <w:r w:rsidR="00965184">
        <w:rPr>
          <w:rFonts w:ascii="Arial" w:hAnsi="Arial" w:cs="Arial"/>
          <w:sz w:val="20"/>
          <w:lang w:val="en-GB"/>
        </w:rPr>
        <w:t xml:space="preserve">Cumulative probability plot of the ratio of pressures from the mixed fluid EOS and pure CO2 EOS depending on the </w:t>
      </w:r>
      <w:r w:rsidRPr="00DC7B7A">
        <w:rPr>
          <w:rFonts w:ascii="Arial" w:hAnsi="Arial" w:cs="Arial"/>
          <w:i/>
          <w:iCs/>
          <w:sz w:val="20"/>
          <w:lang w:val="en-GB"/>
        </w:rPr>
        <w:t>X</w:t>
      </w:r>
      <w:r w:rsidR="00965184">
        <w:rPr>
          <w:rFonts w:ascii="Arial" w:hAnsi="Arial" w:cs="Arial"/>
          <w:i/>
          <w:iCs/>
          <w:sz w:val="20"/>
          <w:lang w:val="en-GB"/>
        </w:rPr>
        <w:t>H</w:t>
      </w:r>
      <w:r w:rsidRPr="00DC7B7A">
        <w:rPr>
          <w:rFonts w:ascii="Arial" w:hAnsi="Arial" w:cs="Arial"/>
          <w:sz w:val="20"/>
          <w:vertAlign w:val="subscript"/>
          <w:lang w:val="en-GB"/>
        </w:rPr>
        <w:t>2</w:t>
      </w:r>
      <w:r w:rsidR="00965184">
        <w:rPr>
          <w:rFonts w:ascii="Arial" w:hAnsi="Arial" w:cs="Arial"/>
          <w:sz w:val="20"/>
          <w:lang w:val="en-GB"/>
        </w:rPr>
        <w:t xml:space="preserve">O function applied from </w:t>
      </w:r>
      <w:r w:rsidR="00965184">
        <w:rPr>
          <w:rFonts w:ascii="Arial" w:hAnsi="Arial" w:cs="Arial"/>
          <w:sz w:val="20"/>
          <w:lang w:val="en-GB"/>
        </w:rPr>
        <w:fldChar w:fldCharType="begin"/>
      </w:r>
      <w:r w:rsidR="00965184">
        <w:rPr>
          <w:rFonts w:ascii="Arial" w:hAnsi="Arial" w:cs="Arial"/>
          <w:sz w:val="20"/>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965184" w:rsidRPr="00965184">
        <w:rPr>
          <w:rFonts w:ascii="Arial" w:hAnsi="Arial" w:cs="Arial"/>
          <w:sz w:val="20"/>
        </w:rPr>
        <w:t>(</w:t>
      </w:r>
      <w:proofErr w:type="spellStart"/>
      <w:r w:rsidR="00965184" w:rsidRPr="00965184">
        <w:rPr>
          <w:rFonts w:ascii="Arial" w:hAnsi="Arial" w:cs="Arial"/>
          <w:sz w:val="20"/>
        </w:rPr>
        <w:t>DeVitre</w:t>
      </w:r>
      <w:proofErr w:type="spellEnd"/>
      <w:r w:rsidR="00965184" w:rsidRPr="00965184">
        <w:rPr>
          <w:rFonts w:ascii="Arial" w:hAnsi="Arial" w:cs="Arial"/>
          <w:sz w:val="20"/>
        </w:rPr>
        <w:t xml:space="preserve"> and Wieser, 2024)</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4B099ACC" w14:textId="1BFE8A48" w:rsidR="00EA6E1F" w:rsidRPr="008F7B2E" w:rsidRDefault="00EA6E1F" w:rsidP="00EA6E1F">
      <w:pPr>
        <w:spacing w:line="480" w:lineRule="auto"/>
        <w:jc w:val="both"/>
        <w:textAlignment w:val="baseline"/>
        <w:rPr>
          <w:ins w:id="18" w:author="Charlotte Devitre" w:date="2024-03-04T14:28:00Z"/>
          <w:rFonts w:ascii="Arial" w:hAnsi="Arial" w:cs="Arial"/>
          <w:b/>
          <w:bCs/>
          <w:color w:val="000000"/>
          <w:sz w:val="20"/>
        </w:rPr>
      </w:pPr>
      <w:ins w:id="19" w:author="Charlotte Devitre" w:date="2024-03-04T14:28:00Z">
        <w:r>
          <w:rPr>
            <w:rFonts w:ascii="Arial" w:hAnsi="Arial" w:cs="Arial"/>
            <w:b/>
            <w:bCs/>
            <w:color w:val="000000"/>
            <w:sz w:val="20"/>
          </w:rPr>
          <w:lastRenderedPageBreak/>
          <w:t xml:space="preserve">Sensitivity </w:t>
        </w:r>
      </w:ins>
      <w:ins w:id="20" w:author="Charlotte Devitre" w:date="2024-03-04T14:32:00Z">
        <w:r w:rsidR="003F6C75">
          <w:rPr>
            <w:rFonts w:ascii="Arial" w:hAnsi="Arial" w:cs="Arial"/>
            <w:b/>
            <w:bCs/>
            <w:color w:val="000000"/>
            <w:sz w:val="20"/>
          </w:rPr>
          <w:t>of the EOS method for fluid inclusion barometry</w:t>
        </w:r>
      </w:ins>
      <w:ins w:id="21" w:author="Charlotte Devitre" w:date="2024-03-04T14:28:00Z">
        <w:r>
          <w:rPr>
            <w:rFonts w:ascii="Arial" w:hAnsi="Arial" w:cs="Arial"/>
            <w:b/>
            <w:bCs/>
            <w:color w:val="000000"/>
            <w:sz w:val="20"/>
          </w:rPr>
          <w:t xml:space="preserve"> - Exten</w:t>
        </w:r>
      </w:ins>
      <w:ins w:id="22" w:author="Charlotte Devitre" w:date="2024-03-04T14:29:00Z">
        <w:r>
          <w:rPr>
            <w:rFonts w:ascii="Arial" w:hAnsi="Arial" w:cs="Arial"/>
            <w:b/>
            <w:bCs/>
            <w:color w:val="000000"/>
            <w:sz w:val="20"/>
          </w:rPr>
          <w:t>ded</w:t>
        </w:r>
      </w:ins>
    </w:p>
    <w:p w14:paraId="4C6D7601" w14:textId="0155BAD5" w:rsidR="00DC7B7A" w:rsidDel="003F6C75" w:rsidRDefault="00EA6E1F" w:rsidP="00EA6E1F">
      <w:pPr>
        <w:spacing w:line="480" w:lineRule="auto"/>
        <w:ind w:firstLine="720"/>
        <w:jc w:val="both"/>
        <w:rPr>
          <w:del w:id="23" w:author="Charlotte Devitre" w:date="2024-03-04T14:28:00Z"/>
          <w:rFonts w:ascii="Arial" w:hAnsi="Arial" w:cs="Arial"/>
          <w:sz w:val="20"/>
          <w:lang w:val="en-GB"/>
        </w:rPr>
      </w:pPr>
      <w:ins w:id="24" w:author="Charlotte Devitre" w:date="2024-03-04T14:29:00Z">
        <w:r>
          <w:rPr>
            <w:rFonts w:ascii="Arial" w:hAnsi="Arial" w:cs="Arial"/>
            <w:sz w:val="20"/>
            <w:lang w:val="en-GB"/>
          </w:rPr>
          <w:t>We test the sensitivity of 3 equations of state for CO</w:t>
        </w:r>
        <w:r w:rsidRPr="00EA6E1F">
          <w:rPr>
            <w:rFonts w:ascii="Arial" w:hAnsi="Arial" w:cs="Arial"/>
            <w:sz w:val="20"/>
            <w:vertAlign w:val="subscript"/>
            <w:lang w:val="en-GB"/>
            <w:rPrChange w:id="25" w:author="Charlotte Devitre" w:date="2024-03-04T14:29:00Z">
              <w:rPr>
                <w:rFonts w:ascii="Arial" w:hAnsi="Arial" w:cs="Arial"/>
                <w:sz w:val="20"/>
                <w:lang w:val="en-GB"/>
              </w:rPr>
            </w:rPrChange>
          </w:rPr>
          <w:t xml:space="preserve">2 </w:t>
        </w:r>
      </w:ins>
      <w:ins w:id="26" w:author="Charlotte Devitre" w:date="2024-03-04T14:30:00Z">
        <w:r w:rsidR="003F6C75">
          <w:rPr>
            <w:rFonts w:ascii="Arial" w:hAnsi="Arial" w:cs="Arial"/>
            <w:sz w:val="20"/>
            <w:lang w:val="en-GB"/>
          </w:rPr>
          <w:t>a</w:t>
        </w:r>
      </w:ins>
      <w:ins w:id="27" w:author="Charlotte Devitre" w:date="2024-03-04T14:31:00Z">
        <w:r w:rsidR="003F6C75">
          <w:rPr>
            <w:rFonts w:ascii="Arial" w:hAnsi="Arial" w:cs="Arial"/>
            <w:sz w:val="20"/>
            <w:lang w:val="en-GB"/>
          </w:rPr>
          <w:t>vailable in DiadFit:</w:t>
        </w:r>
      </w:ins>
      <w:ins w:id="28" w:author="Charlotte Devitre" w:date="2024-03-04T14:29:00Z">
        <w:r>
          <w:rPr>
            <w:rFonts w:ascii="Arial" w:hAnsi="Arial" w:cs="Arial"/>
            <w:sz w:val="20"/>
            <w:lang w:val="en-GB"/>
          </w:rPr>
          <w:t xml:space="preserve"> two </w:t>
        </w:r>
      </w:ins>
      <w:ins w:id="29" w:author="Charlotte Devitre" w:date="2024-03-04T14:31:00Z">
        <w:r w:rsidR="003F6C75">
          <w:rPr>
            <w:rFonts w:ascii="Arial" w:hAnsi="Arial" w:cs="Arial"/>
            <w:sz w:val="20"/>
            <w:lang w:val="en-GB"/>
          </w:rPr>
          <w:t xml:space="preserve">are </w:t>
        </w:r>
      </w:ins>
      <w:ins w:id="30" w:author="Charlotte Devitre" w:date="2024-03-04T14:29:00Z">
        <w:r>
          <w:rPr>
            <w:rFonts w:ascii="Arial" w:hAnsi="Arial" w:cs="Arial"/>
            <w:sz w:val="20"/>
            <w:lang w:val="en-GB"/>
          </w:rPr>
          <w:t>for pure CO</w:t>
        </w:r>
        <w:r w:rsidRPr="003F6C75">
          <w:rPr>
            <w:rFonts w:ascii="Arial" w:hAnsi="Arial" w:cs="Arial"/>
            <w:sz w:val="20"/>
            <w:vertAlign w:val="subscript"/>
            <w:lang w:val="en-GB"/>
            <w:rPrChange w:id="31" w:author="Charlotte Devitre" w:date="2024-03-04T14:30:00Z">
              <w:rPr>
                <w:rFonts w:ascii="Arial" w:hAnsi="Arial" w:cs="Arial"/>
                <w:sz w:val="20"/>
                <w:lang w:val="en-GB"/>
              </w:rPr>
            </w:rPrChange>
          </w:rPr>
          <w:t>2</w:t>
        </w:r>
        <w:r>
          <w:rPr>
            <w:rFonts w:ascii="Arial" w:hAnsi="Arial" w:cs="Arial"/>
            <w:sz w:val="20"/>
            <w:lang w:val="en-GB"/>
          </w:rPr>
          <w:t xml:space="preserve"> </w:t>
        </w:r>
      </w:ins>
      <w:r>
        <w:rPr>
          <w:rFonts w:ascii="Arial" w:hAnsi="Arial" w:cs="Arial"/>
          <w:sz w:val="20"/>
          <w:lang w:val="en-GB"/>
        </w:rPr>
        <w:fldChar w:fldCharType="begin"/>
      </w:r>
      <w:r w:rsidR="003F6C75">
        <w:rPr>
          <w:rFonts w:ascii="Arial" w:hAnsi="Arial" w:cs="Arial"/>
          <w:sz w:val="20"/>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F6C75">
        <w:rPr>
          <w:rFonts w:ascii="Cambria Math" w:hAnsi="Cambria Math" w:cs="Cambria Math"/>
          <w:sz w:val="20"/>
          <w:lang w:val="en-GB"/>
        </w:rPr>
        <w:instrText>‐</w:instrText>
      </w:r>
      <w:r w:rsidR="003F6C75">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F6C75" w:rsidRPr="003F6C75">
        <w:rPr>
          <w:rFonts w:ascii="Arial" w:hAnsi="Arial" w:cs="Arial"/>
          <w:sz w:val="20"/>
        </w:rPr>
        <w:t>(Sterner and Pitzer, 1994; Span and Wagner, 1996)</w:t>
      </w:r>
      <w:r>
        <w:rPr>
          <w:rFonts w:ascii="Arial" w:hAnsi="Arial" w:cs="Arial"/>
          <w:sz w:val="20"/>
          <w:lang w:val="en-GB"/>
        </w:rPr>
        <w:fldChar w:fldCharType="end"/>
      </w:r>
      <w:ins w:id="32" w:author="Charlotte Devitre" w:date="2024-03-04T14:30:00Z">
        <w:r w:rsidR="003F6C75">
          <w:rPr>
            <w:rFonts w:ascii="Arial" w:hAnsi="Arial" w:cs="Arial"/>
            <w:sz w:val="20"/>
            <w:lang w:val="en-GB"/>
          </w:rPr>
          <w:t xml:space="preserve"> and one for CO</w:t>
        </w:r>
        <w:r w:rsidR="003F6C75" w:rsidRPr="003F6C75">
          <w:rPr>
            <w:rFonts w:ascii="Arial" w:hAnsi="Arial" w:cs="Arial"/>
            <w:sz w:val="20"/>
            <w:vertAlign w:val="subscript"/>
            <w:lang w:val="en-GB"/>
            <w:rPrChange w:id="33" w:author="Charlotte Devitre" w:date="2024-03-04T14:30:00Z">
              <w:rPr>
                <w:rFonts w:ascii="Arial" w:hAnsi="Arial" w:cs="Arial"/>
                <w:sz w:val="20"/>
                <w:lang w:val="en-GB"/>
              </w:rPr>
            </w:rPrChange>
          </w:rPr>
          <w:t>2</w:t>
        </w:r>
        <w:r w:rsidR="003F6C75">
          <w:rPr>
            <w:rFonts w:ascii="Arial" w:hAnsi="Arial" w:cs="Arial"/>
            <w:sz w:val="20"/>
            <w:lang w:val="en-GB"/>
          </w:rPr>
          <w:t>-H</w:t>
        </w:r>
        <w:r w:rsidR="003F6C75" w:rsidRPr="003F6C75">
          <w:rPr>
            <w:rFonts w:ascii="Arial" w:hAnsi="Arial" w:cs="Arial"/>
            <w:sz w:val="20"/>
            <w:vertAlign w:val="subscript"/>
            <w:lang w:val="en-GB"/>
            <w:rPrChange w:id="34" w:author="Charlotte Devitre" w:date="2024-03-04T14:30:00Z">
              <w:rPr>
                <w:rFonts w:ascii="Arial" w:hAnsi="Arial" w:cs="Arial"/>
                <w:sz w:val="20"/>
                <w:lang w:val="en-GB"/>
              </w:rPr>
            </w:rPrChange>
          </w:rPr>
          <w:t>2</w:t>
        </w:r>
        <w:r w:rsidR="003F6C75">
          <w:rPr>
            <w:rFonts w:ascii="Arial" w:hAnsi="Arial" w:cs="Arial"/>
            <w:sz w:val="20"/>
            <w:lang w:val="en-GB"/>
          </w:rPr>
          <w:t xml:space="preserve">O mixtures </w:t>
        </w:r>
      </w:ins>
      <w:r w:rsidR="003F6C75">
        <w:rPr>
          <w:rFonts w:ascii="Arial" w:hAnsi="Arial" w:cs="Arial"/>
          <w:sz w:val="20"/>
          <w:lang w:val="en-GB"/>
        </w:rPr>
        <w:fldChar w:fldCharType="begin"/>
      </w:r>
      <w:r w:rsidR="003F6C75">
        <w:rPr>
          <w:rFonts w:ascii="Arial" w:hAnsi="Arial" w:cs="Arial"/>
          <w:sz w:val="20"/>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F6C75" w:rsidRPr="003F6C75">
        <w:rPr>
          <w:rFonts w:ascii="Arial" w:hAnsi="Arial" w:cs="Arial"/>
          <w:sz w:val="20"/>
        </w:rPr>
        <w:t>(Duan and Zhang, 2006)</w:t>
      </w:r>
      <w:r w:rsidR="003F6C75">
        <w:rPr>
          <w:rFonts w:ascii="Arial" w:hAnsi="Arial" w:cs="Arial"/>
          <w:sz w:val="20"/>
          <w:lang w:val="en-GB"/>
        </w:rPr>
        <w:fldChar w:fldCharType="end"/>
      </w:r>
      <w:ins w:id="35" w:author="Charlotte Devitre" w:date="2024-03-04T14:30:00Z">
        <w:r w:rsidR="003F6C75">
          <w:rPr>
            <w:rFonts w:ascii="Arial" w:hAnsi="Arial" w:cs="Arial"/>
            <w:sz w:val="20"/>
            <w:lang w:val="en-GB"/>
          </w:rPr>
          <w:t xml:space="preserve">. </w:t>
        </w:r>
      </w:ins>
      <w:ins w:id="36" w:author="Charlotte Devitre" w:date="2024-03-04T14:31:00Z">
        <w:r w:rsidR="003F6C75">
          <w:rPr>
            <w:rFonts w:ascii="Arial" w:hAnsi="Arial" w:cs="Arial"/>
            <w:sz w:val="20"/>
            <w:lang w:val="en-GB"/>
          </w:rPr>
          <w:t>For this, we calculated pressures using all three EOS at different magmatically relevant entrapment temperatures</w:t>
        </w:r>
      </w:ins>
      <w:ins w:id="37" w:author="Charlotte Devitre" w:date="2024-03-04T14:33:00Z">
        <w:r w:rsidR="003F6C75">
          <w:rPr>
            <w:rFonts w:ascii="Arial" w:hAnsi="Arial" w:cs="Arial"/>
            <w:sz w:val="20"/>
            <w:lang w:val="en-GB"/>
          </w:rPr>
          <w:t xml:space="preserve"> </w:t>
        </w:r>
      </w:ins>
      <w:ins w:id="38" w:author="Charlotte Devitre" w:date="2024-03-04T14:49:00Z">
        <w:r w:rsidR="00B87962">
          <w:rPr>
            <w:rFonts w:ascii="Arial" w:hAnsi="Arial" w:cs="Arial"/>
            <w:sz w:val="20"/>
            <w:lang w:val="en-GB"/>
          </w:rPr>
          <w:t>(for the mixed H</w:t>
        </w:r>
        <w:r w:rsidR="00B87962" w:rsidRPr="00B87962">
          <w:rPr>
            <w:rFonts w:ascii="Arial" w:hAnsi="Arial" w:cs="Arial"/>
            <w:sz w:val="20"/>
            <w:vertAlign w:val="subscript"/>
            <w:lang w:val="en-GB"/>
            <w:rPrChange w:id="39" w:author="Charlotte Devitre" w:date="2024-03-04T14:49:00Z">
              <w:rPr>
                <w:rFonts w:ascii="Arial" w:hAnsi="Arial" w:cs="Arial"/>
                <w:sz w:val="20"/>
                <w:lang w:val="en-GB"/>
              </w:rPr>
            </w:rPrChange>
          </w:rPr>
          <w:t>2</w:t>
        </w:r>
        <w:r w:rsidR="00B87962">
          <w:rPr>
            <w:rFonts w:ascii="Arial" w:hAnsi="Arial" w:cs="Arial"/>
            <w:sz w:val="20"/>
            <w:lang w:val="en-GB"/>
          </w:rPr>
          <w:t>O-CO</w:t>
        </w:r>
        <w:r w:rsidR="00B87962" w:rsidRPr="00B87962">
          <w:rPr>
            <w:rFonts w:ascii="Arial" w:hAnsi="Arial" w:cs="Arial"/>
            <w:sz w:val="20"/>
            <w:vertAlign w:val="subscript"/>
            <w:lang w:val="en-GB"/>
            <w:rPrChange w:id="40" w:author="Charlotte Devitre" w:date="2024-03-04T14:49:00Z">
              <w:rPr>
                <w:rFonts w:ascii="Arial" w:hAnsi="Arial" w:cs="Arial"/>
                <w:sz w:val="20"/>
                <w:lang w:val="en-GB"/>
              </w:rPr>
            </w:rPrChange>
          </w:rPr>
          <w:t>2</w:t>
        </w:r>
        <w:r w:rsidR="00B87962">
          <w:rPr>
            <w:rFonts w:ascii="Arial" w:hAnsi="Arial" w:cs="Arial"/>
            <w:sz w:val="20"/>
            <w:lang w:val="en-GB"/>
          </w:rPr>
          <w:t xml:space="preserve"> EOS we used XH</w:t>
        </w:r>
        <w:r w:rsidR="00B87962" w:rsidRPr="00B87962">
          <w:rPr>
            <w:rFonts w:ascii="Arial" w:hAnsi="Arial" w:cs="Arial"/>
            <w:sz w:val="20"/>
            <w:vertAlign w:val="subscript"/>
            <w:lang w:val="en-GB"/>
            <w:rPrChange w:id="41" w:author="Charlotte Devitre" w:date="2024-03-04T14:49:00Z">
              <w:rPr>
                <w:rFonts w:ascii="Arial" w:hAnsi="Arial" w:cs="Arial"/>
                <w:sz w:val="20"/>
                <w:lang w:val="en-GB"/>
              </w:rPr>
            </w:rPrChange>
          </w:rPr>
          <w:t>2</w:t>
        </w:r>
        <w:r w:rsidR="00B87962">
          <w:rPr>
            <w:rFonts w:ascii="Arial" w:hAnsi="Arial" w:cs="Arial"/>
            <w:sz w:val="20"/>
            <w:lang w:val="en-GB"/>
          </w:rPr>
          <w:t xml:space="preserve">O = 0.1) </w:t>
        </w:r>
      </w:ins>
      <w:ins w:id="42" w:author="Charlotte Devitre" w:date="2024-03-04T14:33:00Z">
        <w:r w:rsidR="003F6C75">
          <w:rPr>
            <w:rFonts w:ascii="Arial" w:hAnsi="Arial" w:cs="Arial"/>
            <w:sz w:val="20"/>
            <w:lang w:val="en-GB"/>
          </w:rPr>
          <w:t xml:space="preserve">which encompass the entire range of measured </w:t>
        </w:r>
        <w:proofErr w:type="spellStart"/>
        <w:r w:rsidR="003F6C75">
          <w:rPr>
            <w:rFonts w:ascii="Arial" w:hAnsi="Arial" w:cs="Arial"/>
            <w:sz w:val="20"/>
            <w:lang w:val="en-GB"/>
          </w:rPr>
          <w:t>ol</w:t>
        </w:r>
        <w:proofErr w:type="spellEnd"/>
        <w:r w:rsidR="003F6C75">
          <w:rPr>
            <w:rFonts w:ascii="Arial" w:hAnsi="Arial" w:cs="Arial"/>
            <w:sz w:val="20"/>
            <w:lang w:val="en-GB"/>
          </w:rPr>
          <w:t>-saturated liquid temperatures at Kīlauea volcano</w:t>
        </w:r>
      </w:ins>
      <w:ins w:id="43" w:author="Charlotte Devitre" w:date="2024-03-04T14:31:00Z">
        <w:r w:rsidR="003F6C75">
          <w:rPr>
            <w:rFonts w:ascii="Arial" w:hAnsi="Arial" w:cs="Arial"/>
            <w:sz w:val="20"/>
            <w:lang w:val="en-GB"/>
          </w:rPr>
          <w:t xml:space="preserve"> </w:t>
        </w:r>
      </w:ins>
      <w:ins w:id="44" w:author="Charlotte Devitre" w:date="2024-03-04T14:32:00Z">
        <w:r w:rsidR="003F6C75">
          <w:rPr>
            <w:rFonts w:ascii="Arial" w:hAnsi="Arial" w:cs="Arial"/>
            <w:sz w:val="20"/>
            <w:lang w:val="en-GB"/>
          </w:rPr>
          <w:t>(1100,1150, 1240 and 1350 ˚C)</w:t>
        </w:r>
      </w:ins>
      <w:ins w:id="45" w:author="Charlotte Devitre" w:date="2024-03-04T14:33:00Z">
        <w:r w:rsidR="003F6C75">
          <w:rPr>
            <w:rFonts w:ascii="Arial" w:hAnsi="Arial" w:cs="Arial"/>
            <w:sz w:val="20"/>
            <w:lang w:val="en-GB"/>
          </w:rPr>
          <w:t>. Overall, neither of th</w:t>
        </w:r>
      </w:ins>
      <w:ins w:id="46" w:author="Charlotte Devitre" w:date="2024-03-04T14:34:00Z">
        <w:r w:rsidR="003F6C75">
          <w:rPr>
            <w:rFonts w:ascii="Arial" w:hAnsi="Arial" w:cs="Arial"/>
            <w:sz w:val="20"/>
            <w:lang w:val="en-GB"/>
          </w:rPr>
          <w:t xml:space="preserve">e three equations of state are significantly sensitive to temperature at these magmatic temperatures (Fig. S2). </w:t>
        </w:r>
      </w:ins>
      <w:ins w:id="47" w:author="Charlotte Devitre" w:date="2024-03-04T14:48:00Z">
        <w:r w:rsidR="00B87962">
          <w:rPr>
            <w:rFonts w:ascii="Arial" w:hAnsi="Arial" w:cs="Arial"/>
            <w:sz w:val="20"/>
            <w:lang w:val="en-GB"/>
          </w:rPr>
          <w:t>At</w:t>
        </w:r>
      </w:ins>
      <w:ins w:id="48" w:author="Charlotte Devitre" w:date="2024-03-04T14:43:00Z">
        <w:r w:rsidR="00B87962">
          <w:rPr>
            <w:rFonts w:ascii="Arial" w:hAnsi="Arial" w:cs="Arial"/>
            <w:sz w:val="20"/>
            <w:lang w:val="en-GB"/>
          </w:rPr>
          <w:t xml:space="preserve"> storage conditions relevant to </w:t>
        </w:r>
      </w:ins>
      <w:ins w:id="49" w:author="Charlotte Devitre" w:date="2024-03-04T14:44:00Z">
        <w:r w:rsidR="00B87962">
          <w:rPr>
            <w:rFonts w:ascii="Arial" w:hAnsi="Arial" w:cs="Arial"/>
            <w:sz w:val="20"/>
            <w:lang w:val="en-GB"/>
          </w:rPr>
          <w:t>Kīlauea volcano (shaded box in Fig S2), the absolute uncertainty</w:t>
        </w:r>
      </w:ins>
      <w:ins w:id="50" w:author="Charlotte Devitre" w:date="2024-03-04T14:46:00Z">
        <w:r w:rsidR="00B87962">
          <w:rPr>
            <w:rFonts w:ascii="Arial" w:hAnsi="Arial" w:cs="Arial"/>
            <w:sz w:val="20"/>
            <w:lang w:val="en-GB"/>
          </w:rPr>
          <w:t xml:space="preserve"> in depth</w:t>
        </w:r>
      </w:ins>
      <w:ins w:id="51" w:author="Charlotte Devitre" w:date="2024-03-04T14:44:00Z">
        <w:r w:rsidR="00B87962">
          <w:rPr>
            <w:rFonts w:ascii="Arial" w:hAnsi="Arial" w:cs="Arial"/>
            <w:sz w:val="20"/>
            <w:lang w:val="en-GB"/>
          </w:rPr>
          <w:t xml:space="preserve"> induced by temperature</w:t>
        </w:r>
      </w:ins>
      <w:ins w:id="52" w:author="Charlotte Devitre" w:date="2024-03-04T14:49:00Z">
        <w:r w:rsidR="00B87962">
          <w:rPr>
            <w:rFonts w:ascii="Arial" w:hAnsi="Arial" w:cs="Arial"/>
            <w:sz w:val="20"/>
            <w:lang w:val="en-GB"/>
          </w:rPr>
          <w:t xml:space="preserve"> uncertainty of </w:t>
        </w:r>
      </w:ins>
      <w:ins w:id="53" w:author="Charlotte Devitre" w:date="2024-03-04T14:50:00Z">
        <w:r w:rsidR="00B87962">
          <w:rPr>
            <w:rFonts w:ascii="Arial" w:hAnsi="Arial" w:cs="Arial"/>
            <w:sz w:val="20"/>
            <w:lang w:val="en-GB"/>
          </w:rPr>
          <w:t>100 K</w:t>
        </w:r>
      </w:ins>
      <w:ins w:id="54" w:author="Charlotte Devitre" w:date="2024-03-04T14:44:00Z">
        <w:r w:rsidR="00B87962">
          <w:rPr>
            <w:rFonts w:ascii="Arial" w:hAnsi="Arial" w:cs="Arial"/>
            <w:sz w:val="20"/>
            <w:lang w:val="en-GB"/>
          </w:rPr>
          <w:t xml:space="preserve"> is less than </w:t>
        </w:r>
      </w:ins>
      <w:ins w:id="55" w:author="Charlotte Devitre" w:date="2024-03-04T14:47:00Z">
        <w:r w:rsidR="00B87962">
          <w:rPr>
            <w:rFonts w:ascii="Arial" w:hAnsi="Arial" w:cs="Arial"/>
            <w:sz w:val="20"/>
            <w:lang w:val="en-GB"/>
          </w:rPr>
          <w:t>2 km</w:t>
        </w:r>
      </w:ins>
      <w:ins w:id="56" w:author="Charlotte Devitre" w:date="2024-03-04T14:50:00Z">
        <w:r w:rsidR="00B87962">
          <w:rPr>
            <w:rFonts w:ascii="Arial" w:hAnsi="Arial" w:cs="Arial"/>
            <w:sz w:val="20"/>
            <w:lang w:val="en-GB"/>
          </w:rPr>
          <w:t xml:space="preserve"> (~15% in pressure)</w:t>
        </w:r>
      </w:ins>
      <w:ins w:id="57" w:author="Charlotte Devitre" w:date="2024-03-04T14:47:00Z">
        <w:r w:rsidR="00B87962">
          <w:rPr>
            <w:rFonts w:ascii="Arial" w:hAnsi="Arial" w:cs="Arial"/>
            <w:sz w:val="20"/>
            <w:lang w:val="en-GB"/>
          </w:rPr>
          <w:t xml:space="preserve">. </w:t>
        </w:r>
      </w:ins>
      <w:ins w:id="58" w:author="Charlotte Devitre" w:date="2024-03-04T14:50:00Z">
        <w:r w:rsidR="00B87962">
          <w:rPr>
            <w:rFonts w:ascii="Arial" w:hAnsi="Arial" w:cs="Arial"/>
            <w:sz w:val="20"/>
            <w:lang w:val="en-GB"/>
          </w:rPr>
          <w:t xml:space="preserve">In the </w:t>
        </w:r>
      </w:ins>
      <w:ins w:id="59" w:author="Charlotte Devitre" w:date="2024-03-04T14:51:00Z">
        <w:r w:rsidR="00B87962">
          <w:rPr>
            <w:rFonts w:ascii="Arial" w:hAnsi="Arial" w:cs="Arial"/>
            <w:sz w:val="20"/>
            <w:lang w:val="en-GB"/>
          </w:rPr>
          <w:t>worst case, a</w:t>
        </w:r>
      </w:ins>
      <w:ins w:id="60" w:author="Charlotte Devitre" w:date="2024-03-04T14:47:00Z">
        <w:r w:rsidR="00B87962">
          <w:rPr>
            <w:rFonts w:ascii="Arial" w:hAnsi="Arial" w:cs="Arial"/>
            <w:sz w:val="20"/>
            <w:lang w:val="en-GB"/>
          </w:rPr>
          <w:t>t</w:t>
        </w:r>
      </w:ins>
      <w:ins w:id="61" w:author="Charlotte Devitre" w:date="2024-03-04T14:50:00Z">
        <w:r w:rsidR="00B87962">
          <w:rPr>
            <w:rFonts w:ascii="Arial" w:hAnsi="Arial" w:cs="Arial"/>
            <w:sz w:val="20"/>
            <w:lang w:val="en-GB"/>
          </w:rPr>
          <w:t xml:space="preserve"> the depth of the HM reservoir (1 km)</w:t>
        </w:r>
      </w:ins>
      <w:ins w:id="62" w:author="Charlotte Devitre" w:date="2024-03-04T14:47:00Z">
        <w:r w:rsidR="00B87962">
          <w:rPr>
            <w:rFonts w:ascii="Arial" w:hAnsi="Arial" w:cs="Arial"/>
            <w:sz w:val="20"/>
            <w:lang w:val="en-GB"/>
          </w:rPr>
          <w:t>, the absolute uncertainty</w:t>
        </w:r>
      </w:ins>
      <w:ins w:id="63" w:author="Charlotte Devitre" w:date="2024-03-04T14:51:00Z">
        <w:r w:rsidR="005527C0">
          <w:rPr>
            <w:rFonts w:ascii="Arial" w:hAnsi="Arial" w:cs="Arial"/>
            <w:sz w:val="20"/>
            <w:lang w:val="en-GB"/>
          </w:rPr>
          <w:t xml:space="preserve"> in depth due to temperature</w:t>
        </w:r>
      </w:ins>
      <w:ins w:id="64" w:author="Charlotte Devitre" w:date="2024-03-04T14:47:00Z">
        <w:r w:rsidR="00B87962">
          <w:rPr>
            <w:rFonts w:ascii="Arial" w:hAnsi="Arial" w:cs="Arial"/>
            <w:sz w:val="20"/>
            <w:lang w:val="en-GB"/>
          </w:rPr>
          <w:t xml:space="preserve"> is ~0.15</w:t>
        </w:r>
      </w:ins>
      <w:ins w:id="65" w:author="Charlotte Devitre" w:date="2024-03-04T14:48:00Z">
        <w:r w:rsidR="00B87962">
          <w:rPr>
            <w:rFonts w:ascii="Arial" w:hAnsi="Arial" w:cs="Arial"/>
            <w:sz w:val="20"/>
            <w:lang w:val="en-GB"/>
          </w:rPr>
          <w:t xml:space="preserve"> km and at depths corresponding to </w:t>
        </w:r>
      </w:ins>
      <w:ins w:id="66" w:author="Charlotte Devitre" w:date="2024-03-04T14:50:00Z">
        <w:r w:rsidR="00B87962">
          <w:rPr>
            <w:rFonts w:ascii="Arial" w:hAnsi="Arial" w:cs="Arial"/>
            <w:sz w:val="20"/>
            <w:lang w:val="en-GB"/>
          </w:rPr>
          <w:t xml:space="preserve">the </w:t>
        </w:r>
      </w:ins>
      <w:ins w:id="67" w:author="Charlotte Devitre" w:date="2024-03-04T14:48:00Z">
        <w:r w:rsidR="00B87962">
          <w:rPr>
            <w:rFonts w:ascii="Arial" w:hAnsi="Arial" w:cs="Arial"/>
            <w:sz w:val="20"/>
            <w:lang w:val="en-GB"/>
          </w:rPr>
          <w:t xml:space="preserve">SC reservoir (~4 km) it is ~0.7 km. </w:t>
        </w:r>
      </w:ins>
    </w:p>
    <w:p w14:paraId="04148811" w14:textId="13CFFF17" w:rsidR="003F6C75" w:rsidRDefault="00B87962" w:rsidP="003F6C75">
      <w:pPr>
        <w:spacing w:line="480" w:lineRule="auto"/>
        <w:jc w:val="both"/>
        <w:rPr>
          <w:ins w:id="68" w:author="Charlotte Devitre" w:date="2024-03-04T14:36:00Z"/>
          <w:rFonts w:ascii="Arial" w:hAnsi="Arial" w:cs="Arial"/>
          <w:sz w:val="20"/>
          <w:lang w:val="en-GB"/>
        </w:rPr>
      </w:pPr>
      <w:ins w:id="69" w:author="Charlotte Devitre" w:date="2024-03-04T14:43:00Z">
        <w:r w:rsidRPr="00B87962">
          <w:rPr>
            <w:rFonts w:ascii="Arial" w:hAnsi="Arial" w:cs="Arial"/>
            <w:sz w:val="20"/>
            <w:lang w:val="en-GB"/>
          </w:rPr>
          <w:drawing>
            <wp:inline distT="0" distB="0" distL="0" distR="0" wp14:anchorId="2D79CBAE" wp14:editId="4B104AB0">
              <wp:extent cx="4116479" cy="3505200"/>
              <wp:effectExtent l="0" t="0" r="0" b="0"/>
              <wp:docPr id="1042459996" name="Picture 1" descr="A graph of a graph showing the temperature of a gas st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9996" name="Picture 1" descr="A graph of a graph showing the temperature of a gas station&#10;&#10;Description automatically generated with medium confidence"/>
                      <pic:cNvPicPr/>
                    </pic:nvPicPr>
                    <pic:blipFill>
                      <a:blip r:embed="rId12"/>
                      <a:stretch>
                        <a:fillRect/>
                      </a:stretch>
                    </pic:blipFill>
                    <pic:spPr>
                      <a:xfrm>
                        <a:off x="0" y="0"/>
                        <a:ext cx="4136108" cy="3521914"/>
                      </a:xfrm>
                      <a:prstGeom prst="rect">
                        <a:avLst/>
                      </a:prstGeom>
                    </pic:spPr>
                  </pic:pic>
                </a:graphicData>
              </a:graphic>
            </wp:inline>
          </w:drawing>
        </w:r>
      </w:ins>
    </w:p>
    <w:p w14:paraId="30571912" w14:textId="76294425" w:rsidR="003F6C75" w:rsidRPr="00EA6E1F" w:rsidRDefault="003F6C75" w:rsidP="003F6C75">
      <w:pPr>
        <w:spacing w:line="480" w:lineRule="auto"/>
        <w:jc w:val="both"/>
        <w:rPr>
          <w:rFonts w:ascii="Arial" w:hAnsi="Arial" w:cs="Arial"/>
          <w:sz w:val="20"/>
          <w:lang w:val="en-GB"/>
        </w:rPr>
      </w:pPr>
      <w:ins w:id="70" w:author="Charlotte Devitre" w:date="2024-03-04T14:36:00Z">
        <w:r>
          <w:rPr>
            <w:rFonts w:ascii="Arial" w:hAnsi="Arial" w:cs="Arial"/>
            <w:sz w:val="20"/>
            <w:lang w:val="en-GB"/>
          </w:rPr>
          <w:t>Fig S2.</w:t>
        </w:r>
      </w:ins>
      <w:ins w:id="71" w:author="Charlotte Devitre" w:date="2024-03-04T14:37:00Z">
        <w:r>
          <w:rPr>
            <w:rFonts w:ascii="Arial" w:hAnsi="Arial" w:cs="Arial"/>
            <w:sz w:val="20"/>
            <w:lang w:val="en-GB"/>
          </w:rPr>
          <w:t xml:space="preserve"> % Difference in pressure and absolute difference in depths for pressures calculate</w:t>
        </w:r>
      </w:ins>
      <w:ins w:id="72" w:author="Charlotte Devitre" w:date="2024-03-04T14:38:00Z">
        <w:r>
          <w:rPr>
            <w:rFonts w:ascii="Arial" w:hAnsi="Arial" w:cs="Arial"/>
            <w:sz w:val="20"/>
            <w:lang w:val="en-GB"/>
          </w:rPr>
          <w:t>d</w:t>
        </w:r>
      </w:ins>
      <w:ins w:id="73" w:author="Charlotte Devitre" w:date="2024-03-04T14:37:00Z">
        <w:r>
          <w:rPr>
            <w:rFonts w:ascii="Arial" w:hAnsi="Arial" w:cs="Arial"/>
            <w:sz w:val="20"/>
            <w:lang w:val="en-GB"/>
          </w:rPr>
          <w:t xml:space="preserve"> at 1350˚C and 1150</w:t>
        </w:r>
      </w:ins>
      <w:ins w:id="74" w:author="Charlotte Devitre" w:date="2024-03-04T14:38:00Z">
        <w:r>
          <w:rPr>
            <w:rFonts w:ascii="Arial" w:hAnsi="Arial" w:cs="Arial"/>
            <w:sz w:val="20"/>
            <w:lang w:val="en-GB"/>
          </w:rPr>
          <w:t>˚C using t</w:t>
        </w:r>
      </w:ins>
      <w:ins w:id="75" w:author="Charlotte Devitre" w:date="2024-03-04T14:39:00Z">
        <w:r>
          <w:rPr>
            <w:rFonts w:ascii="Arial" w:hAnsi="Arial" w:cs="Arial"/>
            <w:sz w:val="20"/>
            <w:lang w:val="en-GB"/>
          </w:rPr>
          <w:t>wo pure CO</w:t>
        </w:r>
        <w:r w:rsidRPr="003F6C75">
          <w:rPr>
            <w:rFonts w:ascii="Arial" w:hAnsi="Arial" w:cs="Arial"/>
            <w:sz w:val="20"/>
            <w:vertAlign w:val="subscript"/>
            <w:lang w:val="en-GB"/>
            <w:rPrChange w:id="76" w:author="Charlotte Devitre" w:date="2024-03-04T14:40:00Z">
              <w:rPr>
                <w:rFonts w:ascii="Arial" w:hAnsi="Arial" w:cs="Arial"/>
                <w:sz w:val="20"/>
                <w:lang w:val="en-GB"/>
              </w:rPr>
            </w:rPrChange>
          </w:rPr>
          <w:t>2</w:t>
        </w:r>
        <w:r>
          <w:rPr>
            <w:rFonts w:ascii="Arial" w:hAnsi="Arial" w:cs="Arial"/>
            <w:sz w:val="20"/>
            <w:lang w:val="en-GB"/>
          </w:rPr>
          <w:t xml:space="preserve"> EOS (SW96 </w:t>
        </w:r>
      </w:ins>
      <w:r>
        <w:rPr>
          <w:rFonts w:ascii="Arial" w:hAnsi="Arial" w:cs="Arial"/>
          <w:sz w:val="20"/>
          <w:lang w:val="en-GB"/>
        </w:rPr>
        <w:fldChar w:fldCharType="begin"/>
      </w:r>
      <w:r>
        <w:rPr>
          <w:rFonts w:ascii="Arial" w:hAnsi="Arial" w:cs="Arial"/>
          <w:sz w:val="20"/>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(Span and Wagner, 1996)</w:t>
      </w:r>
      <w:r>
        <w:rPr>
          <w:rFonts w:ascii="Arial" w:hAnsi="Arial" w:cs="Arial"/>
          <w:sz w:val="20"/>
          <w:lang w:val="en-GB"/>
        </w:rPr>
        <w:fldChar w:fldCharType="end"/>
      </w:r>
      <w:ins w:id="77" w:author="Charlotte Devitre" w:date="2024-03-04T14:39:00Z">
        <w:r>
          <w:rPr>
            <w:rFonts w:ascii="Arial" w:hAnsi="Arial" w:cs="Arial"/>
            <w:sz w:val="20"/>
            <w:lang w:val="en-GB"/>
          </w:rPr>
          <w:t>, SP94</w:t>
        </w:r>
      </w:ins>
      <w:ins w:id="78" w:author="Charlotte Devitre" w:date="2024-03-04T14:38:00Z">
        <w:r>
          <w:rPr>
            <w:rFonts w:ascii="Arial" w:hAnsi="Arial" w:cs="Arial"/>
            <w:sz w:val="20"/>
            <w:lang w:val="en-GB"/>
          </w:rPr>
          <w:t xml:space="preserve"> </w:t>
        </w:r>
      </w:ins>
      <w:r>
        <w:rPr>
          <w:rFonts w:ascii="Arial" w:hAnsi="Arial" w:cs="Arial"/>
          <w:sz w:val="20"/>
          <w:lang w:val="en-GB"/>
        </w:rPr>
        <w:fldChar w:fldCharType="begin"/>
      </w:r>
      <w:r>
        <w:rPr>
          <w:rFonts w:ascii="Arial" w:hAnsi="Arial" w:cs="Arial"/>
          <w:sz w:val="20"/>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(Sterner and Pitzer, 1994)</w:t>
      </w:r>
      <w:r>
        <w:rPr>
          <w:rFonts w:ascii="Arial" w:hAnsi="Arial" w:cs="Arial"/>
          <w:sz w:val="20"/>
          <w:lang w:val="en-GB"/>
        </w:rPr>
        <w:fldChar w:fldCharType="end"/>
      </w:r>
      <w:ins w:id="79" w:author="Charlotte Devitre" w:date="2024-03-04T14:40:00Z">
        <w:r>
          <w:rPr>
            <w:rFonts w:ascii="Arial" w:hAnsi="Arial" w:cs="Arial"/>
            <w:sz w:val="20"/>
            <w:lang w:val="en-GB"/>
          </w:rPr>
          <w:t>) and one mixed H</w:t>
        </w:r>
        <w:r w:rsidRPr="003F6C75">
          <w:rPr>
            <w:rFonts w:ascii="Arial" w:hAnsi="Arial" w:cs="Arial"/>
            <w:sz w:val="20"/>
            <w:vertAlign w:val="subscript"/>
            <w:lang w:val="en-GB"/>
            <w:rPrChange w:id="80" w:author="Charlotte Devitre" w:date="2024-03-04T14:40:00Z">
              <w:rPr>
                <w:rFonts w:ascii="Arial" w:hAnsi="Arial" w:cs="Arial"/>
                <w:sz w:val="20"/>
                <w:lang w:val="en-GB"/>
              </w:rPr>
            </w:rPrChange>
          </w:rPr>
          <w:t>2</w:t>
        </w:r>
        <w:r>
          <w:rPr>
            <w:rFonts w:ascii="Arial" w:hAnsi="Arial" w:cs="Arial"/>
            <w:sz w:val="20"/>
            <w:lang w:val="en-GB"/>
          </w:rPr>
          <w:t>O-CO</w:t>
        </w:r>
        <w:r w:rsidRPr="003F6C75">
          <w:rPr>
            <w:rFonts w:ascii="Arial" w:hAnsi="Arial" w:cs="Arial"/>
            <w:sz w:val="20"/>
            <w:vertAlign w:val="subscript"/>
            <w:lang w:val="en-GB"/>
            <w:rPrChange w:id="81" w:author="Charlotte Devitre" w:date="2024-03-04T14:40:00Z">
              <w:rPr>
                <w:rFonts w:ascii="Arial" w:hAnsi="Arial" w:cs="Arial"/>
                <w:sz w:val="20"/>
                <w:lang w:val="en-GB"/>
              </w:rPr>
            </w:rPrChange>
          </w:rPr>
          <w:t>2</w:t>
        </w:r>
        <w:r>
          <w:rPr>
            <w:rFonts w:ascii="Arial" w:hAnsi="Arial" w:cs="Arial"/>
            <w:sz w:val="20"/>
            <w:lang w:val="en-GB"/>
          </w:rPr>
          <w:t xml:space="preserve"> EOS</w:t>
        </w:r>
      </w:ins>
      <w:ins w:id="82" w:author="Charlotte Devitre" w:date="2024-03-04T14:39:00Z">
        <w:r>
          <w:rPr>
            <w:rFonts w:ascii="Arial" w:hAnsi="Arial" w:cs="Arial"/>
            <w:sz w:val="20"/>
            <w:lang w:val="en-GB"/>
          </w:rPr>
          <w:t xml:space="preserve"> </w:t>
        </w:r>
      </w:ins>
      <w:ins w:id="83" w:author="Charlotte Devitre" w:date="2024-03-04T14:40:00Z">
        <w:r>
          <w:rPr>
            <w:rFonts w:ascii="Arial" w:hAnsi="Arial" w:cs="Arial"/>
            <w:sz w:val="20"/>
            <w:lang w:val="en-GB"/>
          </w:rPr>
          <w:t>(</w:t>
        </w:r>
      </w:ins>
      <w:ins w:id="84" w:author="Charlotte Devitre" w:date="2024-03-04T14:39:00Z">
        <w:r>
          <w:rPr>
            <w:rFonts w:ascii="Arial" w:hAnsi="Arial" w:cs="Arial"/>
            <w:sz w:val="20"/>
            <w:lang w:val="en-GB"/>
          </w:rPr>
          <w:t xml:space="preserve">DZ06 </w:t>
        </w:r>
      </w:ins>
      <w:r>
        <w:rPr>
          <w:rFonts w:ascii="Arial" w:hAnsi="Arial" w:cs="Arial"/>
          <w:sz w:val="20"/>
          <w:lang w:val="en-GB"/>
        </w:rPr>
        <w:fldChar w:fldCharType="begin"/>
      </w:r>
      <w:r>
        <w:rPr>
          <w:rFonts w:ascii="Arial" w:hAnsi="Arial" w:cs="Arial"/>
          <w:sz w:val="20"/>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687301AF" w:rsidR="005527C0" w:rsidRDefault="005527C0" w:rsidP="00EA6E1F">
      <w:pPr>
        <w:spacing w:line="480" w:lineRule="auto"/>
        <w:jc w:val="both"/>
        <w:rPr>
          <w:rFonts w:ascii="Arial" w:hAnsi="Arial" w:cs="Arial"/>
          <w:sz w:val="20"/>
          <w:lang w:val="en-GB"/>
        </w:rPr>
      </w:pPr>
      <w:del w:id="85" w:author="Charlotte Devitre" w:date="2024-03-04T14:58:00Z">
        <w:r w:rsidRPr="005527C0" w:rsidDel="005527C0">
          <w:rPr>
            <w:rFonts w:ascii="Arial" w:hAnsi="Arial" w:cs="Arial"/>
            <w:sz w:val="20"/>
            <w:lang w:val="en-GB"/>
          </w:rPr>
          <w:lastRenderedPageBreak/>
          <w:drawing>
            <wp:inline distT="0" distB="0" distL="0" distR="0" wp14:anchorId="246BF91D" wp14:editId="33425557">
              <wp:extent cx="5486400" cy="4575175"/>
              <wp:effectExtent l="0" t="0" r="0" b="0"/>
              <wp:docPr id="122887017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70170" name="Picture 1" descr="A collage of graphs&#10;&#10;Description automatically generated"/>
                      <pic:cNvPicPr/>
                    </pic:nvPicPr>
                    <pic:blipFill>
                      <a:blip r:embed="rId13"/>
                      <a:stretch>
                        <a:fillRect/>
                      </a:stretch>
                    </pic:blipFill>
                    <pic:spPr>
                      <a:xfrm>
                        <a:off x="0" y="0"/>
                        <a:ext cx="5486400" cy="4575175"/>
                      </a:xfrm>
                      <a:prstGeom prst="rect">
                        <a:avLst/>
                      </a:prstGeom>
                    </pic:spPr>
                  </pic:pic>
                </a:graphicData>
              </a:graphic>
            </wp:inline>
          </w:drawing>
        </w:r>
      </w:del>
      <w:ins w:id="86" w:author="Charlotte Devitre" w:date="2024-03-04T14:58:00Z">
        <w:r w:rsidRPr="005527C0">
          <w:rPr>
            <w:noProof/>
          </w:rPr>
          <w:t xml:space="preserve"> </w:t>
        </w:r>
        <w:r w:rsidRPr="005527C0">
          <w:rPr>
            <w:rFonts w:ascii="Arial" w:hAnsi="Arial" w:cs="Arial"/>
            <w:sz w:val="20"/>
            <w:lang w:val="en-GB"/>
          </w:rPr>
          <w:drawing>
            <wp:inline distT="0" distB="0" distL="0" distR="0" wp14:anchorId="2998EA6D" wp14:editId="544B4FB8">
              <wp:extent cx="5486400" cy="4555490"/>
              <wp:effectExtent l="0" t="0" r="0" b="0"/>
              <wp:docPr id="179613492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4923" name="Picture 1" descr="A collage of graphs&#10;&#10;Description automatically generated"/>
                      <pic:cNvPicPr/>
                    </pic:nvPicPr>
                    <pic:blipFill>
                      <a:blip r:embed="rId14"/>
                      <a:stretch>
                        <a:fillRect/>
                      </a:stretch>
                    </pic:blipFill>
                    <pic:spPr>
                      <a:xfrm>
                        <a:off x="0" y="0"/>
                        <a:ext cx="5486400" cy="4555490"/>
                      </a:xfrm>
                      <a:prstGeom prst="rect">
                        <a:avLst/>
                      </a:prstGeom>
                    </pic:spPr>
                  </pic:pic>
                </a:graphicData>
              </a:graphic>
            </wp:inline>
          </w:drawing>
        </w:r>
      </w:ins>
    </w:p>
    <w:p w14:paraId="6DC319A3" w14:textId="77777777" w:rsidR="005527C0" w:rsidRDefault="005527C0" w:rsidP="00EA6E1F">
      <w:pPr>
        <w:spacing w:line="480" w:lineRule="auto"/>
        <w:jc w:val="both"/>
        <w:rPr>
          <w:ins w:id="87" w:author="Charlotte Devitre" w:date="2024-03-04T14:54:00Z"/>
          <w:rFonts w:ascii="Arial" w:hAnsi="Arial" w:cs="Arial"/>
          <w:sz w:val="20"/>
          <w:lang w:val="en-GB"/>
        </w:rPr>
      </w:pPr>
      <w:r>
        <w:rPr>
          <w:rFonts w:ascii="Arial" w:hAnsi="Arial" w:cs="Arial"/>
          <w:sz w:val="20"/>
          <w:lang w:val="en-GB"/>
        </w:rPr>
        <w:t>Fig S</w:t>
      </w:r>
      <w:ins w:id="88" w:author="Charlotte Devitre" w:date="2024-03-04T14:54:00Z">
        <w:r>
          <w:rPr>
            <w:rFonts w:ascii="Arial" w:hAnsi="Arial" w:cs="Arial"/>
            <w:sz w:val="20"/>
            <w:lang w:val="en-GB"/>
          </w:rPr>
          <w:t>3</w:t>
        </w:r>
      </w:ins>
      <w:del w:id="89" w:author="Charlotte Devitre" w:date="2024-03-04T14:54:00Z">
        <w:r w:rsidDel="005527C0">
          <w:rPr>
            <w:rFonts w:ascii="Arial" w:hAnsi="Arial" w:cs="Arial"/>
            <w:sz w:val="20"/>
            <w:lang w:val="en-GB"/>
          </w:rPr>
          <w:delText>2</w:delText>
        </w:r>
      </w:del>
      <w:r>
        <w:rPr>
          <w:rFonts w:ascii="Arial" w:hAnsi="Arial" w:cs="Arial"/>
          <w:sz w:val="20"/>
          <w:lang w:val="en-GB"/>
        </w:rPr>
        <w:t xml:space="preserve">. </w:t>
      </w:r>
      <w:r>
        <w:rPr>
          <w:rFonts w:ascii="Arial" w:hAnsi="Arial" w:cs="Arial"/>
          <w:sz w:val="20"/>
          <w:lang w:val="en-GB"/>
        </w:rPr>
        <w:t>Temperature sensitivity of the mixed CO2-H2O equation of state at 0.1 mol% H</w:t>
      </w:r>
      <w:r w:rsidRPr="005527C0">
        <w:rPr>
          <w:rFonts w:ascii="Arial" w:hAnsi="Arial" w:cs="Arial"/>
          <w:sz w:val="20"/>
          <w:vertAlign w:val="subscript"/>
          <w:lang w:val="en-GB"/>
          <w:rPrChange w:id="90" w:author="Charlotte Devitre" w:date="2024-03-04T14:53:00Z">
            <w:rPr>
              <w:rFonts w:ascii="Arial" w:hAnsi="Arial" w:cs="Arial"/>
              <w:sz w:val="20"/>
              <w:lang w:val="en-GB"/>
            </w:rPr>
          </w:rPrChange>
        </w:rPr>
        <w:t>2</w:t>
      </w:r>
      <w:r>
        <w:rPr>
          <w:rFonts w:ascii="Arial" w:hAnsi="Arial" w:cs="Arial"/>
          <w:sz w:val="20"/>
          <w:lang w:val="en-GB"/>
        </w:rPr>
        <w:t xml:space="preserve">O </w:t>
      </w:r>
      <w:r>
        <w:rPr>
          <w:rFonts w:ascii="Arial" w:hAnsi="Arial" w:cs="Arial"/>
          <w:sz w:val="20"/>
          <w:lang w:val="en-GB"/>
        </w:rPr>
        <w:fldChar w:fldCharType="begin"/>
      </w:r>
      <w:r>
        <w:rPr>
          <w:rFonts w:ascii="Arial" w:hAnsi="Arial" w:cs="Arial"/>
          <w:sz w:val="20"/>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(Duan and Zhang, 2006)</w:t>
      </w:r>
      <w:r>
        <w:rPr>
          <w:rFonts w:ascii="Arial" w:hAnsi="Arial" w:cs="Arial"/>
          <w:sz w:val="20"/>
          <w:lang w:val="en-GB"/>
        </w:rPr>
        <w:fldChar w:fldCharType="end"/>
      </w:r>
      <w:ins w:id="91" w:author="Charlotte Devitre" w:date="2024-03-04T14:53:00Z">
        <w:r>
          <w:rPr>
            <w:rFonts w:ascii="Arial" w:hAnsi="Arial" w:cs="Arial"/>
            <w:sz w:val="20"/>
            <w:lang w:val="en-GB"/>
          </w:rPr>
          <w:t>.</w:t>
        </w:r>
      </w:ins>
    </w:p>
    <w:p w14:paraId="4553A16E" w14:textId="65D8053E" w:rsidR="005527C0" w:rsidRDefault="005527C0" w:rsidP="00EA6E1F">
      <w:pPr>
        <w:spacing w:line="480" w:lineRule="auto"/>
        <w:jc w:val="both"/>
        <w:rPr>
          <w:ins w:id="92" w:author="Charlotte Devitre" w:date="2024-03-04T14:54:00Z"/>
          <w:rFonts w:ascii="Arial" w:hAnsi="Arial" w:cs="Arial"/>
          <w:sz w:val="20"/>
          <w:lang w:val="en-GB"/>
        </w:rPr>
      </w:pPr>
      <w:ins w:id="93" w:author="Charlotte Devitre" w:date="2024-03-04T14:59:00Z">
        <w:r w:rsidRPr="005527C0">
          <w:rPr>
            <w:rFonts w:ascii="Arial" w:hAnsi="Arial" w:cs="Arial"/>
            <w:sz w:val="20"/>
            <w:lang w:val="en-GB"/>
          </w:rPr>
          <w:drawing>
            <wp:inline distT="0" distB="0" distL="0" distR="0" wp14:anchorId="2B4DF6DD" wp14:editId="6F62DE00">
              <wp:extent cx="5486400" cy="4568190"/>
              <wp:effectExtent l="0" t="0" r="0" b="3810"/>
              <wp:docPr id="826547854"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7854"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ins>
    </w:p>
    <w:p w14:paraId="6A9DDC71" w14:textId="63F673E5" w:rsidR="005527C0" w:rsidRDefault="005527C0" w:rsidP="005527C0">
      <w:pPr>
        <w:spacing w:line="480" w:lineRule="auto"/>
        <w:jc w:val="both"/>
        <w:rPr>
          <w:ins w:id="94" w:author="Charlotte Devitre" w:date="2024-03-04T15:00:00Z"/>
          <w:rFonts w:ascii="Arial" w:hAnsi="Arial" w:cs="Arial"/>
          <w:sz w:val="20"/>
          <w:lang w:val="en-GB"/>
        </w:rPr>
      </w:pPr>
      <w:ins w:id="95" w:author="Charlotte Devitre" w:date="2024-03-04T14:54:00Z">
        <w:r>
          <w:rPr>
            <w:rFonts w:ascii="Arial" w:hAnsi="Arial" w:cs="Arial"/>
            <w:sz w:val="20"/>
            <w:lang w:val="en-GB"/>
          </w:rPr>
          <w:t xml:space="preserve">Fig S3. Temperature sensitivity of </w:t>
        </w:r>
        <w:r>
          <w:rPr>
            <w:rFonts w:ascii="Arial" w:hAnsi="Arial" w:cs="Arial"/>
            <w:sz w:val="20"/>
            <w:lang w:val="en-GB"/>
          </w:rPr>
          <w:t>Span and Wagner 1996</w:t>
        </w:r>
        <w:r>
          <w:rPr>
            <w:rFonts w:ascii="Arial" w:hAnsi="Arial" w:cs="Arial"/>
            <w:sz w:val="20"/>
            <w:lang w:val="en-GB"/>
          </w:rPr>
          <w:t xml:space="preserve"> pure CO2 equation of state </w:t>
        </w:r>
        <w:r>
          <w:rPr>
            <w:rFonts w:ascii="Arial" w:hAnsi="Arial" w:cs="Arial"/>
            <w:sz w:val="20"/>
            <w:lang w:val="en-GB"/>
          </w:rPr>
          <w:fldChar w:fldCharType="begin"/>
        </w:r>
      </w:ins>
      <w:r>
        <w:rPr>
          <w:rFonts w:ascii="Arial" w:hAnsi="Arial" w:cs="Arial"/>
          <w:sz w:val="20"/>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ins w:id="96" w:author="Charlotte Devitre" w:date="2024-03-04T14:54:00Z">
        <w:r>
          <w:rPr>
            <w:rFonts w:ascii="Arial" w:hAnsi="Arial" w:cs="Arial"/>
            <w:sz w:val="20"/>
            <w:lang w:val="en-GB"/>
          </w:rPr>
          <w:fldChar w:fldCharType="separate"/>
        </w:r>
      </w:ins>
      <w:r w:rsidRPr="005527C0">
        <w:rPr>
          <w:rFonts w:ascii="Arial" w:hAnsi="Arial" w:cs="Arial"/>
          <w:sz w:val="20"/>
        </w:rPr>
        <w:t>(Span and Wagner, 1996)</w:t>
      </w:r>
      <w:ins w:id="97" w:author="Charlotte Devitre" w:date="2024-03-04T14:54:00Z">
        <w:r>
          <w:rPr>
            <w:rFonts w:ascii="Arial" w:hAnsi="Arial" w:cs="Arial"/>
            <w:sz w:val="20"/>
            <w:lang w:val="en-GB"/>
          </w:rPr>
          <w:fldChar w:fldCharType="end"/>
        </w:r>
        <w:r>
          <w:rPr>
            <w:rFonts w:ascii="Arial" w:hAnsi="Arial" w:cs="Arial"/>
            <w:sz w:val="20"/>
            <w:lang w:val="en-GB"/>
          </w:rPr>
          <w:t>.</w:t>
        </w:r>
      </w:ins>
    </w:p>
    <w:p w14:paraId="242D3247" w14:textId="77777777" w:rsidR="005527C0" w:rsidRDefault="005527C0" w:rsidP="005527C0">
      <w:pPr>
        <w:spacing w:line="480" w:lineRule="auto"/>
        <w:jc w:val="both"/>
        <w:rPr>
          <w:ins w:id="98" w:author="Charlotte Devitre" w:date="2024-03-04T15:00:00Z"/>
          <w:rFonts w:ascii="Arial" w:hAnsi="Arial" w:cs="Arial"/>
          <w:sz w:val="20"/>
          <w:lang w:val="en-GB"/>
        </w:rPr>
      </w:pPr>
      <w:ins w:id="99" w:author="Charlotte Devitre" w:date="2024-03-04T15:00:00Z">
        <w:r w:rsidRPr="005527C0">
          <w:rPr>
            <w:rFonts w:ascii="Arial" w:hAnsi="Arial" w:cs="Arial"/>
            <w:sz w:val="20"/>
            <w:lang w:val="en-GB"/>
          </w:rPr>
          <w:drawing>
            <wp:inline distT="0" distB="0" distL="0" distR="0" wp14:anchorId="7F26AB9C" wp14:editId="09928AF8">
              <wp:extent cx="5486400" cy="4584700"/>
              <wp:effectExtent l="0" t="0" r="0" b="6350"/>
              <wp:docPr id="713587938"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7938" name="Picture 1" descr="A collage of graphs&#10;&#10;Description automatically generated"/>
                      <pic:cNvPicPr/>
                    </pic:nvPicPr>
                    <pic:blipFill>
                      <a:blip r:embed="rId16"/>
                      <a:stretch>
                        <a:fillRect/>
                      </a:stretch>
                    </pic:blipFill>
                    <pic:spPr>
                      <a:xfrm>
                        <a:off x="0" y="0"/>
                        <a:ext cx="5486400" cy="4584700"/>
                      </a:xfrm>
                      <a:prstGeom prst="rect">
                        <a:avLst/>
                      </a:prstGeom>
                    </pic:spPr>
                  </pic:pic>
                </a:graphicData>
              </a:graphic>
            </wp:inline>
          </w:drawing>
        </w:r>
      </w:ins>
    </w:p>
    <w:p w14:paraId="74EE9067" w14:textId="77777777" w:rsidR="005527C0" w:rsidRDefault="005527C0" w:rsidP="005527C0">
      <w:pPr>
        <w:spacing w:line="480" w:lineRule="auto"/>
        <w:jc w:val="both"/>
        <w:rPr>
          <w:ins w:id="100" w:author="Charlotte Devitre" w:date="2024-03-04T15:00:00Z"/>
          <w:rFonts w:ascii="Arial" w:hAnsi="Arial" w:cs="Arial"/>
          <w:sz w:val="20"/>
          <w:lang w:val="en-GB"/>
        </w:rPr>
      </w:pPr>
      <w:ins w:id="101" w:author="Charlotte Devitre" w:date="2024-03-04T15:00:00Z">
        <w:r>
          <w:rPr>
            <w:rFonts w:ascii="Arial" w:hAnsi="Arial" w:cs="Arial"/>
            <w:sz w:val="20"/>
            <w:lang w:val="en-GB"/>
          </w:rPr>
          <w:t xml:space="preserve">Fig S3. Temperature sensitivity of Sterner and Pitzer 1994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w:t>
        </w:r>
      </w:ins>
    </w:p>
    <w:p w14:paraId="5868B649" w14:textId="77777777" w:rsidR="005527C0" w:rsidRDefault="005527C0" w:rsidP="005527C0">
      <w:pPr>
        <w:spacing w:line="480" w:lineRule="auto"/>
        <w:jc w:val="both"/>
        <w:rPr>
          <w:ins w:id="102" w:author="Charlotte Devitre" w:date="2024-03-04T14:54:00Z"/>
          <w:rFonts w:ascii="Arial" w:hAnsi="Arial" w:cs="Arial"/>
          <w:sz w:val="20"/>
          <w:lang w:val="en-GB"/>
        </w:rPr>
      </w:pPr>
    </w:p>
    <w:p w14:paraId="51447B67" w14:textId="26DC405C" w:rsidR="00EA6E1F" w:rsidRDefault="00EA6E1F" w:rsidP="00EA6E1F">
      <w:pPr>
        <w:spacing w:line="480" w:lineRule="auto"/>
        <w:jc w:val="both"/>
        <w:rPr>
          <w:rFonts w:ascii="Arial" w:hAnsi="Arial" w:cs="Arial"/>
          <w:b/>
          <w:bCs/>
          <w:color w:val="000000"/>
          <w:sz w:val="20"/>
        </w:rPr>
        <w:pPrChange w:id="103" w:author="Charlotte Devitre" w:date="2024-03-04T14:28:00Z">
          <w:pPr/>
        </w:pPrChange>
      </w:pPr>
      <w:r>
        <w:rPr>
          <w:rFonts w:ascii="Arial" w:hAnsi="Arial" w:cs="Arial"/>
          <w:b/>
          <w:bCs/>
          <w:color w:val="000000"/>
          <w:sz w:val="20"/>
        </w:rPr>
        <w:br w:type="page"/>
      </w:r>
    </w:p>
    <w:p w14:paraId="7ABA6340" w14:textId="6EC9DD87" w:rsidR="00965184" w:rsidRPr="008F7B2E" w:rsidRDefault="00965184" w:rsidP="00965184">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Global compilation of XH2O vs pressure</w:t>
      </w:r>
    </w:p>
    <w:p w14:paraId="75369034" w14:textId="78552398" w:rsidR="0015721E" w:rsidRDefault="0015721E" w:rsidP="00A343AC">
      <w:pPr>
        <w:rPr>
          <w:rFonts w:ascii="Arial" w:hAnsi="Arial" w:cs="Arial"/>
          <w:sz w:val="20"/>
        </w:rPr>
      </w:pPr>
      <w:r w:rsidRPr="0015721E">
        <w:rPr>
          <w:rFonts w:ascii="Arial" w:hAnsi="Arial" w:cs="Arial"/>
          <w:noProof/>
          <w:sz w:val="20"/>
        </w:rPr>
        <w:drawing>
          <wp:inline distT="0" distB="0" distL="0" distR="0" wp14:anchorId="7543866F" wp14:editId="552A2ABB">
            <wp:extent cx="6294120" cy="7294331"/>
            <wp:effectExtent l="0" t="0" r="0" b="1905"/>
            <wp:docPr id="566210232"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0232" name="Picture 1" descr="A screenshot of a white background&#10;&#10;Description automatically generated"/>
                    <pic:cNvPicPr/>
                  </pic:nvPicPr>
                  <pic:blipFill>
                    <a:blip r:embed="rId17"/>
                    <a:stretch>
                      <a:fillRect/>
                    </a:stretch>
                  </pic:blipFill>
                  <pic:spPr>
                    <a:xfrm>
                      <a:off x="0" y="0"/>
                      <a:ext cx="6298467" cy="7299369"/>
                    </a:xfrm>
                    <a:prstGeom prst="rect">
                      <a:avLst/>
                    </a:prstGeom>
                  </pic:spPr>
                </pic:pic>
              </a:graphicData>
            </a:graphic>
          </wp:inline>
        </w:drawing>
      </w:r>
    </w:p>
    <w:p w14:paraId="45E9BBCE" w14:textId="09B10E57" w:rsidR="00965184" w:rsidRPr="00DC7B7A" w:rsidRDefault="0015721E" w:rsidP="0015721E">
      <w:pPr>
        <w:jc w:val="both"/>
        <w:rPr>
          <w:rFonts w:ascii="Arial" w:hAnsi="Arial" w:cs="Arial"/>
          <w:sz w:val="20"/>
        </w:rPr>
      </w:pPr>
      <w:r>
        <w:rPr>
          <w:rFonts w:ascii="Arial" w:hAnsi="Arial" w:cs="Arial"/>
          <w:sz w:val="20"/>
        </w:rPr>
        <w:t xml:space="preserve">Fig S2. Global Melt inclusion saturation pressures vs fraction of H2O in the exsolved fluid. </w:t>
      </w:r>
      <w:proofErr w:type="gramStart"/>
      <w:r>
        <w:rPr>
          <w:rFonts w:ascii="Arial" w:hAnsi="Arial" w:cs="Arial"/>
          <w:sz w:val="20"/>
        </w:rPr>
        <w:t>The vast majority of</w:t>
      </w:r>
      <w:proofErr w:type="gramEnd"/>
      <w:r>
        <w:rPr>
          <w:rFonts w:ascii="Arial" w:hAnsi="Arial" w:cs="Arial"/>
          <w:sz w:val="20"/>
        </w:rPr>
        <w:t xml:space="preserve"> inclusions showing XH2O &gt; 0.4 are very shallow and/or CO2 has not been constrained in the </w:t>
      </w:r>
      <w:commentRangeStart w:id="104"/>
      <w:commentRangeStart w:id="105"/>
      <w:commentRangeStart w:id="106"/>
      <w:r>
        <w:rPr>
          <w:rFonts w:ascii="Arial" w:hAnsi="Arial" w:cs="Arial"/>
          <w:sz w:val="20"/>
        </w:rPr>
        <w:t>bubbles</w:t>
      </w:r>
      <w:commentRangeEnd w:id="104"/>
      <w:r w:rsidR="002F1290">
        <w:rPr>
          <w:rStyle w:val="CommentReference"/>
        </w:rPr>
        <w:commentReference w:id="104"/>
      </w:r>
      <w:commentRangeEnd w:id="105"/>
      <w:r w:rsidR="00A022E0">
        <w:rPr>
          <w:rStyle w:val="CommentReference"/>
        </w:rPr>
        <w:commentReference w:id="105"/>
      </w:r>
      <w:commentRangeEnd w:id="106"/>
      <w:r w:rsidR="00A022E0">
        <w:rPr>
          <w:rStyle w:val="CommentReference"/>
        </w:rPr>
        <w:commentReference w:id="106"/>
      </w:r>
      <w:r>
        <w:rPr>
          <w:rFonts w:ascii="Arial" w:hAnsi="Arial" w:cs="Arial"/>
          <w:sz w:val="20"/>
        </w:rPr>
        <w:t xml:space="preserve">. </w:t>
      </w:r>
      <w:r w:rsidR="00A343AC">
        <w:rPr>
          <w:rFonts w:ascii="Arial" w:hAnsi="Arial" w:cs="Arial"/>
          <w:sz w:val="20"/>
        </w:rPr>
        <w:br w:type="page"/>
      </w:r>
    </w:p>
    <w:p w14:paraId="67C05652" w14:textId="6CAEF064" w:rsidR="00E82689" w:rsidRDefault="00E82689" w:rsidP="00E82689">
      <w:pPr>
        <w:spacing w:line="480" w:lineRule="auto"/>
        <w:jc w:val="both"/>
        <w:rPr>
          <w:ins w:id="107" w:author="Penny Wieser" w:date="2024-03-02T13:11:00Z"/>
          <w:rFonts w:ascii="Arial" w:hAnsi="Arial" w:cs="Arial"/>
          <w:b/>
          <w:bCs/>
          <w:sz w:val="20"/>
        </w:rPr>
      </w:pPr>
      <w:ins w:id="108" w:author="Penny Wieser" w:date="2024-03-02T13:11:00Z">
        <w:r>
          <w:rPr>
            <w:rFonts w:ascii="Arial" w:hAnsi="Arial" w:cs="Arial"/>
            <w:b/>
            <w:bCs/>
            <w:sz w:val="20"/>
          </w:rPr>
          <w:lastRenderedPageBreak/>
          <w:t xml:space="preserve">Melt inclusion </w:t>
        </w:r>
        <w:proofErr w:type="gramStart"/>
        <w:r>
          <w:rPr>
            <w:rFonts w:ascii="Arial" w:hAnsi="Arial" w:cs="Arial"/>
            <w:b/>
            <w:bCs/>
            <w:sz w:val="20"/>
          </w:rPr>
          <w:t>compilation</w:t>
        </w:r>
        <w:proofErr w:type="gramEnd"/>
      </w:ins>
    </w:p>
    <w:p w14:paraId="33472DE6" w14:textId="5879CD3C" w:rsidR="00E82689" w:rsidRPr="00E82689" w:rsidRDefault="00E82689" w:rsidP="00E82689">
      <w:pPr>
        <w:spacing w:line="480" w:lineRule="auto"/>
        <w:jc w:val="both"/>
        <w:rPr>
          <w:ins w:id="109" w:author="Penny Wieser" w:date="2024-03-02T13:11:00Z"/>
          <w:rFonts w:ascii="Arial" w:hAnsi="Arial" w:cs="Arial"/>
          <w:sz w:val="20"/>
          <w:rPrChange w:id="110" w:author="Penny Wieser" w:date="2024-03-02T13:11:00Z">
            <w:rPr>
              <w:ins w:id="111" w:author="Penny Wieser" w:date="2024-03-02T13:11:00Z"/>
              <w:rFonts w:ascii="Arial" w:hAnsi="Arial" w:cs="Arial"/>
              <w:b/>
              <w:bCs/>
              <w:sz w:val="20"/>
            </w:rPr>
          </w:rPrChange>
        </w:rPr>
      </w:pPr>
      <w:ins w:id="112" w:author="Penny Wieser" w:date="2024-03-02T13:11:00Z">
        <w:r>
          <w:rPr>
            <w:rFonts w:ascii="Arial" w:hAnsi="Arial" w:cs="Arial"/>
            <w:sz w:val="20"/>
          </w:rPr>
          <w:t xml:space="preserve">Explain what you did – what Temp did you use, what other data did you compile. How did you filter the dataset – why (e.g. </w:t>
        </w:r>
      </w:ins>
      <w:ins w:id="113" w:author="Penny Wieser" w:date="2024-03-02T13:12:00Z">
        <w:r>
          <w:rPr>
            <w:rFonts w:ascii="Arial" w:hAnsi="Arial" w:cs="Arial"/>
            <w:sz w:val="20"/>
          </w:rPr>
          <w:t xml:space="preserve">histograms of SiO2 content). </w:t>
        </w:r>
      </w:ins>
    </w:p>
    <w:p w14:paraId="275C1E69" w14:textId="77777777" w:rsidR="00E82689" w:rsidRDefault="00E82689" w:rsidP="00BB3852">
      <w:pPr>
        <w:spacing w:line="480" w:lineRule="auto"/>
        <w:jc w:val="both"/>
        <w:rPr>
          <w:ins w:id="114" w:author="Penny Wieser" w:date="2024-03-02T13:11:00Z"/>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4AEFC61F" w14:textId="77777777" w:rsidR="005527C0" w:rsidRPr="005527C0" w:rsidRDefault="008F7B2E" w:rsidP="005527C0">
      <w:pPr>
        <w:pStyle w:val="Bibliography"/>
        <w:rPr>
          <w:sz w:val="20"/>
        </w:rPr>
      </w:pPr>
      <w:r w:rsidRPr="008F7B2E">
        <w:rPr>
          <w:rFonts w:ascii="Arial" w:hAnsi="Arial" w:cs="Arial"/>
          <w:sz w:val="20"/>
        </w:rPr>
        <w:fldChar w:fldCharType="begin"/>
      </w:r>
      <w:r w:rsidR="00965184">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5527C0" w:rsidRPr="005527C0">
        <w:rPr>
          <w:sz w:val="20"/>
        </w:rPr>
        <w:t xml:space="preserve">Armstrong, J. T. (1988). Accurate quantitative analysis of oxygen and nitrogen with a W/Si multilayer crystal. </w:t>
      </w:r>
      <w:r w:rsidR="005527C0" w:rsidRPr="005527C0">
        <w:rPr>
          <w:i/>
          <w:iCs/>
          <w:sz w:val="20"/>
        </w:rPr>
        <w:t>Microbeam analysis</w:t>
      </w:r>
      <w:r w:rsidR="005527C0" w:rsidRPr="005527C0">
        <w:rPr>
          <w:sz w:val="20"/>
        </w:rPr>
        <w:t>. San Francisco Press, Inc 301–304.</w:t>
      </w:r>
    </w:p>
    <w:p w14:paraId="6B90738B" w14:textId="77777777" w:rsidR="005527C0" w:rsidRPr="005527C0" w:rsidRDefault="005527C0" w:rsidP="005527C0">
      <w:pPr>
        <w:pStyle w:val="Bibliography"/>
        <w:rPr>
          <w:sz w:val="20"/>
        </w:rPr>
      </w:pPr>
      <w:proofErr w:type="spellStart"/>
      <w:r w:rsidRPr="005527C0">
        <w:rPr>
          <w:sz w:val="20"/>
        </w:rPr>
        <w:t>DeVitre</w:t>
      </w:r>
      <w:proofErr w:type="spellEnd"/>
      <w:r w:rsidRPr="005527C0">
        <w:rPr>
          <w:sz w:val="20"/>
        </w:rPr>
        <w:t xml:space="preserve">, C. L. &amp; Wieser, P. (2023). Reliability of Raman analyses of CO2-rich fluid inclusions as a rapid barometer at Kīlauea. </w:t>
      </w:r>
      <w:proofErr w:type="spellStart"/>
      <w:r w:rsidRPr="005527C0">
        <w:rPr>
          <w:sz w:val="20"/>
        </w:rPr>
        <w:t>EarthArXiv</w:t>
      </w:r>
      <w:proofErr w:type="spellEnd"/>
      <w:r w:rsidRPr="005527C0">
        <w:rPr>
          <w:sz w:val="20"/>
        </w:rPr>
        <w:t>.</w:t>
      </w:r>
    </w:p>
    <w:p w14:paraId="1FAD84FF" w14:textId="77777777" w:rsidR="005527C0" w:rsidRPr="005527C0" w:rsidRDefault="005527C0" w:rsidP="005527C0">
      <w:pPr>
        <w:pStyle w:val="Bibliography"/>
        <w:rPr>
          <w:sz w:val="20"/>
        </w:rPr>
      </w:pPr>
      <w:proofErr w:type="spellStart"/>
      <w:r w:rsidRPr="005527C0">
        <w:rPr>
          <w:sz w:val="20"/>
        </w:rPr>
        <w:t>DeVitre</w:t>
      </w:r>
      <w:proofErr w:type="spellEnd"/>
      <w:r w:rsidRPr="005527C0">
        <w:rPr>
          <w:sz w:val="20"/>
        </w:rPr>
        <w:t xml:space="preserve">, C. L. &amp; Wieser, P. E. (2024). Reliability of Raman analyses of CO2-rich fluid inclusions as a geobarometer at Kīlauea. </w:t>
      </w:r>
      <w:r w:rsidRPr="005527C0">
        <w:rPr>
          <w:i/>
          <w:iCs/>
          <w:sz w:val="20"/>
        </w:rPr>
        <w:t>Geochemical Perspectives Letters</w:t>
      </w:r>
      <w:r w:rsidRPr="005527C0">
        <w:rPr>
          <w:sz w:val="20"/>
        </w:rPr>
        <w:t xml:space="preserve"> </w:t>
      </w:r>
      <w:r w:rsidRPr="005527C0">
        <w:rPr>
          <w:b/>
          <w:bCs/>
          <w:sz w:val="20"/>
        </w:rPr>
        <w:t>29</w:t>
      </w:r>
      <w:r w:rsidRPr="005527C0">
        <w:rPr>
          <w:sz w:val="20"/>
        </w:rPr>
        <w:t>, 1–8.</w:t>
      </w:r>
    </w:p>
    <w:p w14:paraId="5ED3FAE2" w14:textId="77777777" w:rsidR="005527C0" w:rsidRPr="005527C0" w:rsidRDefault="005527C0" w:rsidP="005527C0">
      <w:pPr>
        <w:pStyle w:val="Bibliography"/>
        <w:rPr>
          <w:sz w:val="20"/>
          <w:lang w:val="es-CR"/>
          <w:rPrChange w:id="115" w:author="Charlotte Devitre" w:date="2024-03-04T14:55:00Z">
            <w:rPr>
              <w:sz w:val="20"/>
            </w:rPr>
          </w:rPrChange>
        </w:rPr>
      </w:pPr>
      <w:r w:rsidRPr="005527C0">
        <w:rPr>
          <w:sz w:val="20"/>
        </w:rPr>
        <w:t xml:space="preserve">Duan, Z. &amp; Zhang, Z. (2006). Equation of state of the H2O, CO2, and H2O–CO2 systems up to 10 </w:t>
      </w:r>
      <w:proofErr w:type="spellStart"/>
      <w:r w:rsidRPr="005527C0">
        <w:rPr>
          <w:sz w:val="20"/>
        </w:rPr>
        <w:t>GPa</w:t>
      </w:r>
      <w:proofErr w:type="spellEnd"/>
      <w:r w:rsidRPr="005527C0">
        <w:rPr>
          <w:sz w:val="20"/>
        </w:rPr>
        <w:t xml:space="preserve"> and 2573.15K: Molecular dynamics simulations with ab initio potential surface. </w:t>
      </w:r>
      <w:proofErr w:type="spellStart"/>
      <w:r w:rsidRPr="005527C0">
        <w:rPr>
          <w:i/>
          <w:iCs/>
          <w:sz w:val="20"/>
          <w:lang w:val="es-CR"/>
          <w:rPrChange w:id="116" w:author="Charlotte Devitre" w:date="2024-03-04T14:55:00Z">
            <w:rPr>
              <w:i/>
              <w:iCs/>
              <w:sz w:val="20"/>
            </w:rPr>
          </w:rPrChange>
        </w:rPr>
        <w:t>Geochimica</w:t>
      </w:r>
      <w:proofErr w:type="spellEnd"/>
      <w:r w:rsidRPr="005527C0">
        <w:rPr>
          <w:i/>
          <w:iCs/>
          <w:sz w:val="20"/>
          <w:lang w:val="es-CR"/>
          <w:rPrChange w:id="117" w:author="Charlotte Devitre" w:date="2024-03-04T14:55:00Z">
            <w:rPr>
              <w:i/>
              <w:iCs/>
              <w:sz w:val="20"/>
            </w:rPr>
          </w:rPrChange>
        </w:rPr>
        <w:t xml:space="preserve"> et </w:t>
      </w:r>
      <w:proofErr w:type="spellStart"/>
      <w:r w:rsidRPr="005527C0">
        <w:rPr>
          <w:i/>
          <w:iCs/>
          <w:sz w:val="20"/>
          <w:lang w:val="es-CR"/>
          <w:rPrChange w:id="118" w:author="Charlotte Devitre" w:date="2024-03-04T14:55:00Z">
            <w:rPr>
              <w:i/>
              <w:iCs/>
              <w:sz w:val="20"/>
            </w:rPr>
          </w:rPrChange>
        </w:rPr>
        <w:t>Cosmochimica</w:t>
      </w:r>
      <w:proofErr w:type="spellEnd"/>
      <w:r w:rsidRPr="005527C0">
        <w:rPr>
          <w:i/>
          <w:iCs/>
          <w:sz w:val="20"/>
          <w:lang w:val="es-CR"/>
          <w:rPrChange w:id="119" w:author="Charlotte Devitre" w:date="2024-03-04T14:55:00Z">
            <w:rPr>
              <w:i/>
              <w:iCs/>
              <w:sz w:val="20"/>
            </w:rPr>
          </w:rPrChange>
        </w:rPr>
        <w:t xml:space="preserve"> Acta</w:t>
      </w:r>
      <w:r w:rsidRPr="005527C0">
        <w:rPr>
          <w:sz w:val="20"/>
          <w:lang w:val="es-CR"/>
          <w:rPrChange w:id="120" w:author="Charlotte Devitre" w:date="2024-03-04T14:55:00Z">
            <w:rPr>
              <w:sz w:val="20"/>
            </w:rPr>
          </w:rPrChange>
        </w:rPr>
        <w:t xml:space="preserve"> </w:t>
      </w:r>
      <w:r w:rsidRPr="005527C0">
        <w:rPr>
          <w:b/>
          <w:bCs/>
          <w:sz w:val="20"/>
          <w:lang w:val="es-CR"/>
          <w:rPrChange w:id="121" w:author="Charlotte Devitre" w:date="2024-03-04T14:55:00Z">
            <w:rPr>
              <w:b/>
              <w:bCs/>
              <w:sz w:val="20"/>
            </w:rPr>
          </w:rPrChange>
        </w:rPr>
        <w:t>70</w:t>
      </w:r>
      <w:r w:rsidRPr="005527C0">
        <w:rPr>
          <w:sz w:val="20"/>
          <w:lang w:val="es-CR"/>
          <w:rPrChange w:id="122" w:author="Charlotte Devitre" w:date="2024-03-04T14:55:00Z">
            <w:rPr>
              <w:sz w:val="20"/>
            </w:rPr>
          </w:rPrChange>
        </w:rPr>
        <w:t>, 2311–2324.</w:t>
      </w:r>
    </w:p>
    <w:p w14:paraId="054C9E8D" w14:textId="77777777" w:rsidR="005527C0" w:rsidRPr="005527C0" w:rsidRDefault="005527C0" w:rsidP="005527C0">
      <w:pPr>
        <w:pStyle w:val="Bibliography"/>
        <w:rPr>
          <w:sz w:val="20"/>
        </w:rPr>
      </w:pPr>
      <w:proofErr w:type="spellStart"/>
      <w:r w:rsidRPr="005527C0">
        <w:rPr>
          <w:sz w:val="20"/>
          <w:lang w:val="es-CR"/>
          <w:rPrChange w:id="123" w:author="Charlotte Devitre" w:date="2024-03-04T14:55:00Z">
            <w:rPr>
              <w:sz w:val="20"/>
            </w:rPr>
          </w:rPrChange>
        </w:rPr>
        <w:t>Gansecki</w:t>
      </w:r>
      <w:proofErr w:type="spellEnd"/>
      <w:r w:rsidRPr="005527C0">
        <w:rPr>
          <w:sz w:val="20"/>
          <w:lang w:val="es-CR"/>
          <w:rPrChange w:id="124" w:author="Charlotte Devitre" w:date="2024-03-04T14:55:00Z">
            <w:rPr>
              <w:sz w:val="20"/>
            </w:rPr>
          </w:rPrChange>
        </w:rPr>
        <w:t xml:space="preserve">, C., Lee, R. L., </w:t>
      </w:r>
      <w:proofErr w:type="spellStart"/>
      <w:r w:rsidRPr="005527C0">
        <w:rPr>
          <w:sz w:val="20"/>
          <w:lang w:val="es-CR"/>
          <w:rPrChange w:id="125" w:author="Charlotte Devitre" w:date="2024-03-04T14:55:00Z">
            <w:rPr>
              <w:sz w:val="20"/>
            </w:rPr>
          </w:rPrChange>
        </w:rPr>
        <w:t>Shea</w:t>
      </w:r>
      <w:proofErr w:type="spellEnd"/>
      <w:r w:rsidRPr="005527C0">
        <w:rPr>
          <w:sz w:val="20"/>
          <w:lang w:val="es-CR"/>
          <w:rPrChange w:id="126" w:author="Charlotte Devitre" w:date="2024-03-04T14:55:00Z">
            <w:rPr>
              <w:sz w:val="20"/>
            </w:rPr>
          </w:rPrChange>
        </w:rPr>
        <w:t xml:space="preserve">, T., </w:t>
      </w:r>
      <w:proofErr w:type="spellStart"/>
      <w:r w:rsidRPr="005527C0">
        <w:rPr>
          <w:sz w:val="20"/>
          <w:lang w:val="es-CR"/>
          <w:rPrChange w:id="127" w:author="Charlotte Devitre" w:date="2024-03-04T14:55:00Z">
            <w:rPr>
              <w:sz w:val="20"/>
            </w:rPr>
          </w:rPrChange>
        </w:rPr>
        <w:t>Lundblad</w:t>
      </w:r>
      <w:proofErr w:type="spellEnd"/>
      <w:r w:rsidRPr="005527C0">
        <w:rPr>
          <w:sz w:val="20"/>
          <w:lang w:val="es-CR"/>
          <w:rPrChange w:id="128" w:author="Charlotte Devitre" w:date="2024-03-04T14:55:00Z">
            <w:rPr>
              <w:sz w:val="20"/>
            </w:rPr>
          </w:rPrChange>
        </w:rPr>
        <w:t xml:space="preserve">, S. P., </w:t>
      </w:r>
      <w:proofErr w:type="spellStart"/>
      <w:r w:rsidRPr="005527C0">
        <w:rPr>
          <w:sz w:val="20"/>
          <w:lang w:val="es-CR"/>
          <w:rPrChange w:id="129" w:author="Charlotte Devitre" w:date="2024-03-04T14:55:00Z">
            <w:rPr>
              <w:sz w:val="20"/>
            </w:rPr>
          </w:rPrChange>
        </w:rPr>
        <w:t>Hon</w:t>
      </w:r>
      <w:proofErr w:type="spellEnd"/>
      <w:r w:rsidRPr="005527C0">
        <w:rPr>
          <w:sz w:val="20"/>
          <w:lang w:val="es-CR"/>
          <w:rPrChange w:id="130" w:author="Charlotte Devitre" w:date="2024-03-04T14:55:00Z">
            <w:rPr>
              <w:sz w:val="20"/>
            </w:rPr>
          </w:rPrChange>
        </w:rPr>
        <w:t xml:space="preserve">, K. &amp; </w:t>
      </w:r>
      <w:proofErr w:type="spellStart"/>
      <w:r w:rsidRPr="005527C0">
        <w:rPr>
          <w:sz w:val="20"/>
          <w:lang w:val="es-CR"/>
          <w:rPrChange w:id="131" w:author="Charlotte Devitre" w:date="2024-03-04T14:55:00Z">
            <w:rPr>
              <w:sz w:val="20"/>
            </w:rPr>
          </w:rPrChange>
        </w:rPr>
        <w:t>Parcheta</w:t>
      </w:r>
      <w:proofErr w:type="spellEnd"/>
      <w:r w:rsidRPr="005527C0">
        <w:rPr>
          <w:sz w:val="20"/>
          <w:lang w:val="es-CR"/>
          <w:rPrChange w:id="132" w:author="Charlotte Devitre" w:date="2024-03-04T14:55:00Z">
            <w:rPr>
              <w:sz w:val="20"/>
            </w:rPr>
          </w:rPrChange>
        </w:rPr>
        <w:t xml:space="preserve">, C. (2019). </w:t>
      </w:r>
      <w:r w:rsidRPr="005527C0">
        <w:rPr>
          <w:sz w:val="20"/>
        </w:rPr>
        <w:t xml:space="preserve">The tangled tale of Kīlauea’s 2018 eruption as told by geochemical monitoring. </w:t>
      </w:r>
      <w:r w:rsidRPr="005527C0">
        <w:rPr>
          <w:i/>
          <w:iCs/>
          <w:sz w:val="20"/>
        </w:rPr>
        <w:t>Science</w:t>
      </w:r>
      <w:r w:rsidRPr="005527C0">
        <w:rPr>
          <w:sz w:val="20"/>
        </w:rPr>
        <w:t xml:space="preserve">. American Association for the Advancement of Science </w:t>
      </w:r>
      <w:r w:rsidRPr="005527C0">
        <w:rPr>
          <w:b/>
          <w:bCs/>
          <w:sz w:val="20"/>
        </w:rPr>
        <w:t>366</w:t>
      </w:r>
      <w:r w:rsidRPr="005527C0">
        <w:rPr>
          <w:sz w:val="20"/>
        </w:rPr>
        <w:t>, eaaz0147.</w:t>
      </w:r>
    </w:p>
    <w:p w14:paraId="676B30A8" w14:textId="77777777" w:rsidR="005527C0" w:rsidRPr="005527C0" w:rsidRDefault="005527C0" w:rsidP="005527C0">
      <w:pPr>
        <w:pStyle w:val="Bibliography"/>
        <w:rPr>
          <w:sz w:val="20"/>
        </w:rPr>
      </w:pPr>
      <w:r w:rsidRPr="005527C0">
        <w:rPr>
          <w:sz w:val="20"/>
        </w:rPr>
        <w:t xml:space="preserve">Hansteen, T. H. &amp; </w:t>
      </w:r>
      <w:proofErr w:type="spellStart"/>
      <w:r w:rsidRPr="005527C0">
        <w:rPr>
          <w:sz w:val="20"/>
        </w:rPr>
        <w:t>Klügel</w:t>
      </w:r>
      <w:proofErr w:type="spellEnd"/>
      <w:r w:rsidRPr="005527C0">
        <w:rPr>
          <w:sz w:val="20"/>
        </w:rPr>
        <w:t xml:space="preserve">, A. (2008). Fluid Inclusion </w:t>
      </w:r>
      <w:proofErr w:type="spellStart"/>
      <w:r w:rsidRPr="005527C0">
        <w:rPr>
          <w:sz w:val="20"/>
        </w:rPr>
        <w:t>Thermobarometry</w:t>
      </w:r>
      <w:proofErr w:type="spellEnd"/>
      <w:r w:rsidRPr="005527C0">
        <w:rPr>
          <w:sz w:val="20"/>
        </w:rPr>
        <w:t xml:space="preserve"> as a Tracer for Magmatic Processes. </w:t>
      </w:r>
      <w:r w:rsidRPr="005527C0">
        <w:rPr>
          <w:i/>
          <w:iCs/>
          <w:sz w:val="20"/>
        </w:rPr>
        <w:t>Reviews in Mineralogy and Geochemistry</w:t>
      </w:r>
      <w:r w:rsidRPr="005527C0">
        <w:rPr>
          <w:sz w:val="20"/>
        </w:rPr>
        <w:t xml:space="preserve"> </w:t>
      </w:r>
      <w:r w:rsidRPr="005527C0">
        <w:rPr>
          <w:b/>
          <w:bCs/>
          <w:sz w:val="20"/>
        </w:rPr>
        <w:t>69</w:t>
      </w:r>
      <w:r w:rsidRPr="005527C0">
        <w:rPr>
          <w:sz w:val="20"/>
        </w:rPr>
        <w:t>, 143–177.</w:t>
      </w:r>
    </w:p>
    <w:p w14:paraId="16368808" w14:textId="77777777" w:rsidR="005527C0" w:rsidRPr="005527C0" w:rsidRDefault="005527C0" w:rsidP="005527C0">
      <w:pPr>
        <w:pStyle w:val="Bibliography"/>
        <w:rPr>
          <w:sz w:val="20"/>
        </w:rPr>
      </w:pPr>
      <w:proofErr w:type="spellStart"/>
      <w:r w:rsidRPr="005527C0">
        <w:rPr>
          <w:sz w:val="20"/>
        </w:rPr>
        <w:t>Jarosewich</w:t>
      </w:r>
      <w:proofErr w:type="spellEnd"/>
      <w:r w:rsidRPr="005527C0">
        <w:rPr>
          <w:sz w:val="20"/>
        </w:rPr>
        <w:t xml:space="preserve">, E., Nelen, J. A. &amp; Norberg, J. A. (1980). Reference samples for electron microprobe analysis. </w:t>
      </w:r>
      <w:proofErr w:type="spellStart"/>
      <w:r w:rsidRPr="005527C0">
        <w:rPr>
          <w:i/>
          <w:iCs/>
          <w:sz w:val="20"/>
        </w:rPr>
        <w:t>Geostandards</w:t>
      </w:r>
      <w:proofErr w:type="spellEnd"/>
      <w:r w:rsidRPr="005527C0">
        <w:rPr>
          <w:i/>
          <w:iCs/>
          <w:sz w:val="20"/>
        </w:rPr>
        <w:t xml:space="preserve"> Newsletter</w:t>
      </w:r>
      <w:r w:rsidRPr="005527C0">
        <w:rPr>
          <w:sz w:val="20"/>
        </w:rPr>
        <w:t xml:space="preserve">. Wiley Online Library </w:t>
      </w:r>
      <w:r w:rsidRPr="005527C0">
        <w:rPr>
          <w:b/>
          <w:bCs/>
          <w:sz w:val="20"/>
        </w:rPr>
        <w:t>4</w:t>
      </w:r>
      <w:r w:rsidRPr="005527C0">
        <w:rPr>
          <w:sz w:val="20"/>
        </w:rPr>
        <w:t>, 43–47.</w:t>
      </w:r>
    </w:p>
    <w:p w14:paraId="450D5D11" w14:textId="77777777" w:rsidR="005527C0" w:rsidRPr="005527C0" w:rsidRDefault="005527C0" w:rsidP="005527C0">
      <w:pPr>
        <w:pStyle w:val="Bibliography"/>
        <w:rPr>
          <w:sz w:val="20"/>
        </w:rPr>
      </w:pPr>
      <w:r w:rsidRPr="005527C0">
        <w:rPr>
          <w:sz w:val="20"/>
        </w:rPr>
        <w:t xml:space="preserve">Lerner, A. H. </w:t>
      </w:r>
      <w:r w:rsidRPr="005527C0">
        <w:rPr>
          <w:i/>
          <w:iCs/>
          <w:sz w:val="20"/>
        </w:rPr>
        <w:t>et al.</w:t>
      </w:r>
      <w:r w:rsidRPr="005527C0">
        <w:rPr>
          <w:sz w:val="20"/>
        </w:rPr>
        <w:t xml:space="preserve"> (2021). The petrologic and degassing behavior of sulfur and other magmatic volatiles from the 2018 eruption of Kīlauea, Hawaiʻi: melt concentrations, magma storage depths, and magma recycling. </w:t>
      </w:r>
      <w:r w:rsidRPr="005527C0">
        <w:rPr>
          <w:i/>
          <w:iCs/>
          <w:sz w:val="20"/>
        </w:rPr>
        <w:t>Bulletin of Volcanology</w:t>
      </w:r>
      <w:r w:rsidRPr="005527C0">
        <w:rPr>
          <w:sz w:val="20"/>
        </w:rPr>
        <w:t xml:space="preserve">. Springer </w:t>
      </w:r>
      <w:r w:rsidRPr="005527C0">
        <w:rPr>
          <w:b/>
          <w:bCs/>
          <w:sz w:val="20"/>
        </w:rPr>
        <w:t>83</w:t>
      </w:r>
      <w:r w:rsidRPr="005527C0">
        <w:rPr>
          <w:sz w:val="20"/>
        </w:rPr>
        <w:t>, 1–32.</w:t>
      </w:r>
    </w:p>
    <w:p w14:paraId="2CB83DED" w14:textId="77777777" w:rsidR="005527C0" w:rsidRPr="005527C0" w:rsidRDefault="005527C0" w:rsidP="005527C0">
      <w:pPr>
        <w:pStyle w:val="Bibliography"/>
        <w:rPr>
          <w:sz w:val="20"/>
        </w:rPr>
      </w:pPr>
      <w:r w:rsidRPr="005527C0">
        <w:rPr>
          <w:sz w:val="20"/>
        </w:rPr>
        <w:t xml:space="preserve">Span, R. &amp; Wagner, W. (1996). A new equation of state for carbon dioxide covering the fluid region from the triple‐point temperature to 1100 K at pressures up to 800 MPa. </w:t>
      </w:r>
      <w:r w:rsidRPr="005527C0">
        <w:rPr>
          <w:i/>
          <w:iCs/>
          <w:sz w:val="20"/>
        </w:rPr>
        <w:t>Journal of physical and chemical reference data</w:t>
      </w:r>
      <w:r w:rsidRPr="005527C0">
        <w:rPr>
          <w:sz w:val="20"/>
        </w:rPr>
        <w:t xml:space="preserve">. American Institute of Physics for the National Institute of Standards and … </w:t>
      </w:r>
      <w:r w:rsidRPr="005527C0">
        <w:rPr>
          <w:b/>
          <w:bCs/>
          <w:sz w:val="20"/>
        </w:rPr>
        <w:t>25</w:t>
      </w:r>
      <w:r w:rsidRPr="005527C0">
        <w:rPr>
          <w:sz w:val="20"/>
        </w:rPr>
        <w:t>, 1509–1596.</w:t>
      </w:r>
    </w:p>
    <w:p w14:paraId="332C8464" w14:textId="77777777" w:rsidR="005527C0" w:rsidRPr="005527C0" w:rsidRDefault="005527C0" w:rsidP="005527C0">
      <w:pPr>
        <w:pStyle w:val="Bibliography"/>
        <w:rPr>
          <w:sz w:val="20"/>
        </w:rPr>
      </w:pPr>
      <w:r w:rsidRPr="005527C0">
        <w:rPr>
          <w:sz w:val="20"/>
        </w:rPr>
        <w:t xml:space="preserve">Sterner, S. M. &amp; Pitzer, K. S. (1994). An equation of state for carbon dioxide valid from zero to extreme pressures. </w:t>
      </w:r>
      <w:r w:rsidRPr="005527C0">
        <w:rPr>
          <w:i/>
          <w:iCs/>
          <w:sz w:val="20"/>
        </w:rPr>
        <w:t>Contributions to Mineralogy and Petrology</w:t>
      </w:r>
      <w:r w:rsidRPr="005527C0">
        <w:rPr>
          <w:sz w:val="20"/>
        </w:rPr>
        <w:t xml:space="preserve">. Springer </w:t>
      </w:r>
      <w:r w:rsidRPr="005527C0">
        <w:rPr>
          <w:b/>
          <w:bCs/>
          <w:sz w:val="20"/>
        </w:rPr>
        <w:t>117</w:t>
      </w:r>
      <w:r w:rsidRPr="005527C0">
        <w:rPr>
          <w:sz w:val="20"/>
        </w:rPr>
        <w:t>, 362–374.</w:t>
      </w:r>
    </w:p>
    <w:p w14:paraId="4DDFBB42" w14:textId="77777777" w:rsidR="005527C0" w:rsidRPr="005527C0" w:rsidRDefault="005527C0" w:rsidP="005527C0">
      <w:pPr>
        <w:pStyle w:val="Bibliography"/>
        <w:rPr>
          <w:sz w:val="20"/>
        </w:rPr>
      </w:pPr>
      <w:r w:rsidRPr="005527C0">
        <w:rPr>
          <w:sz w:val="20"/>
        </w:rPr>
        <w:t xml:space="preserve">Wieser, P. E. </w:t>
      </w:r>
      <w:r w:rsidRPr="005527C0">
        <w:rPr>
          <w:i/>
          <w:iCs/>
          <w:sz w:val="20"/>
        </w:rPr>
        <w:t>et al.</w:t>
      </w:r>
      <w:r w:rsidRPr="005527C0">
        <w:rPr>
          <w:sz w:val="20"/>
        </w:rPr>
        <w:t xml:space="preserve"> (2021). Reconstructing Magma Storage Depths for the 2018 </w:t>
      </w:r>
      <w:proofErr w:type="spellStart"/>
      <w:r w:rsidRPr="005527C0">
        <w:rPr>
          <w:sz w:val="20"/>
        </w:rPr>
        <w:t>Kı̄lauean</w:t>
      </w:r>
      <w:proofErr w:type="spellEnd"/>
      <w:r w:rsidRPr="005527C0">
        <w:rPr>
          <w:sz w:val="20"/>
        </w:rPr>
        <w:t xml:space="preserve"> Eruption From Melt Inclusion CO2 Contents: The Importance of Vapor Bubbles. </w:t>
      </w:r>
      <w:r w:rsidRPr="005527C0">
        <w:rPr>
          <w:i/>
          <w:iCs/>
          <w:sz w:val="20"/>
        </w:rPr>
        <w:t>Geochemistry, Geophysics, Geosystems</w:t>
      </w:r>
      <w:r w:rsidRPr="005527C0">
        <w:rPr>
          <w:sz w:val="20"/>
        </w:rPr>
        <w:t xml:space="preserve"> </w:t>
      </w:r>
      <w:r w:rsidRPr="005527C0">
        <w:rPr>
          <w:b/>
          <w:bCs/>
          <w:sz w:val="20"/>
        </w:rPr>
        <w:t>22</w:t>
      </w:r>
      <w:r w:rsidRPr="005527C0">
        <w:rPr>
          <w:sz w:val="20"/>
        </w:rPr>
        <w:t>, e2020GC009364.</w:t>
      </w:r>
    </w:p>
    <w:p w14:paraId="1B1F9F08" w14:textId="77777777" w:rsidR="005527C0" w:rsidRPr="005527C0" w:rsidRDefault="005527C0" w:rsidP="005527C0">
      <w:pPr>
        <w:pStyle w:val="Bibliography"/>
        <w:rPr>
          <w:sz w:val="20"/>
        </w:rPr>
      </w:pPr>
      <w:r w:rsidRPr="005527C0">
        <w:rPr>
          <w:sz w:val="20"/>
        </w:rPr>
        <w:t xml:space="preserve">Wieser, P. E. &amp; </w:t>
      </w:r>
      <w:proofErr w:type="spellStart"/>
      <w:r w:rsidRPr="005527C0">
        <w:rPr>
          <w:sz w:val="20"/>
        </w:rPr>
        <w:t>DeVitre</w:t>
      </w:r>
      <w:proofErr w:type="spellEnd"/>
      <w:r w:rsidRPr="005527C0">
        <w:rPr>
          <w:sz w:val="20"/>
        </w:rPr>
        <w:t xml:space="preserve">, C. L. (2023). DiadFit: An Open-SourcePython3 Tool for Peak fitting of Raman Data from silicate melts and CO2 fluids. </w:t>
      </w:r>
      <w:proofErr w:type="spellStart"/>
      <w:r w:rsidRPr="005527C0">
        <w:rPr>
          <w:sz w:val="20"/>
        </w:rPr>
        <w:t>EarthArXiv</w:t>
      </w:r>
      <w:proofErr w:type="spellEnd"/>
      <w:r w:rsidRPr="005527C0">
        <w:rPr>
          <w:sz w:val="20"/>
        </w:rPr>
        <w:t>.</w:t>
      </w:r>
    </w:p>
    <w:p w14:paraId="2724B765" w14:textId="77777777" w:rsidR="005527C0" w:rsidRPr="005527C0" w:rsidRDefault="005527C0" w:rsidP="005527C0">
      <w:pPr>
        <w:pStyle w:val="Bibliography"/>
        <w:rPr>
          <w:sz w:val="20"/>
        </w:rPr>
      </w:pPr>
      <w:r w:rsidRPr="005527C0">
        <w:rPr>
          <w:sz w:val="20"/>
        </w:rPr>
        <w:t xml:space="preserve">Wieser, P. E., Kent, A. J. R., Till, C. B., Donovan, J., Neave, D. A., Blatter, D. L. &amp; Krawczynski, M. J. (2023). Barometers Behaving </w:t>
      </w:r>
      <w:proofErr w:type="gramStart"/>
      <w:r w:rsidRPr="005527C0">
        <w:rPr>
          <w:sz w:val="20"/>
        </w:rPr>
        <w:t>Badly</w:t>
      </w:r>
      <w:proofErr w:type="gramEnd"/>
      <w:r w:rsidRPr="005527C0">
        <w:rPr>
          <w:sz w:val="20"/>
        </w:rPr>
        <w:t xml:space="preserve"> I: Assessing the Influence of Analytical and Experimental Uncertainty on Clinopyroxene </w:t>
      </w:r>
      <w:proofErr w:type="spellStart"/>
      <w:r w:rsidRPr="005527C0">
        <w:rPr>
          <w:sz w:val="20"/>
        </w:rPr>
        <w:t>Thermobarometry</w:t>
      </w:r>
      <w:proofErr w:type="spellEnd"/>
      <w:r w:rsidRPr="005527C0">
        <w:rPr>
          <w:sz w:val="20"/>
        </w:rPr>
        <w:t xml:space="preserve"> Calculations at Crustal Conditions. </w:t>
      </w:r>
      <w:r w:rsidRPr="005527C0">
        <w:rPr>
          <w:i/>
          <w:iCs/>
          <w:sz w:val="20"/>
        </w:rPr>
        <w:t>Journal of Petrology</w:t>
      </w:r>
      <w:r w:rsidRPr="005527C0">
        <w:rPr>
          <w:sz w:val="20"/>
        </w:rPr>
        <w:t xml:space="preserve"> </w:t>
      </w:r>
      <w:r w:rsidRPr="005527C0">
        <w:rPr>
          <w:b/>
          <w:bCs/>
          <w:sz w:val="20"/>
        </w:rPr>
        <w:t>64</w:t>
      </w:r>
      <w:r w:rsidRPr="005527C0">
        <w:rPr>
          <w:sz w:val="20"/>
        </w:rPr>
        <w:t>, egac126.</w:t>
      </w:r>
    </w:p>
    <w:p w14:paraId="432596B5" w14:textId="5ABDB06E"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874967">
      <w:headerReference w:type="default" r:id="rId22"/>
      <w:footerReference w:type="default" r:id="rId23"/>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 w:author="Penny Wieser" w:date="2024-03-02T09:44:00Z" w:initials="PW">
    <w:p w14:paraId="66E6215E" w14:textId="43AB7E85" w:rsidR="00E70112" w:rsidRDefault="002F1290" w:rsidP="00E70112">
      <w:pPr>
        <w:pStyle w:val="CommentText"/>
      </w:pPr>
      <w:r>
        <w:rPr>
          <w:rStyle w:val="CommentReference"/>
        </w:rPr>
        <w:annotationRef/>
      </w:r>
      <w:r w:rsidR="00E70112">
        <w:t>This is way too small - split up into diff figures with 4 panels each. ChatGPT can do this for you if you give tit your code and loop thro and after 4 panels make a new fig</w:t>
      </w:r>
    </w:p>
  </w:comment>
  <w:comment w:id="105" w:author="Penny Wieser" w:date="2024-03-02T09:58:00Z" w:initials="PW">
    <w:p w14:paraId="085FE7D2" w14:textId="26A3FF85" w:rsidR="00A022E0" w:rsidRDefault="00A022E0" w:rsidP="00A022E0">
      <w:pPr>
        <w:pStyle w:val="CommentText"/>
      </w:pPr>
      <w:r>
        <w:rPr>
          <w:rStyle w:val="CommentReference"/>
        </w:rPr>
        <w:annotationRef/>
      </w:r>
      <w:r>
        <w:t>I’d group them based on ones with similar x-y scales, right now by sharing the y axis, you are really not showing datasets like GR and GSC well at all. I would also possibly not share y axis for this reason</w:t>
      </w:r>
    </w:p>
  </w:comment>
  <w:comment w:id="106" w:author="Penny Wieser" w:date="2024-03-02T09:58:00Z" w:initials="PW">
    <w:p w14:paraId="1529E1BB" w14:textId="77777777" w:rsidR="00A022E0" w:rsidRDefault="00A022E0" w:rsidP="00A022E0">
      <w:pPr>
        <w:pStyle w:val="CommentText"/>
      </w:pPr>
      <w:r>
        <w:rPr>
          <w:rStyle w:val="CommentReference"/>
        </w:rPr>
        <w:annotationRef/>
      </w:r>
      <w:r>
        <w:t>Also give each one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E6215E" w15:done="0"/>
  <w15:commentEx w15:paraId="085FE7D2" w15:paraIdParent="66E6215E" w15:done="0"/>
  <w15:commentEx w15:paraId="1529E1BB" w15:paraIdParent="66E621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D94D19" w16cex:dateUtc="2024-03-02T17:44:00Z"/>
  <w16cex:commentExtensible w16cex:durableId="5220C16D" w16cex:dateUtc="2024-03-02T17:58:00Z"/>
  <w16cex:commentExtensible w16cex:durableId="5628F3ED" w16cex:dateUtc="2024-03-02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E6215E" w16cid:durableId="24D94D19"/>
  <w16cid:commentId w16cid:paraId="085FE7D2" w16cid:durableId="5220C16D"/>
  <w16cid:commentId w16cid:paraId="1529E1BB" w16cid:durableId="5628F3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B4879" w14:textId="77777777" w:rsidR="00874967" w:rsidRDefault="00874967">
      <w:r>
        <w:separator/>
      </w:r>
    </w:p>
  </w:endnote>
  <w:endnote w:type="continuationSeparator" w:id="0">
    <w:p w14:paraId="6AFB87A4" w14:textId="77777777" w:rsidR="00874967" w:rsidRDefault="00874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9B8C" w14:textId="77777777" w:rsidR="00874967" w:rsidRDefault="00874967">
      <w:r>
        <w:separator/>
      </w:r>
    </w:p>
  </w:footnote>
  <w:footnote w:type="continuationSeparator" w:id="0">
    <w:p w14:paraId="1E6A98CD" w14:textId="77777777" w:rsidR="00874967" w:rsidRDefault="00874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otte Devitre">
    <w15:presenceInfo w15:providerId="AD" w15:userId="S::cdevitre@BERKELEY.EDU::283265fc-22ab-4a15-8a5d-5072c7bfb1df"/>
  </w15:person>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55321"/>
    <w:rsid w:val="00055D43"/>
    <w:rsid w:val="00065EBD"/>
    <w:rsid w:val="00083B44"/>
    <w:rsid w:val="000850DC"/>
    <w:rsid w:val="000A41E4"/>
    <w:rsid w:val="000C2771"/>
    <w:rsid w:val="000C5F36"/>
    <w:rsid w:val="000F0DCE"/>
    <w:rsid w:val="00112C5B"/>
    <w:rsid w:val="00114193"/>
    <w:rsid w:val="00115A38"/>
    <w:rsid w:val="0011687B"/>
    <w:rsid w:val="00124F82"/>
    <w:rsid w:val="00142A3E"/>
    <w:rsid w:val="0015721E"/>
    <w:rsid w:val="0016337A"/>
    <w:rsid w:val="00164269"/>
    <w:rsid w:val="00195F2F"/>
    <w:rsid w:val="001A1BDE"/>
    <w:rsid w:val="001C0520"/>
    <w:rsid w:val="001C0975"/>
    <w:rsid w:val="001F0876"/>
    <w:rsid w:val="001F167C"/>
    <w:rsid w:val="001F5E91"/>
    <w:rsid w:val="002077B9"/>
    <w:rsid w:val="00255374"/>
    <w:rsid w:val="00262D72"/>
    <w:rsid w:val="0027239B"/>
    <w:rsid w:val="00274A3B"/>
    <w:rsid w:val="00294FBB"/>
    <w:rsid w:val="002A1E8F"/>
    <w:rsid w:val="002C030F"/>
    <w:rsid w:val="002C542E"/>
    <w:rsid w:val="002C667A"/>
    <w:rsid w:val="002F1290"/>
    <w:rsid w:val="002F5265"/>
    <w:rsid w:val="00313E43"/>
    <w:rsid w:val="00325D90"/>
    <w:rsid w:val="00331D75"/>
    <w:rsid w:val="00332BFB"/>
    <w:rsid w:val="00355362"/>
    <w:rsid w:val="00363E44"/>
    <w:rsid w:val="00387114"/>
    <w:rsid w:val="00395E86"/>
    <w:rsid w:val="00397983"/>
    <w:rsid w:val="003A2FD8"/>
    <w:rsid w:val="003A5141"/>
    <w:rsid w:val="003B40E6"/>
    <w:rsid w:val="003E1579"/>
    <w:rsid w:val="003F6C75"/>
    <w:rsid w:val="003F6E14"/>
    <w:rsid w:val="00405336"/>
    <w:rsid w:val="004326ED"/>
    <w:rsid w:val="004571D5"/>
    <w:rsid w:val="00461D81"/>
    <w:rsid w:val="0046356B"/>
    <w:rsid w:val="00477182"/>
    <w:rsid w:val="004779CB"/>
    <w:rsid w:val="004A159F"/>
    <w:rsid w:val="004B2F21"/>
    <w:rsid w:val="004E42D8"/>
    <w:rsid w:val="004E7BA2"/>
    <w:rsid w:val="004F7EDF"/>
    <w:rsid w:val="005001AC"/>
    <w:rsid w:val="00527D71"/>
    <w:rsid w:val="005527C0"/>
    <w:rsid w:val="005607DD"/>
    <w:rsid w:val="005609E9"/>
    <w:rsid w:val="00563DB6"/>
    <w:rsid w:val="00587E27"/>
    <w:rsid w:val="005A558C"/>
    <w:rsid w:val="005B2963"/>
    <w:rsid w:val="005C41EF"/>
    <w:rsid w:val="005C52D5"/>
    <w:rsid w:val="005D088E"/>
    <w:rsid w:val="005D5835"/>
    <w:rsid w:val="005E28F8"/>
    <w:rsid w:val="005E6513"/>
    <w:rsid w:val="006069C6"/>
    <w:rsid w:val="00611A19"/>
    <w:rsid w:val="006140DF"/>
    <w:rsid w:val="00651114"/>
    <w:rsid w:val="0065772A"/>
    <w:rsid w:val="00670299"/>
    <w:rsid w:val="00680AA1"/>
    <w:rsid w:val="00690668"/>
    <w:rsid w:val="00691985"/>
    <w:rsid w:val="006A1B64"/>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44CB"/>
    <w:rsid w:val="007D783A"/>
    <w:rsid w:val="007F5297"/>
    <w:rsid w:val="00807D35"/>
    <w:rsid w:val="00820484"/>
    <w:rsid w:val="00824DF3"/>
    <w:rsid w:val="00840BB2"/>
    <w:rsid w:val="0084697F"/>
    <w:rsid w:val="00874967"/>
    <w:rsid w:val="00885C9B"/>
    <w:rsid w:val="008C069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92B8B"/>
    <w:rsid w:val="009A5287"/>
    <w:rsid w:val="009A670E"/>
    <w:rsid w:val="009B2AC5"/>
    <w:rsid w:val="009B7984"/>
    <w:rsid w:val="009C5B78"/>
    <w:rsid w:val="009D6B1C"/>
    <w:rsid w:val="009F4BED"/>
    <w:rsid w:val="009F7D93"/>
    <w:rsid w:val="00A022E0"/>
    <w:rsid w:val="00A0769B"/>
    <w:rsid w:val="00A3403B"/>
    <w:rsid w:val="00A343AC"/>
    <w:rsid w:val="00A51A12"/>
    <w:rsid w:val="00A60586"/>
    <w:rsid w:val="00A627D4"/>
    <w:rsid w:val="00A72B81"/>
    <w:rsid w:val="00A74DA2"/>
    <w:rsid w:val="00AC15B4"/>
    <w:rsid w:val="00AC4145"/>
    <w:rsid w:val="00AD499C"/>
    <w:rsid w:val="00AE5A70"/>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B2D2A"/>
    <w:rsid w:val="00BB3852"/>
    <w:rsid w:val="00BD58CF"/>
    <w:rsid w:val="00C046DC"/>
    <w:rsid w:val="00C04CC1"/>
    <w:rsid w:val="00C22D0B"/>
    <w:rsid w:val="00C364C5"/>
    <w:rsid w:val="00C406F3"/>
    <w:rsid w:val="00C47714"/>
    <w:rsid w:val="00C50C6D"/>
    <w:rsid w:val="00C600D9"/>
    <w:rsid w:val="00CA78C4"/>
    <w:rsid w:val="00CB689D"/>
    <w:rsid w:val="00CC1384"/>
    <w:rsid w:val="00CC2688"/>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E257C8"/>
    <w:rsid w:val="00E37047"/>
    <w:rsid w:val="00E60D0F"/>
    <w:rsid w:val="00E70112"/>
    <w:rsid w:val="00E82689"/>
    <w:rsid w:val="00E86427"/>
    <w:rsid w:val="00E9773B"/>
    <w:rsid w:val="00EA596B"/>
    <w:rsid w:val="00EA6E1F"/>
    <w:rsid w:val="00EC13A3"/>
    <w:rsid w:val="00EC7C85"/>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A1481"/>
    <w:rsid w:val="00FD1DA9"/>
    <w:rsid w:val="00FE1502"/>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27C0"/>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cljdevitre/2023_Kilauea-rapid-response-simulation"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https://www.electrochem.org/wp-content/uploads/2017/11/ORCID-icon.png"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3861</Words>
  <Characters>70553</Characters>
  <Application>Microsoft Office Word</Application>
  <DocSecurity>0</DocSecurity>
  <Lines>587</Lines>
  <Paragraphs>148</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74266</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2</cp:revision>
  <cp:lastPrinted>2018-02-26T17:19:00Z</cp:lastPrinted>
  <dcterms:created xsi:type="dcterms:W3CDTF">2024-03-04T23:00:00Z</dcterms:created>
  <dcterms:modified xsi:type="dcterms:W3CDTF">2024-03-04T23:00:00Z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id="pw5cTZZT"/&gt;&lt;style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